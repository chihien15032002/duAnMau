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258468" cy="856384"/>
            <wp:effectExtent b="0" l="0" r="0" t="0"/>
            <wp:docPr id="49"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2258468" cy="8563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240" w:before="0" w:line="240" w:lineRule="auto"/>
        <w:ind w:left="0" w:right="0" w:firstLine="0"/>
        <w:jc w:val="center"/>
        <w:rPr>
          <w:rFonts w:ascii="Times" w:cs="Times" w:eastAsia="Times" w:hAnsi="Times"/>
          <w:b w:val="1"/>
          <w:i w:val="0"/>
          <w:smallCaps w:val="1"/>
          <w:strike w:val="0"/>
          <w:color w:val="4472c4"/>
          <w:sz w:val="80"/>
          <w:szCs w:val="80"/>
          <w:u w:val="none"/>
          <w:shd w:fill="auto" w:val="clear"/>
          <w:vertAlign w:val="baseline"/>
        </w:rPr>
      </w:pPr>
      <w:r w:rsidDel="00000000" w:rsidR="00000000" w:rsidRPr="00000000">
        <w:rPr>
          <w:rFonts w:ascii="Times" w:cs="Times" w:eastAsia="Times" w:hAnsi="Times"/>
          <w:b w:val="1"/>
          <w:i w:val="0"/>
          <w:smallCaps w:val="1"/>
          <w:strike w:val="0"/>
          <w:color w:val="ed7d31"/>
          <w:sz w:val="72"/>
          <w:szCs w:val="72"/>
          <w:u w:val="none"/>
          <w:shd w:fill="auto" w:val="clear"/>
          <w:vertAlign w:val="baseline"/>
          <w:rtl w:val="0"/>
        </w:rPr>
        <w:t xml:space="preserve">TÀI LIỆU DỰ ÁN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5b9bd5"/>
          <w:sz w:val="40"/>
          <w:szCs w:val="40"/>
          <w:u w:val="none"/>
          <w:shd w:fill="auto" w:val="clear"/>
          <w:vertAlign w:val="baseline"/>
        </w:rPr>
      </w:pPr>
      <w:r w:rsidDel="00000000" w:rsidR="00000000" w:rsidRPr="00000000">
        <w:rPr>
          <w:rFonts w:ascii="Times" w:cs="Times" w:eastAsia="Times" w:hAnsi="Times"/>
          <w:b w:val="1"/>
          <w:i w:val="0"/>
          <w:smallCaps w:val="1"/>
          <w:strike w:val="0"/>
          <w:color w:val="f7cbac"/>
          <w:sz w:val="40"/>
          <w:szCs w:val="40"/>
          <w:u w:val="none"/>
          <w:shd w:fill="auto" w:val="clear"/>
          <w:vertAlign w:val="baseline"/>
          <w:rtl w:val="0"/>
        </w:rPr>
        <w:t xml:space="preserve">HỆ THỐNG QUẢN LÝ ĐÀO TẠO - EduSys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055732" cy="1370488"/>
            <wp:effectExtent b="0" l="0" r="0" t="0"/>
            <wp:docPr id="50"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2055732" cy="13704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457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83"/>
        <w:gridCol w:w="2790"/>
        <w:tblGridChange w:id="0">
          <w:tblGrid>
            <w:gridCol w:w="1783"/>
            <w:gridCol w:w="2790"/>
          </w:tblGrid>
        </w:tblGridChange>
      </w:tblGrid>
      <w:tr>
        <w:trPr>
          <w:cantSplit w:val="0"/>
          <w:tblHeader w:val="0"/>
        </w:trPr>
        <w:tc>
          <w:tcPr/>
          <w:p w:rsidR="00000000" w:rsidDel="00000000" w:rsidP="00000000" w:rsidRDefault="00000000" w:rsidRPr="00000000" w14:paraId="00000006">
            <w:pPr>
              <w:ind w:firstLine="0"/>
              <w:rPr/>
            </w:pPr>
            <w:r w:rsidDel="00000000" w:rsidR="00000000" w:rsidRPr="00000000">
              <w:rPr>
                <w:rtl w:val="0"/>
              </w:rPr>
              <w:t xml:space="preserve">Giảng viên</w:t>
            </w:r>
          </w:p>
        </w:tc>
        <w:tc>
          <w:tcPr/>
          <w:p w:rsidR="00000000" w:rsidDel="00000000" w:rsidP="00000000" w:rsidRDefault="00000000" w:rsidRPr="00000000" w14:paraId="00000007">
            <w:pPr>
              <w:ind w:firstLine="0"/>
              <w:rPr/>
            </w:pPr>
            <w:r w:rsidDel="00000000" w:rsidR="00000000" w:rsidRPr="00000000">
              <w:rPr>
                <w:rtl w:val="0"/>
              </w:rPr>
              <w:t xml:space="preserve">: Trần Thị Kim Khánh</w:t>
            </w:r>
          </w:p>
        </w:tc>
      </w:tr>
      <w:tr>
        <w:trPr>
          <w:cantSplit w:val="0"/>
          <w:tblHeader w:val="0"/>
        </w:trPr>
        <w:tc>
          <w:tcPr/>
          <w:p w:rsidR="00000000" w:rsidDel="00000000" w:rsidP="00000000" w:rsidRDefault="00000000" w:rsidRPr="00000000" w14:paraId="00000008">
            <w:pPr>
              <w:ind w:firstLine="0"/>
              <w:rPr/>
            </w:pPr>
            <w:r w:rsidDel="00000000" w:rsidR="00000000" w:rsidRPr="00000000">
              <w:rPr>
                <w:rtl w:val="0"/>
              </w:rPr>
              <w:t xml:space="preserve">Học viên</w:t>
            </w:r>
          </w:p>
        </w:tc>
        <w:tc>
          <w:tcPr/>
          <w:p w:rsidR="00000000" w:rsidDel="00000000" w:rsidP="00000000" w:rsidRDefault="00000000" w:rsidRPr="00000000" w14:paraId="00000009">
            <w:pPr>
              <w:ind w:firstLine="0"/>
              <w:rPr/>
            </w:pPr>
            <w:r w:rsidDel="00000000" w:rsidR="00000000" w:rsidRPr="00000000">
              <w:rPr>
                <w:rtl w:val="0"/>
              </w:rPr>
              <w:t xml:space="preserve">: Nhóm 9</w:t>
            </w:r>
          </w:p>
        </w:tc>
      </w:tr>
      <w:tr>
        <w:trPr>
          <w:cantSplit w:val="0"/>
          <w:tblHeader w:val="0"/>
        </w:trPr>
        <w:tc>
          <w:tcPr/>
          <w:p w:rsidR="00000000" w:rsidDel="00000000" w:rsidP="00000000" w:rsidRDefault="00000000" w:rsidRPr="00000000" w14:paraId="0000000A">
            <w:pPr>
              <w:ind w:firstLine="0"/>
              <w:rPr/>
            </w:pPr>
            <w:r w:rsidDel="00000000" w:rsidR="00000000" w:rsidRPr="00000000">
              <w:rPr>
                <w:rtl w:val="0"/>
              </w:rPr>
              <w:t xml:space="preserve">Lớp/Kỳ</w:t>
            </w:r>
          </w:p>
        </w:tc>
        <w:tc>
          <w:tcPr/>
          <w:p w:rsidR="00000000" w:rsidDel="00000000" w:rsidP="00000000" w:rsidRDefault="00000000" w:rsidRPr="00000000" w14:paraId="0000000B">
            <w:pPr>
              <w:ind w:firstLine="0"/>
              <w:rPr/>
            </w:pPr>
            <w:r w:rsidDel="00000000" w:rsidR="00000000" w:rsidRPr="00000000">
              <w:rPr>
                <w:rtl w:val="0"/>
              </w:rPr>
              <w:t xml:space="preserve">: IT16301</w:t>
            </w:r>
          </w:p>
          <w:p w:rsidR="00000000" w:rsidDel="00000000" w:rsidP="00000000" w:rsidRDefault="00000000" w:rsidRPr="00000000" w14:paraId="0000000C">
            <w:pPr>
              <w:ind w:firstLine="0"/>
              <w:rPr/>
            </w:pPr>
            <w:r w:rsidDel="00000000" w:rsidR="00000000" w:rsidRPr="00000000">
              <w:rPr>
                <w:rtl w:val="0"/>
              </w:rPr>
              <w:t xml:space="preserve">-Thành viên : </w:t>
            </w:r>
          </w:p>
          <w:p w:rsidR="00000000" w:rsidDel="00000000" w:rsidP="00000000" w:rsidRDefault="00000000" w:rsidRPr="00000000" w14:paraId="0000000D">
            <w:pPr>
              <w:ind w:firstLine="0"/>
              <w:rPr>
                <w:sz w:val="22"/>
                <w:szCs w:val="22"/>
              </w:rPr>
            </w:pPr>
            <w:r w:rsidDel="00000000" w:rsidR="00000000" w:rsidRPr="00000000">
              <w:rPr>
                <w:sz w:val="22"/>
                <w:szCs w:val="22"/>
                <w:rtl w:val="0"/>
              </w:rPr>
              <w:t xml:space="preserve">+Trần Văn Đức</w:t>
              <w:br w:type="textWrapping"/>
              <w:t xml:space="preserve">+Võ Đăng Khoa</w:t>
              <w:br w:type="textWrapping"/>
              <w:t xml:space="preserve">+Nguyễn Thanh Trí</w:t>
            </w:r>
          </w:p>
          <w:p w:rsidR="00000000" w:rsidDel="00000000" w:rsidP="00000000" w:rsidRDefault="00000000" w:rsidRPr="00000000" w14:paraId="0000000E">
            <w:pPr>
              <w:ind w:firstLine="0"/>
              <w:rPr>
                <w:sz w:val="22"/>
                <w:szCs w:val="22"/>
              </w:rPr>
            </w:pPr>
            <w:r w:rsidDel="00000000" w:rsidR="00000000" w:rsidRPr="00000000">
              <w:rPr>
                <w:sz w:val="22"/>
                <w:szCs w:val="22"/>
                <w:rtl w:val="0"/>
              </w:rPr>
              <w:t xml:space="preserve">+Phan Tín Nghị</w:t>
            </w:r>
          </w:p>
          <w:p w:rsidR="00000000" w:rsidDel="00000000" w:rsidP="00000000" w:rsidRDefault="00000000" w:rsidRPr="00000000" w14:paraId="0000000F">
            <w:pPr>
              <w:ind w:firstLine="0"/>
              <w:rPr>
                <w:sz w:val="22"/>
                <w:szCs w:val="22"/>
              </w:rPr>
            </w:pPr>
            <w:r w:rsidDel="00000000" w:rsidR="00000000" w:rsidRPr="00000000">
              <w:rPr>
                <w:sz w:val="22"/>
                <w:szCs w:val="22"/>
                <w:rtl w:val="0"/>
              </w:rPr>
              <w:t xml:space="preserve">+Nguyễn Đắc Thiên Bân</w:t>
              <w:br w:type="textWrapping"/>
            </w:r>
          </w:p>
          <w:p w:rsidR="00000000" w:rsidDel="00000000" w:rsidP="00000000" w:rsidRDefault="00000000" w:rsidRPr="00000000" w14:paraId="00000010">
            <w:pPr>
              <w:ind w:firstLine="0"/>
              <w:rPr/>
            </w:pPr>
            <w:r w:rsidDel="00000000" w:rsidR="00000000" w:rsidRPr="00000000">
              <w:rPr>
                <w:rtl w:val="0"/>
              </w:rPr>
            </w:r>
          </w:p>
        </w:tc>
      </w:tr>
    </w:tbl>
    <w:p w:rsidR="00000000" w:rsidDel="00000000" w:rsidP="00000000" w:rsidRDefault="00000000" w:rsidRPr="00000000" w14:paraId="0000001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-4761</wp:posOffset>
                </wp:positionH>
                <wp:positionV relativeFrom="page">
                  <wp:posOffset>8944861</wp:posOffset>
                </wp:positionV>
                <wp:extent cx="6562725" cy="675295"/>
                <wp:effectExtent b="0" l="0" r="0" t="0"/>
                <wp:wrapNone/>
                <wp:docPr id="1" name=""/>
                <a:graphic>
                  <a:graphicData uri="http://schemas.microsoft.com/office/word/2010/wordprocessingShape">
                    <wps:wsp>
                      <wps:cNvSpPr/>
                      <wps:cNvPr id="2" name="Shape 2"/>
                      <wps:spPr>
                        <a:xfrm>
                          <a:off x="2069400" y="3501235"/>
                          <a:ext cx="6553200" cy="557530"/>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t xml:space="preserve">18 tháng 9 năm 2021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5b9bd5"/>
                                <w:sz w:val="28"/>
                                <w:vertAlign w:val="baseline"/>
                              </w:rPr>
                              <w:t xml:space="preserve">LẬP TRÌNH CITY EDUCATION CENTER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0"/>
                                <w:strike w:val="0"/>
                                <w:color w:val="5b9bd5"/>
                                <w:sz w:val="28"/>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-4761</wp:posOffset>
                </wp:positionH>
                <wp:positionV relativeFrom="page">
                  <wp:posOffset>8944861</wp:posOffset>
                </wp:positionV>
                <wp:extent cx="6562725" cy="675295"/>
                <wp:effectExtent b="0" l="0" r="0" t="0"/>
                <wp:wrapNone/>
                <wp:docPr id="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6562725" cy="67529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center"/>
        <w:rPr>
          <w:rFonts w:ascii="Times New Roman" w:cs="Times New Roman" w:eastAsia="Times New Roman" w:hAnsi="Times New Roman"/>
          <w:b w:val="0"/>
          <w:i w:val="0"/>
          <w:smallCaps w:val="0"/>
          <w:strike w:val="0"/>
          <w:color w:val="2e75b5"/>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75b5"/>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0"/>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dự án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công ty LapTrinhCity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của công ty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kế hoạch dự án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0"/>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yêu cầu khách hàng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Use Case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yêu cầu hệ thống (SRS)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nhân viên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chuyên đề</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người học</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khóa học</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học viên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tổng hợp – thống kê</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2.2.7</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2.2.8</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mật khẩu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triển khai và yêu cầu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triển khai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hệ thống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0"/>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ứng dụng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công nghệ ứng dụng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thể</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quan hệ thực thể (ERD)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thực thể</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tổ chức giao diện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cửa sổ chính</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chức năng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0"/>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dự án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giao diện với Swing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chính (EduSysJFrame)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cửa sổ quản lý</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4.1.3</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tổng hợp thống kê  (ThongKeJDialog)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4.1.4</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CSDL với SQL Server</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4.2.1</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quan hệ</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các bảng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4.2.3</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Thủ tục lưu</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CSDL</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4.3.1</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tổ chức lập trình CSDL</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4.3.2</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JdbcHelper (XJdbc)</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4.3.3</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Entity Class và DAO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 viện tiện ích</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nghiệp vụ</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4.5.1</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chính EduSysJFrame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4.5.2</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cửa sổ hỗ trợ tổ chức</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4.5.3</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cửa sổ chức năng quản lý</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4.5.4</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chức năng tổng hợp - thống kê</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0"/>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phần mềm và sửa lỗi</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DangNhapJDialog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DoiMatKhauJDialog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NhanVienJDialog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ChuyenDeJDialog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NguoiHocJDialog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KhoaHocJDialog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5.7</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HocVienJDialog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5.8</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ThongKeJDialog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0"/>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gói và triển khai</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 phần mềm</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cài đặt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0"/>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 khăn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Thuận lợi</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Title"/>
        <w:rPr>
          <w:color w:val="ff0000"/>
        </w:rPr>
      </w:pPr>
      <w:bookmarkStart w:colFirst="0" w:colLast="0" w:name="_wh55dd1acnif" w:id="0"/>
      <w:bookmarkEnd w:id="0"/>
      <w:r w:rsidDel="00000000" w:rsidR="00000000" w:rsidRPr="00000000">
        <w:rPr>
          <w:color w:val="ff0000"/>
          <w:rtl w:val="0"/>
        </w:rPr>
        <w:t xml:space="preserve">1. Giới thiệu dự án</w:t>
      </w:r>
    </w:p>
    <w:p w:rsidR="00000000" w:rsidDel="00000000" w:rsidP="00000000" w:rsidRDefault="00000000" w:rsidRPr="00000000" w14:paraId="00000055">
      <w:pPr>
        <w:pStyle w:val="Heading2"/>
        <w:rPr/>
      </w:pPr>
      <w:bookmarkStart w:colFirst="0" w:colLast="0" w:name="_jqscm3f4k94y" w:id="1"/>
      <w:bookmarkEnd w:id="1"/>
      <w:r w:rsidDel="00000000" w:rsidR="00000000" w:rsidRPr="00000000">
        <w:rPr>
          <w:rtl w:val="0"/>
        </w:rPr>
        <w:t xml:space="preserve">1.1.Giới thiệu công ty LapTrinhCity và yêu cầu của công ty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Trung tâm đào tạo tin học ngắn hạn LapTrinhCity đang đào tạo các khóa tin học ngắn hạn theo chuyên đề như Photoshop, Java, Web… </w:t>
      </w:r>
    </w:p>
    <w:p w:rsidR="00000000" w:rsidDel="00000000" w:rsidP="00000000" w:rsidRDefault="00000000" w:rsidRPr="00000000" w14:paraId="00000058">
      <w:pPr>
        <w:rPr/>
      </w:pPr>
      <w:r w:rsidDel="00000000" w:rsidR="00000000" w:rsidRPr="00000000">
        <w:rPr>
          <w:rtl w:val="0"/>
        </w:rPr>
        <w:t xml:space="preserve">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w:t>
      </w:r>
    </w:p>
    <w:p w:rsidR="00000000" w:rsidDel="00000000" w:rsidP="00000000" w:rsidRDefault="00000000" w:rsidRPr="00000000" w14:paraId="00000059">
      <w:pPr>
        <w:rPr/>
      </w:pPr>
      <w:r w:rsidDel="00000000" w:rsidR="00000000" w:rsidRPr="00000000">
        <w:rPr>
          <w:rtl w:val="0"/>
        </w:rPr>
        <w:tab/>
        <w:tab/>
      </w:r>
    </w:p>
    <w:p w:rsidR="00000000" w:rsidDel="00000000" w:rsidP="00000000" w:rsidRDefault="00000000" w:rsidRPr="00000000" w14:paraId="0000005A">
      <w:pPr>
        <w:pStyle w:val="Heading2"/>
        <w:rPr/>
      </w:pPr>
      <w:bookmarkStart w:colFirst="0" w:colLast="0" w:name="_kio7b8bg82y2" w:id="2"/>
      <w:bookmarkEnd w:id="2"/>
      <w:r w:rsidDel="00000000" w:rsidR="00000000" w:rsidRPr="00000000">
        <w:rPr>
          <w:rtl w:val="0"/>
        </w:rPr>
        <w:t xml:space="preserve">1.2.Lập kế hoạch dự án</w:t>
      </w:r>
    </w:p>
    <w:p w:rsidR="00000000" w:rsidDel="00000000" w:rsidP="00000000" w:rsidRDefault="00000000" w:rsidRPr="00000000" w14:paraId="0000005B">
      <w:pPr>
        <w:rPr/>
      </w:pPr>
      <w:r w:rsidDel="00000000" w:rsidR="00000000" w:rsidRPr="00000000">
        <w:rPr>
          <w:rtl w:val="0"/>
        </w:rPr>
      </w:r>
    </w:p>
    <w:tbl>
      <w:tblPr>
        <w:tblStyle w:val="Table2"/>
        <w:tblW w:w="991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3435"/>
        <w:gridCol w:w="1350"/>
        <w:gridCol w:w="1410"/>
        <w:gridCol w:w="1425"/>
        <w:gridCol w:w="1755"/>
        <w:tblGridChange w:id="0">
          <w:tblGrid>
            <w:gridCol w:w="540"/>
            <w:gridCol w:w="3435"/>
            <w:gridCol w:w="1350"/>
            <w:gridCol w:w="1410"/>
            <w:gridCol w:w="1425"/>
            <w:gridCol w:w="1755"/>
          </w:tblGrid>
        </w:tblGridChange>
      </w:tblGrid>
      <w:tr>
        <w:trPr>
          <w:cantSplit w:val="0"/>
          <w:tblHeader w:val="0"/>
        </w:trPr>
        <w:tc>
          <w:tcPr>
            <w:shd w:fill="f2f2f2" w:val="clear"/>
          </w:tcPr>
          <w:p w:rsidR="00000000" w:rsidDel="00000000" w:rsidP="00000000" w:rsidRDefault="00000000" w:rsidRPr="00000000" w14:paraId="0000005C">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05D">
            <w:pPr>
              <w:ind w:firstLine="0"/>
              <w:rPr/>
            </w:pPr>
            <w:r w:rsidDel="00000000" w:rsidR="00000000" w:rsidRPr="00000000">
              <w:rPr>
                <w:rtl w:val="0"/>
              </w:rPr>
              <w:t xml:space="preserve">Hạng mục</w:t>
            </w:r>
          </w:p>
        </w:tc>
        <w:tc>
          <w:tcPr>
            <w:shd w:fill="f2f2f2" w:val="clear"/>
          </w:tcPr>
          <w:p w:rsidR="00000000" w:rsidDel="00000000" w:rsidP="00000000" w:rsidRDefault="00000000" w:rsidRPr="00000000" w14:paraId="0000005E">
            <w:pPr>
              <w:ind w:firstLine="0"/>
              <w:rPr/>
            </w:pPr>
            <w:r w:rsidDel="00000000" w:rsidR="00000000" w:rsidRPr="00000000">
              <w:rPr>
                <w:rtl w:val="0"/>
              </w:rPr>
              <w:t xml:space="preserve">Bắt đầu</w:t>
            </w:r>
          </w:p>
        </w:tc>
        <w:tc>
          <w:tcPr>
            <w:shd w:fill="f2f2f2" w:val="clear"/>
          </w:tcPr>
          <w:p w:rsidR="00000000" w:rsidDel="00000000" w:rsidP="00000000" w:rsidRDefault="00000000" w:rsidRPr="00000000" w14:paraId="0000005F">
            <w:pPr>
              <w:ind w:firstLine="0"/>
              <w:rPr/>
            </w:pPr>
            <w:r w:rsidDel="00000000" w:rsidR="00000000" w:rsidRPr="00000000">
              <w:rPr>
                <w:rtl w:val="0"/>
              </w:rPr>
              <w:t xml:space="preserve">Kết thúc</w:t>
            </w:r>
          </w:p>
        </w:tc>
        <w:tc>
          <w:tcPr>
            <w:shd w:fill="f2f2f2" w:val="clear"/>
          </w:tcPr>
          <w:p w:rsidR="00000000" w:rsidDel="00000000" w:rsidP="00000000" w:rsidRDefault="00000000" w:rsidRPr="00000000" w14:paraId="00000060">
            <w:pPr>
              <w:ind w:firstLine="0"/>
              <w:rPr/>
            </w:pPr>
            <w:r w:rsidDel="00000000" w:rsidR="00000000" w:rsidRPr="00000000">
              <w:rPr>
                <w:rtl w:val="0"/>
              </w:rPr>
              <w:t xml:space="preserve">Kết quả</w:t>
            </w:r>
          </w:p>
        </w:tc>
        <w:tc>
          <w:tcPr>
            <w:shd w:fill="f2f2f2" w:val="clear"/>
          </w:tcPr>
          <w:p w:rsidR="00000000" w:rsidDel="00000000" w:rsidP="00000000" w:rsidRDefault="00000000" w:rsidRPr="00000000" w14:paraId="00000061">
            <w:pPr>
              <w:ind w:firstLine="0"/>
              <w:rPr/>
            </w:pPr>
            <w:r w:rsidDel="00000000" w:rsidR="00000000" w:rsidRPr="00000000">
              <w:rPr>
                <w:rtl w:val="0"/>
              </w:rPr>
              <w:t xml:space="preserve">Thành Viên</w:t>
            </w:r>
          </w:p>
        </w:tc>
      </w:tr>
      <w:tr>
        <w:trPr>
          <w:cantSplit w:val="0"/>
          <w:tblHeader w:val="0"/>
        </w:trPr>
        <w:tc>
          <w:tcPr/>
          <w:p w:rsidR="00000000" w:rsidDel="00000000" w:rsidP="00000000" w:rsidRDefault="00000000" w:rsidRPr="00000000" w14:paraId="00000062">
            <w:pPr>
              <w:ind w:firstLine="0"/>
              <w:rPr/>
            </w:pPr>
            <w:r w:rsidDel="00000000" w:rsidR="00000000" w:rsidRPr="00000000">
              <w:rPr>
                <w:rtl w:val="0"/>
              </w:rPr>
              <w:t xml:space="preserve">1</w:t>
            </w:r>
          </w:p>
        </w:tc>
        <w:tc>
          <w:tcPr/>
          <w:p w:rsidR="00000000" w:rsidDel="00000000" w:rsidP="00000000" w:rsidRDefault="00000000" w:rsidRPr="00000000" w14:paraId="00000063">
            <w:pPr>
              <w:ind w:firstLine="0"/>
              <w:rPr/>
            </w:pPr>
            <w:r w:rsidDel="00000000" w:rsidR="00000000" w:rsidRPr="00000000">
              <w:rPr>
                <w:rtl w:val="0"/>
              </w:rPr>
              <w:t xml:space="preserve">Phân tích yêu cầu khách hàng</w:t>
            </w:r>
          </w:p>
        </w:tc>
        <w:tc>
          <w:tcPr/>
          <w:p w:rsidR="00000000" w:rsidDel="00000000" w:rsidP="00000000" w:rsidRDefault="00000000" w:rsidRPr="00000000" w14:paraId="00000064">
            <w:pPr>
              <w:ind w:firstLine="0"/>
              <w:rPr/>
            </w:pPr>
            <w:r w:rsidDel="00000000" w:rsidR="00000000" w:rsidRPr="00000000">
              <w:rPr>
                <w:rtl w:val="0"/>
              </w:rPr>
              <w:t xml:space="preserve">20-9-2021</w:t>
            </w:r>
          </w:p>
        </w:tc>
        <w:tc>
          <w:tcPr/>
          <w:p w:rsidR="00000000" w:rsidDel="00000000" w:rsidP="00000000" w:rsidRDefault="00000000" w:rsidRPr="00000000" w14:paraId="00000065">
            <w:pPr>
              <w:ind w:firstLine="0"/>
              <w:rPr/>
            </w:pPr>
            <w:r w:rsidDel="00000000" w:rsidR="00000000" w:rsidRPr="00000000">
              <w:rPr>
                <w:rtl w:val="0"/>
              </w:rPr>
              <w:t xml:space="preserve">23-9-2021</w:t>
            </w:r>
          </w:p>
        </w:tc>
        <w:tc>
          <w:tcPr/>
          <w:p w:rsidR="00000000" w:rsidDel="00000000" w:rsidP="00000000" w:rsidRDefault="00000000" w:rsidRPr="00000000" w14:paraId="00000066">
            <w:pPr>
              <w:ind w:firstLine="0"/>
              <w:rPr/>
            </w:pPr>
            <w:r w:rsidDel="00000000" w:rsidR="00000000" w:rsidRPr="00000000">
              <w:rPr>
                <w:rtl w:val="0"/>
              </w:rPr>
              <w:t xml:space="preserve">Hoàn thành</w:t>
            </w:r>
          </w:p>
        </w:tc>
        <w:tc>
          <w:tcPr/>
          <w:p w:rsidR="00000000" w:rsidDel="00000000" w:rsidP="00000000" w:rsidRDefault="00000000" w:rsidRPr="00000000" w14:paraId="00000067">
            <w:pPr>
              <w:ind w:firstLine="0"/>
              <w:rPr/>
            </w:pPr>
            <w:r w:rsidDel="00000000" w:rsidR="00000000" w:rsidRPr="00000000">
              <w:rPr>
                <w:rtl w:val="0"/>
              </w:rPr>
              <w:t xml:space="preserve"> vieêangst</w:t>
            </w:r>
          </w:p>
        </w:tc>
      </w:tr>
      <w:tr>
        <w:trPr>
          <w:cantSplit w:val="0"/>
          <w:tblHeader w:val="0"/>
        </w:trPr>
        <w:tc>
          <w:tcPr/>
          <w:p w:rsidR="00000000" w:rsidDel="00000000" w:rsidP="00000000" w:rsidRDefault="00000000" w:rsidRPr="00000000" w14:paraId="00000068">
            <w:pPr>
              <w:ind w:firstLine="0"/>
              <w:rPr/>
            </w:pPr>
            <w:r w:rsidDel="00000000" w:rsidR="00000000" w:rsidRPr="00000000">
              <w:rPr>
                <w:rtl w:val="0"/>
              </w:rPr>
              <w:t xml:space="preserve">1.1</w:t>
            </w:r>
          </w:p>
        </w:tc>
        <w:tc>
          <w:tcPr/>
          <w:p w:rsidR="00000000" w:rsidDel="00000000" w:rsidP="00000000" w:rsidRDefault="00000000" w:rsidRPr="00000000" w14:paraId="00000069">
            <w:pPr>
              <w:ind w:firstLine="0"/>
              <w:rPr/>
            </w:pPr>
            <w:r w:rsidDel="00000000" w:rsidR="00000000" w:rsidRPr="00000000">
              <w:rPr>
                <w:rtl w:val="0"/>
              </w:rPr>
              <w:t xml:space="preserve">Vẽ sơ đồ use cases</w:t>
            </w:r>
          </w:p>
        </w:tc>
        <w:tc>
          <w:tcPr/>
          <w:p w:rsidR="00000000" w:rsidDel="00000000" w:rsidP="00000000" w:rsidRDefault="00000000" w:rsidRPr="00000000" w14:paraId="0000006A">
            <w:pPr>
              <w:ind w:firstLine="0"/>
              <w:rPr/>
            </w:pPr>
            <w:r w:rsidDel="00000000" w:rsidR="00000000" w:rsidRPr="00000000">
              <w:rPr>
                <w:rtl w:val="0"/>
              </w:rPr>
              <w:t xml:space="preserve">20-9-2021</w:t>
            </w:r>
          </w:p>
        </w:tc>
        <w:tc>
          <w:tcPr/>
          <w:p w:rsidR="00000000" w:rsidDel="00000000" w:rsidP="00000000" w:rsidRDefault="00000000" w:rsidRPr="00000000" w14:paraId="0000006B">
            <w:pPr>
              <w:ind w:firstLine="0"/>
              <w:rPr/>
            </w:pPr>
            <w:r w:rsidDel="00000000" w:rsidR="00000000" w:rsidRPr="00000000">
              <w:rPr>
                <w:rtl w:val="0"/>
              </w:rPr>
              <w:t xml:space="preserve">23-9-2021</w:t>
            </w:r>
          </w:p>
        </w:tc>
        <w:tc>
          <w:tcPr/>
          <w:p w:rsidR="00000000" w:rsidDel="00000000" w:rsidP="00000000" w:rsidRDefault="00000000" w:rsidRPr="00000000" w14:paraId="0000006C">
            <w:pPr>
              <w:ind w:firstLine="0"/>
              <w:rPr/>
            </w:pPr>
            <w:r w:rsidDel="00000000" w:rsidR="00000000" w:rsidRPr="00000000">
              <w:rPr>
                <w:rtl w:val="0"/>
              </w:rPr>
              <w:t xml:space="preserve">Hoàn thành</w:t>
            </w:r>
          </w:p>
        </w:tc>
        <w:tc>
          <w:tcPr/>
          <w:p w:rsidR="00000000" w:rsidDel="00000000" w:rsidP="00000000" w:rsidRDefault="00000000" w:rsidRPr="00000000" w14:paraId="0000006D">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6E">
            <w:pPr>
              <w:ind w:firstLine="0"/>
              <w:rPr/>
            </w:pPr>
            <w:r w:rsidDel="00000000" w:rsidR="00000000" w:rsidRPr="00000000">
              <w:rPr>
                <w:rtl w:val="0"/>
              </w:rPr>
              <w:t xml:space="preserve">1.2</w:t>
            </w:r>
          </w:p>
        </w:tc>
        <w:tc>
          <w:tcPr/>
          <w:p w:rsidR="00000000" w:rsidDel="00000000" w:rsidP="00000000" w:rsidRDefault="00000000" w:rsidRPr="00000000" w14:paraId="0000006F">
            <w:pPr>
              <w:ind w:firstLine="0"/>
              <w:rPr/>
            </w:pPr>
            <w:r w:rsidDel="00000000" w:rsidR="00000000" w:rsidRPr="00000000">
              <w:rPr>
                <w:rtl w:val="0"/>
              </w:rPr>
              <w:t xml:space="preserve">Đặc tả yêu cầu hệ thống</w:t>
            </w:r>
          </w:p>
        </w:tc>
        <w:tc>
          <w:tcPr/>
          <w:p w:rsidR="00000000" w:rsidDel="00000000" w:rsidP="00000000" w:rsidRDefault="00000000" w:rsidRPr="00000000" w14:paraId="00000070">
            <w:pPr>
              <w:ind w:firstLine="0"/>
              <w:rPr/>
            </w:pPr>
            <w:r w:rsidDel="00000000" w:rsidR="00000000" w:rsidRPr="00000000">
              <w:rPr>
                <w:rtl w:val="0"/>
              </w:rPr>
              <w:t xml:space="preserve">22-9-2021</w:t>
            </w:r>
          </w:p>
        </w:tc>
        <w:tc>
          <w:tcPr/>
          <w:p w:rsidR="00000000" w:rsidDel="00000000" w:rsidP="00000000" w:rsidRDefault="00000000" w:rsidRPr="00000000" w14:paraId="00000071">
            <w:pPr>
              <w:ind w:firstLine="0"/>
              <w:rPr/>
            </w:pPr>
            <w:r w:rsidDel="00000000" w:rsidR="00000000" w:rsidRPr="00000000">
              <w:rPr>
                <w:rtl w:val="0"/>
              </w:rPr>
              <w:t xml:space="preserve">24-9-2021</w:t>
            </w:r>
          </w:p>
        </w:tc>
        <w:tc>
          <w:tcPr/>
          <w:p w:rsidR="00000000" w:rsidDel="00000000" w:rsidP="00000000" w:rsidRDefault="00000000" w:rsidRPr="00000000" w14:paraId="00000072">
            <w:pPr>
              <w:ind w:firstLine="0"/>
              <w:rPr/>
            </w:pPr>
            <w:r w:rsidDel="00000000" w:rsidR="00000000" w:rsidRPr="00000000">
              <w:rPr>
                <w:rtl w:val="0"/>
              </w:rPr>
              <w:t xml:space="preserve">Hoàn thành</w:t>
            </w:r>
          </w:p>
        </w:tc>
        <w:tc>
          <w:tcPr/>
          <w:p w:rsidR="00000000" w:rsidDel="00000000" w:rsidP="00000000" w:rsidRDefault="00000000" w:rsidRPr="00000000" w14:paraId="00000073">
            <w:pPr>
              <w:ind w:firstLine="0"/>
              <w:rPr/>
            </w:pPr>
            <w:r w:rsidDel="00000000" w:rsidR="00000000" w:rsidRPr="00000000">
              <w:rPr>
                <w:rtl w:val="0"/>
              </w:rPr>
            </w:r>
          </w:p>
        </w:tc>
      </w:tr>
      <w:tr>
        <w:trPr>
          <w:cantSplit w:val="0"/>
          <w:tblHeader w:val="0"/>
          <w:ins w:author="Đức Trần" w:id="0" w:date="2021-09-18T09:48:19Z"/>
        </w:trPr>
        <w:tc>
          <w:tcPr/>
          <w:p w:rsidR="00000000" w:rsidDel="00000000" w:rsidP="00000000" w:rsidRDefault="00000000" w:rsidRPr="00000000" w14:paraId="00000074">
            <w:pPr>
              <w:ind w:firstLine="0"/>
              <w:rPr>
                <w:ins w:author="Đức Trần" w:id="0" w:date="2021-09-18T09:48:19Z"/>
              </w:rPr>
            </w:pPr>
            <w:ins w:author="Đức Trần" w:id="0" w:date="2021-09-18T09:48:19Z">
              <w:r w:rsidDel="00000000" w:rsidR="00000000" w:rsidRPr="00000000">
                <w:rPr>
                  <w:rtl w:val="0"/>
                </w:rPr>
                <w:t xml:space="preserve">1.3</w:t>
              </w:r>
            </w:ins>
          </w:p>
        </w:tc>
        <w:tc>
          <w:tcPr/>
          <w:p w:rsidR="00000000" w:rsidDel="00000000" w:rsidP="00000000" w:rsidRDefault="00000000" w:rsidRPr="00000000" w14:paraId="00000075">
            <w:pPr>
              <w:ind w:firstLine="0"/>
              <w:rPr>
                <w:ins w:author="Đức Trần" w:id="0" w:date="2021-09-18T09:48:19Z"/>
              </w:rPr>
            </w:pPr>
            <w:ins w:author="Đức Trần" w:id="0" w:date="2021-09-18T09:48:19Z">
              <w:r w:rsidDel="00000000" w:rsidR="00000000" w:rsidRPr="00000000">
                <w:rPr>
                  <w:rtl w:val="0"/>
                </w:rPr>
                <w:t xml:space="preserve">Sơ đồ triển khai và yêu cầu hệ thống</w:t>
              </w:r>
            </w:ins>
          </w:p>
        </w:tc>
        <w:tc>
          <w:tcPr/>
          <w:p w:rsidR="00000000" w:rsidDel="00000000" w:rsidP="00000000" w:rsidRDefault="00000000" w:rsidRPr="00000000" w14:paraId="00000076">
            <w:pPr>
              <w:ind w:firstLine="0"/>
              <w:rPr>
                <w:ins w:author="Đức Trần" w:id="0" w:date="2021-09-18T09:48:19Z"/>
              </w:rPr>
            </w:pPr>
            <w:ins w:author="Đức Trần" w:id="0" w:date="2021-09-18T09:48:19Z">
              <w:r w:rsidDel="00000000" w:rsidR="00000000" w:rsidRPr="00000000">
                <w:rPr>
                  <w:rtl w:val="0"/>
                </w:rPr>
                <w:t xml:space="preserve">23-9-2021</w:t>
              </w:r>
            </w:ins>
          </w:p>
        </w:tc>
        <w:tc>
          <w:tcPr/>
          <w:p w:rsidR="00000000" w:rsidDel="00000000" w:rsidP="00000000" w:rsidRDefault="00000000" w:rsidRPr="00000000" w14:paraId="00000077">
            <w:pPr>
              <w:ind w:firstLine="0"/>
              <w:rPr>
                <w:ins w:author="Đức Trần" w:id="0" w:date="2021-09-18T09:48:19Z"/>
              </w:rPr>
            </w:pPr>
            <w:ins w:author="Đức Trần" w:id="0" w:date="2021-09-18T09:48:19Z">
              <w:r w:rsidDel="00000000" w:rsidR="00000000" w:rsidRPr="00000000">
                <w:rPr>
                  <w:rtl w:val="0"/>
                </w:rPr>
                <w:t xml:space="preserve">24-9-2021</w:t>
              </w:r>
            </w:ins>
          </w:p>
        </w:tc>
        <w:tc>
          <w:tcPr/>
          <w:p w:rsidR="00000000" w:rsidDel="00000000" w:rsidP="00000000" w:rsidRDefault="00000000" w:rsidRPr="00000000" w14:paraId="00000078">
            <w:pPr>
              <w:ind w:firstLine="0"/>
              <w:rPr>
                <w:ins w:author="Đức Trần" w:id="0" w:date="2021-09-18T09:48:19Z"/>
              </w:rPr>
            </w:pPr>
            <w:ins w:author="Đức Trần" w:id="0" w:date="2021-09-18T09:48:19Z">
              <w:r w:rsidDel="00000000" w:rsidR="00000000" w:rsidRPr="00000000">
                <w:rPr>
                  <w:rtl w:val="0"/>
                </w:rPr>
                <w:t xml:space="preserve">Hoàn thành</w:t>
              </w:r>
            </w:ins>
          </w:p>
        </w:tc>
        <w:tc>
          <w:tcPr/>
          <w:p w:rsidR="00000000" w:rsidDel="00000000" w:rsidP="00000000" w:rsidRDefault="00000000" w:rsidRPr="00000000" w14:paraId="00000079">
            <w:pPr>
              <w:ind w:firstLine="0"/>
              <w:rPr>
                <w:ins w:author="Đức Trần" w:id="0" w:date="2021-09-18T09:48:19Z"/>
              </w:rPr>
            </w:pPr>
            <w:ins w:author="Đức Trần" w:id="0" w:date="2021-09-18T09:48:19Z">
              <w:r w:rsidDel="00000000" w:rsidR="00000000" w:rsidRPr="00000000">
                <w:rPr>
                  <w:rtl w:val="0"/>
                </w:rPr>
              </w:r>
            </w:ins>
          </w:p>
        </w:tc>
      </w:tr>
      <w:tr>
        <w:trPr>
          <w:cantSplit w:val="0"/>
          <w:tblHeader w:val="0"/>
        </w:trPr>
        <w:tc>
          <w:tcPr/>
          <w:p w:rsidR="00000000" w:rsidDel="00000000" w:rsidP="00000000" w:rsidRDefault="00000000" w:rsidRPr="00000000" w14:paraId="0000007A">
            <w:pPr>
              <w:ind w:firstLine="0"/>
              <w:rPr/>
            </w:pPr>
            <w:r w:rsidDel="00000000" w:rsidR="00000000" w:rsidRPr="00000000">
              <w:rPr>
                <w:rtl w:val="0"/>
              </w:rPr>
              <w:t xml:space="preserve">2</w:t>
            </w:r>
          </w:p>
        </w:tc>
        <w:tc>
          <w:tcPr/>
          <w:p w:rsidR="00000000" w:rsidDel="00000000" w:rsidP="00000000" w:rsidRDefault="00000000" w:rsidRPr="00000000" w14:paraId="0000007B">
            <w:pPr>
              <w:ind w:firstLine="0"/>
              <w:rPr/>
            </w:pPr>
            <w:r w:rsidDel="00000000" w:rsidR="00000000" w:rsidRPr="00000000">
              <w:rPr>
                <w:rtl w:val="0"/>
              </w:rPr>
              <w:t xml:space="preserve">Thiết kế ứng dụng</w:t>
            </w:r>
          </w:p>
        </w:tc>
        <w:tc>
          <w:tcPr/>
          <w:p w:rsidR="00000000" w:rsidDel="00000000" w:rsidP="00000000" w:rsidRDefault="00000000" w:rsidRPr="00000000" w14:paraId="0000007C">
            <w:pPr>
              <w:ind w:firstLine="0"/>
              <w:rPr/>
            </w:pPr>
            <w:r w:rsidDel="00000000" w:rsidR="00000000" w:rsidRPr="00000000">
              <w:rPr>
                <w:rtl w:val="0"/>
              </w:rPr>
              <w:t xml:space="preserve">25-9-2021</w:t>
            </w:r>
          </w:p>
        </w:tc>
        <w:tc>
          <w:tcPr/>
          <w:p w:rsidR="00000000" w:rsidDel="00000000" w:rsidP="00000000" w:rsidRDefault="00000000" w:rsidRPr="00000000" w14:paraId="0000007D">
            <w:pPr>
              <w:ind w:firstLine="0"/>
              <w:rPr/>
            </w:pPr>
            <w:r w:rsidDel="00000000" w:rsidR="00000000" w:rsidRPr="00000000">
              <w:rPr>
                <w:rtl w:val="0"/>
              </w:rPr>
            </w:r>
          </w:p>
        </w:tc>
        <w:tc>
          <w:tcPr/>
          <w:p w:rsidR="00000000" w:rsidDel="00000000" w:rsidP="00000000" w:rsidRDefault="00000000" w:rsidRPr="00000000" w14:paraId="0000007E">
            <w:pPr>
              <w:ind w:firstLine="0"/>
              <w:rPr/>
            </w:pPr>
            <w:r w:rsidDel="00000000" w:rsidR="00000000" w:rsidRPr="00000000">
              <w:rPr>
                <w:rtl w:val="0"/>
              </w:rPr>
              <w:t xml:space="preserve">Hoàn thành</w:t>
            </w:r>
          </w:p>
        </w:tc>
        <w:tc>
          <w:tcPr/>
          <w:p w:rsidR="00000000" w:rsidDel="00000000" w:rsidP="00000000" w:rsidRDefault="00000000" w:rsidRPr="00000000" w14:paraId="0000007F">
            <w:pPr>
              <w:ind w:firstLine="0"/>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080">
            <w:pPr>
              <w:ind w:firstLine="0"/>
              <w:rPr/>
            </w:pPr>
            <w:r w:rsidDel="00000000" w:rsidR="00000000" w:rsidRPr="00000000">
              <w:rPr>
                <w:rtl w:val="0"/>
              </w:rPr>
              <w:t xml:space="preserve">2.1</w:t>
            </w:r>
          </w:p>
        </w:tc>
        <w:tc>
          <w:tcPr/>
          <w:p w:rsidR="00000000" w:rsidDel="00000000" w:rsidP="00000000" w:rsidRDefault="00000000" w:rsidRPr="00000000" w14:paraId="00000081">
            <w:pPr>
              <w:ind w:firstLine="0"/>
              <w:rPr/>
            </w:pPr>
            <w:r w:rsidDel="00000000" w:rsidR="00000000" w:rsidRPr="00000000">
              <w:rPr>
                <w:rtl w:val="0"/>
              </w:rPr>
              <w:t xml:space="preserve">Thiết kế mô hình công nghệ</w:t>
            </w:r>
          </w:p>
        </w:tc>
        <w:tc>
          <w:tcPr/>
          <w:p w:rsidR="00000000" w:rsidDel="00000000" w:rsidP="00000000" w:rsidRDefault="00000000" w:rsidRPr="00000000" w14:paraId="00000082">
            <w:pPr>
              <w:ind w:firstLine="0"/>
              <w:rPr/>
            </w:pPr>
            <w:r w:rsidDel="00000000" w:rsidR="00000000" w:rsidRPr="00000000">
              <w:rPr>
                <w:rtl w:val="0"/>
              </w:rPr>
              <w:t xml:space="preserve">25-9-2021</w:t>
            </w:r>
          </w:p>
        </w:tc>
        <w:tc>
          <w:tcPr/>
          <w:p w:rsidR="00000000" w:rsidDel="00000000" w:rsidP="00000000" w:rsidRDefault="00000000" w:rsidRPr="00000000" w14:paraId="00000083">
            <w:pPr>
              <w:ind w:firstLine="0"/>
              <w:rPr/>
            </w:pPr>
            <w:r w:rsidDel="00000000" w:rsidR="00000000" w:rsidRPr="00000000">
              <w:rPr>
                <w:rtl w:val="0"/>
              </w:rPr>
            </w:r>
          </w:p>
        </w:tc>
        <w:tc>
          <w:tcPr/>
          <w:p w:rsidR="00000000" w:rsidDel="00000000" w:rsidP="00000000" w:rsidRDefault="00000000" w:rsidRPr="00000000" w14:paraId="00000084">
            <w:pPr>
              <w:ind w:firstLine="0"/>
              <w:rPr/>
            </w:pPr>
            <w:r w:rsidDel="00000000" w:rsidR="00000000" w:rsidRPr="00000000">
              <w:rPr>
                <w:rtl w:val="0"/>
              </w:rPr>
              <w:t xml:space="preserve">Hoàn thành</w:t>
            </w:r>
          </w:p>
        </w:tc>
        <w:tc>
          <w:tcPr/>
          <w:p w:rsidR="00000000" w:rsidDel="00000000" w:rsidP="00000000" w:rsidRDefault="00000000" w:rsidRPr="00000000" w14:paraId="00000085">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86">
            <w:pPr>
              <w:ind w:firstLine="0"/>
              <w:rPr/>
            </w:pPr>
            <w:r w:rsidDel="00000000" w:rsidR="00000000" w:rsidRPr="00000000">
              <w:rPr>
                <w:rtl w:val="0"/>
              </w:rPr>
              <w:t xml:space="preserve">2.2</w:t>
            </w:r>
          </w:p>
        </w:tc>
        <w:tc>
          <w:tcPr/>
          <w:p w:rsidR="00000000" w:rsidDel="00000000" w:rsidP="00000000" w:rsidRDefault="00000000" w:rsidRPr="00000000" w14:paraId="00000087">
            <w:pPr>
              <w:ind w:firstLine="0"/>
              <w:rPr/>
            </w:pPr>
            <w:r w:rsidDel="00000000" w:rsidR="00000000" w:rsidRPr="00000000">
              <w:rPr>
                <w:rtl w:val="0"/>
              </w:rPr>
              <w:t xml:space="preserve">Thiết kế mô hình thực thể</w:t>
            </w:r>
          </w:p>
        </w:tc>
        <w:tc>
          <w:tcPr/>
          <w:p w:rsidR="00000000" w:rsidDel="00000000" w:rsidP="00000000" w:rsidRDefault="00000000" w:rsidRPr="00000000" w14:paraId="00000088">
            <w:pPr>
              <w:ind w:firstLine="0"/>
              <w:rPr/>
            </w:pPr>
            <w:r w:rsidDel="00000000" w:rsidR="00000000" w:rsidRPr="00000000">
              <w:rPr>
                <w:rtl w:val="0"/>
              </w:rPr>
              <w:t xml:space="preserve">25-9-2021</w:t>
            </w:r>
          </w:p>
        </w:tc>
        <w:tc>
          <w:tcPr/>
          <w:p w:rsidR="00000000" w:rsidDel="00000000" w:rsidP="00000000" w:rsidRDefault="00000000" w:rsidRPr="00000000" w14:paraId="00000089">
            <w:pPr>
              <w:ind w:firstLine="0"/>
              <w:rPr/>
            </w:pPr>
            <w:r w:rsidDel="00000000" w:rsidR="00000000" w:rsidRPr="00000000">
              <w:rPr>
                <w:rtl w:val="0"/>
              </w:rPr>
            </w:r>
          </w:p>
        </w:tc>
        <w:tc>
          <w:tcPr/>
          <w:p w:rsidR="00000000" w:rsidDel="00000000" w:rsidP="00000000" w:rsidRDefault="00000000" w:rsidRPr="00000000" w14:paraId="0000008A">
            <w:pPr>
              <w:ind w:firstLine="0"/>
              <w:rPr/>
            </w:pPr>
            <w:r w:rsidDel="00000000" w:rsidR="00000000" w:rsidRPr="00000000">
              <w:rPr>
                <w:rtl w:val="0"/>
              </w:rPr>
              <w:t xml:space="preserve">Hoàn thành</w:t>
            </w:r>
          </w:p>
        </w:tc>
        <w:tc>
          <w:tcPr/>
          <w:p w:rsidR="00000000" w:rsidDel="00000000" w:rsidP="00000000" w:rsidRDefault="00000000" w:rsidRPr="00000000" w14:paraId="0000008B">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8C">
            <w:pPr>
              <w:ind w:firstLine="0"/>
              <w:rPr/>
            </w:pPr>
            <w:r w:rsidDel="00000000" w:rsidR="00000000" w:rsidRPr="00000000">
              <w:rPr>
                <w:rtl w:val="0"/>
              </w:rPr>
              <w:t xml:space="preserve">2.3</w:t>
            </w:r>
          </w:p>
        </w:tc>
        <w:tc>
          <w:tcPr/>
          <w:p w:rsidR="00000000" w:rsidDel="00000000" w:rsidP="00000000" w:rsidRDefault="00000000" w:rsidRPr="00000000" w14:paraId="0000008D">
            <w:pPr>
              <w:ind w:firstLine="0"/>
              <w:rPr/>
            </w:pPr>
            <w:r w:rsidDel="00000000" w:rsidR="00000000" w:rsidRPr="00000000">
              <w:rPr>
                <w:rtl w:val="0"/>
              </w:rPr>
              <w:t xml:space="preserve">Thiết kế sơ đồ quan hệ thực thể</w:t>
            </w:r>
          </w:p>
        </w:tc>
        <w:tc>
          <w:tcPr/>
          <w:p w:rsidR="00000000" w:rsidDel="00000000" w:rsidP="00000000" w:rsidRDefault="00000000" w:rsidRPr="00000000" w14:paraId="0000008E">
            <w:pPr>
              <w:ind w:firstLine="0"/>
              <w:rPr/>
            </w:pPr>
            <w:r w:rsidDel="00000000" w:rsidR="00000000" w:rsidRPr="00000000">
              <w:rPr>
                <w:rtl w:val="0"/>
              </w:rPr>
              <w:t xml:space="preserve">27-9-2021</w:t>
            </w:r>
          </w:p>
        </w:tc>
        <w:tc>
          <w:tcPr/>
          <w:p w:rsidR="00000000" w:rsidDel="00000000" w:rsidP="00000000" w:rsidRDefault="00000000" w:rsidRPr="00000000" w14:paraId="0000008F">
            <w:pPr>
              <w:ind w:firstLine="0"/>
              <w:rPr/>
            </w:pPr>
            <w:r w:rsidDel="00000000" w:rsidR="00000000" w:rsidRPr="00000000">
              <w:rPr>
                <w:rtl w:val="0"/>
              </w:rPr>
            </w:r>
          </w:p>
        </w:tc>
        <w:tc>
          <w:tcPr/>
          <w:p w:rsidR="00000000" w:rsidDel="00000000" w:rsidP="00000000" w:rsidRDefault="00000000" w:rsidRPr="00000000" w14:paraId="00000090">
            <w:pPr>
              <w:ind w:firstLine="0"/>
              <w:rPr/>
            </w:pPr>
            <w:r w:rsidDel="00000000" w:rsidR="00000000" w:rsidRPr="00000000">
              <w:rPr>
                <w:rtl w:val="0"/>
              </w:rPr>
              <w:t xml:space="preserve">Hoàn thành</w:t>
            </w:r>
          </w:p>
        </w:tc>
        <w:tc>
          <w:tcPr/>
          <w:p w:rsidR="00000000" w:rsidDel="00000000" w:rsidP="00000000" w:rsidRDefault="00000000" w:rsidRPr="00000000" w14:paraId="00000091">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92">
            <w:pPr>
              <w:ind w:firstLine="0"/>
              <w:rPr/>
            </w:pPr>
            <w:r w:rsidDel="00000000" w:rsidR="00000000" w:rsidRPr="00000000">
              <w:rPr>
                <w:rtl w:val="0"/>
              </w:rPr>
              <w:t xml:space="preserve">2.4</w:t>
            </w:r>
          </w:p>
        </w:tc>
        <w:tc>
          <w:tcPr/>
          <w:p w:rsidR="00000000" w:rsidDel="00000000" w:rsidP="00000000" w:rsidRDefault="00000000" w:rsidRPr="00000000" w14:paraId="00000093">
            <w:pPr>
              <w:ind w:firstLine="0"/>
              <w:rPr/>
            </w:pPr>
            <w:r w:rsidDel="00000000" w:rsidR="00000000" w:rsidRPr="00000000">
              <w:rPr>
                <w:rtl w:val="0"/>
              </w:rPr>
              <w:t xml:space="preserve">Thiết kế sơ đồ chi tiết thực thể</w:t>
            </w:r>
          </w:p>
        </w:tc>
        <w:tc>
          <w:tcPr/>
          <w:p w:rsidR="00000000" w:rsidDel="00000000" w:rsidP="00000000" w:rsidRDefault="00000000" w:rsidRPr="00000000" w14:paraId="00000094">
            <w:pPr>
              <w:ind w:firstLine="0"/>
              <w:rPr/>
            </w:pPr>
            <w:r w:rsidDel="00000000" w:rsidR="00000000" w:rsidRPr="00000000">
              <w:rPr>
                <w:rtl w:val="0"/>
              </w:rPr>
              <w:t xml:space="preserve">29-9-2021</w:t>
            </w:r>
          </w:p>
        </w:tc>
        <w:tc>
          <w:tcPr/>
          <w:p w:rsidR="00000000" w:rsidDel="00000000" w:rsidP="00000000" w:rsidRDefault="00000000" w:rsidRPr="00000000" w14:paraId="00000095">
            <w:pPr>
              <w:ind w:firstLine="0"/>
              <w:rPr/>
            </w:pPr>
            <w:r w:rsidDel="00000000" w:rsidR="00000000" w:rsidRPr="00000000">
              <w:rPr>
                <w:rtl w:val="0"/>
              </w:rPr>
            </w:r>
          </w:p>
        </w:tc>
        <w:tc>
          <w:tcPr/>
          <w:p w:rsidR="00000000" w:rsidDel="00000000" w:rsidP="00000000" w:rsidRDefault="00000000" w:rsidRPr="00000000" w14:paraId="00000096">
            <w:pPr>
              <w:ind w:firstLine="0"/>
              <w:rPr/>
            </w:pPr>
            <w:r w:rsidDel="00000000" w:rsidR="00000000" w:rsidRPr="00000000">
              <w:rPr>
                <w:rtl w:val="0"/>
              </w:rPr>
              <w:t xml:space="preserve">Hoàn thành</w:t>
            </w:r>
          </w:p>
        </w:tc>
        <w:tc>
          <w:tcPr/>
          <w:p w:rsidR="00000000" w:rsidDel="00000000" w:rsidP="00000000" w:rsidRDefault="00000000" w:rsidRPr="00000000" w14:paraId="00000097">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98">
            <w:pPr>
              <w:ind w:firstLine="0"/>
              <w:rPr/>
            </w:pPr>
            <w:r w:rsidDel="00000000" w:rsidR="00000000" w:rsidRPr="00000000">
              <w:rPr>
                <w:rtl w:val="0"/>
              </w:rPr>
              <w:t xml:space="preserve">2.5</w:t>
            </w:r>
          </w:p>
        </w:tc>
        <w:tc>
          <w:tcPr/>
          <w:p w:rsidR="00000000" w:rsidDel="00000000" w:rsidP="00000000" w:rsidRDefault="00000000" w:rsidRPr="00000000" w14:paraId="00000099">
            <w:pPr>
              <w:ind w:firstLine="0"/>
              <w:rPr/>
            </w:pPr>
            <w:r w:rsidDel="00000000" w:rsidR="00000000" w:rsidRPr="00000000">
              <w:rPr>
                <w:rtl w:val="0"/>
              </w:rPr>
              <w:t xml:space="preserve">Thiết kế sơ đồ giao diện</w:t>
            </w:r>
          </w:p>
        </w:tc>
        <w:tc>
          <w:tcPr/>
          <w:p w:rsidR="00000000" w:rsidDel="00000000" w:rsidP="00000000" w:rsidRDefault="00000000" w:rsidRPr="00000000" w14:paraId="0000009A">
            <w:pPr>
              <w:ind w:firstLine="0"/>
              <w:rPr/>
            </w:pPr>
            <w:r w:rsidDel="00000000" w:rsidR="00000000" w:rsidRPr="00000000">
              <w:rPr>
                <w:rtl w:val="0"/>
              </w:rPr>
              <w:t xml:space="preserve">2-10-2021</w:t>
            </w:r>
          </w:p>
        </w:tc>
        <w:tc>
          <w:tcPr/>
          <w:p w:rsidR="00000000" w:rsidDel="00000000" w:rsidP="00000000" w:rsidRDefault="00000000" w:rsidRPr="00000000" w14:paraId="0000009B">
            <w:pPr>
              <w:ind w:firstLine="0"/>
              <w:rPr/>
            </w:pPr>
            <w:r w:rsidDel="00000000" w:rsidR="00000000" w:rsidRPr="00000000">
              <w:rPr>
                <w:rtl w:val="0"/>
              </w:rPr>
            </w:r>
          </w:p>
        </w:tc>
        <w:tc>
          <w:tcPr/>
          <w:p w:rsidR="00000000" w:rsidDel="00000000" w:rsidP="00000000" w:rsidRDefault="00000000" w:rsidRPr="00000000" w14:paraId="0000009C">
            <w:pPr>
              <w:ind w:firstLine="0"/>
              <w:rPr/>
            </w:pPr>
            <w:r w:rsidDel="00000000" w:rsidR="00000000" w:rsidRPr="00000000">
              <w:rPr>
                <w:rtl w:val="0"/>
              </w:rPr>
              <w:t xml:space="preserve">Hoàn thành</w:t>
            </w:r>
          </w:p>
        </w:tc>
        <w:tc>
          <w:tcPr/>
          <w:p w:rsidR="00000000" w:rsidDel="00000000" w:rsidP="00000000" w:rsidRDefault="00000000" w:rsidRPr="00000000" w14:paraId="0000009D">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9E">
            <w:pPr>
              <w:ind w:firstLine="0"/>
              <w:rPr/>
            </w:pPr>
            <w:r w:rsidDel="00000000" w:rsidR="00000000" w:rsidRPr="00000000">
              <w:rPr>
                <w:rtl w:val="0"/>
              </w:rPr>
              <w:t xml:space="preserve">3</w:t>
            </w:r>
          </w:p>
        </w:tc>
        <w:tc>
          <w:tcPr/>
          <w:p w:rsidR="00000000" w:rsidDel="00000000" w:rsidP="00000000" w:rsidRDefault="00000000" w:rsidRPr="00000000" w14:paraId="0000009F">
            <w:pPr>
              <w:ind w:firstLine="0"/>
              <w:rPr/>
            </w:pPr>
            <w:r w:rsidDel="00000000" w:rsidR="00000000" w:rsidRPr="00000000">
              <w:rPr>
                <w:rtl w:val="0"/>
              </w:rPr>
              <w:t xml:space="preserve">Thực hiện dự án</w:t>
            </w:r>
          </w:p>
        </w:tc>
        <w:tc>
          <w:tcPr/>
          <w:p w:rsidR="00000000" w:rsidDel="00000000" w:rsidP="00000000" w:rsidRDefault="00000000" w:rsidRPr="00000000" w14:paraId="000000A0">
            <w:pPr>
              <w:ind w:firstLine="0"/>
              <w:rPr/>
            </w:pPr>
            <w:r w:rsidDel="00000000" w:rsidR="00000000" w:rsidRPr="00000000">
              <w:rPr>
                <w:rtl w:val="0"/>
              </w:rPr>
              <w:t xml:space="preserve">5-10-2021</w:t>
            </w:r>
          </w:p>
        </w:tc>
        <w:tc>
          <w:tcPr/>
          <w:p w:rsidR="00000000" w:rsidDel="00000000" w:rsidP="00000000" w:rsidRDefault="00000000" w:rsidRPr="00000000" w14:paraId="000000A1">
            <w:pPr>
              <w:ind w:firstLine="0"/>
              <w:rPr/>
            </w:pPr>
            <w:r w:rsidDel="00000000" w:rsidR="00000000" w:rsidRPr="00000000">
              <w:rPr>
                <w:rtl w:val="0"/>
              </w:rPr>
            </w:r>
          </w:p>
        </w:tc>
        <w:tc>
          <w:tcPr/>
          <w:p w:rsidR="00000000" w:rsidDel="00000000" w:rsidP="00000000" w:rsidRDefault="00000000" w:rsidRPr="00000000" w14:paraId="000000A2">
            <w:pPr>
              <w:ind w:firstLine="0"/>
              <w:rPr/>
            </w:pPr>
            <w:r w:rsidDel="00000000" w:rsidR="00000000" w:rsidRPr="00000000">
              <w:rPr>
                <w:rtl w:val="0"/>
              </w:rPr>
              <w:t xml:space="preserve">Hoàn thành</w:t>
            </w:r>
          </w:p>
        </w:tc>
        <w:tc>
          <w:tcPr/>
          <w:p w:rsidR="00000000" w:rsidDel="00000000" w:rsidP="00000000" w:rsidRDefault="00000000" w:rsidRPr="00000000" w14:paraId="000000A3">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A4">
            <w:pPr>
              <w:ind w:firstLine="0"/>
              <w:rPr/>
            </w:pPr>
            <w:r w:rsidDel="00000000" w:rsidR="00000000" w:rsidRPr="00000000">
              <w:rPr>
                <w:rtl w:val="0"/>
              </w:rPr>
              <w:t xml:space="preserve">3.1</w:t>
            </w:r>
          </w:p>
        </w:tc>
        <w:tc>
          <w:tcPr/>
          <w:p w:rsidR="00000000" w:rsidDel="00000000" w:rsidP="00000000" w:rsidRDefault="00000000" w:rsidRPr="00000000" w14:paraId="000000A5">
            <w:pPr>
              <w:ind w:firstLine="0"/>
              <w:rPr/>
            </w:pPr>
            <w:r w:rsidDel="00000000" w:rsidR="00000000" w:rsidRPr="00000000">
              <w:rPr>
                <w:rtl w:val="0"/>
              </w:rPr>
              <w:t xml:space="preserve">Tạo giao diện</w:t>
            </w:r>
          </w:p>
        </w:tc>
        <w:tc>
          <w:tcPr/>
          <w:p w:rsidR="00000000" w:rsidDel="00000000" w:rsidP="00000000" w:rsidRDefault="00000000" w:rsidRPr="00000000" w14:paraId="000000A6">
            <w:pPr>
              <w:ind w:firstLine="0"/>
              <w:rPr/>
            </w:pPr>
            <w:r w:rsidDel="00000000" w:rsidR="00000000" w:rsidRPr="00000000">
              <w:rPr>
                <w:rtl w:val="0"/>
              </w:rPr>
              <w:t xml:space="preserve">5-10-2021</w:t>
            </w:r>
          </w:p>
        </w:tc>
        <w:tc>
          <w:tcPr/>
          <w:p w:rsidR="00000000" w:rsidDel="00000000" w:rsidP="00000000" w:rsidRDefault="00000000" w:rsidRPr="00000000" w14:paraId="000000A7">
            <w:pPr>
              <w:ind w:firstLine="0"/>
              <w:rPr/>
            </w:pPr>
            <w:r w:rsidDel="00000000" w:rsidR="00000000" w:rsidRPr="00000000">
              <w:rPr>
                <w:rtl w:val="0"/>
              </w:rPr>
            </w:r>
          </w:p>
        </w:tc>
        <w:tc>
          <w:tcPr/>
          <w:p w:rsidR="00000000" w:rsidDel="00000000" w:rsidP="00000000" w:rsidRDefault="00000000" w:rsidRPr="00000000" w14:paraId="000000A8">
            <w:pPr>
              <w:ind w:firstLine="0"/>
              <w:rPr/>
            </w:pPr>
            <w:r w:rsidDel="00000000" w:rsidR="00000000" w:rsidRPr="00000000">
              <w:rPr>
                <w:rtl w:val="0"/>
              </w:rPr>
              <w:t xml:space="preserve">Hoàn thành</w:t>
            </w:r>
          </w:p>
        </w:tc>
        <w:tc>
          <w:tcPr/>
          <w:p w:rsidR="00000000" w:rsidDel="00000000" w:rsidP="00000000" w:rsidRDefault="00000000" w:rsidRPr="00000000" w14:paraId="000000A9">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AA">
            <w:pPr>
              <w:ind w:firstLine="0"/>
              <w:rPr/>
            </w:pPr>
            <w:r w:rsidDel="00000000" w:rsidR="00000000" w:rsidRPr="00000000">
              <w:rPr>
                <w:rtl w:val="0"/>
              </w:rPr>
              <w:t xml:space="preserve">3.2</w:t>
            </w:r>
          </w:p>
        </w:tc>
        <w:tc>
          <w:tcPr/>
          <w:p w:rsidR="00000000" w:rsidDel="00000000" w:rsidP="00000000" w:rsidRDefault="00000000" w:rsidRPr="00000000" w14:paraId="000000AB">
            <w:pPr>
              <w:ind w:firstLine="0"/>
              <w:rPr/>
            </w:pPr>
            <w:r w:rsidDel="00000000" w:rsidR="00000000" w:rsidRPr="00000000">
              <w:rPr>
                <w:rtl w:val="0"/>
              </w:rPr>
              <w:t xml:space="preserve">Tạo CSDL</w:t>
            </w:r>
          </w:p>
        </w:tc>
        <w:tc>
          <w:tcPr/>
          <w:p w:rsidR="00000000" w:rsidDel="00000000" w:rsidP="00000000" w:rsidRDefault="00000000" w:rsidRPr="00000000" w14:paraId="000000AC">
            <w:pPr>
              <w:ind w:firstLine="0"/>
              <w:rPr/>
            </w:pPr>
            <w:r w:rsidDel="00000000" w:rsidR="00000000" w:rsidRPr="00000000">
              <w:rPr>
                <w:rtl w:val="0"/>
              </w:rPr>
              <w:t xml:space="preserve">8-10-2021</w:t>
            </w:r>
          </w:p>
        </w:tc>
        <w:tc>
          <w:tcPr/>
          <w:p w:rsidR="00000000" w:rsidDel="00000000" w:rsidP="00000000" w:rsidRDefault="00000000" w:rsidRPr="00000000" w14:paraId="000000AD">
            <w:pPr>
              <w:ind w:firstLine="0"/>
              <w:rPr/>
            </w:pPr>
            <w:r w:rsidDel="00000000" w:rsidR="00000000" w:rsidRPr="00000000">
              <w:rPr>
                <w:rtl w:val="0"/>
              </w:rPr>
            </w:r>
          </w:p>
        </w:tc>
        <w:tc>
          <w:tcPr/>
          <w:p w:rsidR="00000000" w:rsidDel="00000000" w:rsidP="00000000" w:rsidRDefault="00000000" w:rsidRPr="00000000" w14:paraId="000000AE">
            <w:pPr>
              <w:ind w:firstLine="0"/>
              <w:rPr/>
            </w:pPr>
            <w:r w:rsidDel="00000000" w:rsidR="00000000" w:rsidRPr="00000000">
              <w:rPr>
                <w:rtl w:val="0"/>
              </w:rPr>
              <w:t xml:space="preserve">Hoàn thành</w:t>
            </w:r>
          </w:p>
        </w:tc>
        <w:tc>
          <w:tcPr/>
          <w:p w:rsidR="00000000" w:rsidDel="00000000" w:rsidP="00000000" w:rsidRDefault="00000000" w:rsidRPr="00000000" w14:paraId="000000AF">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B0">
            <w:pPr>
              <w:ind w:firstLine="0"/>
              <w:rPr/>
            </w:pPr>
            <w:r w:rsidDel="00000000" w:rsidR="00000000" w:rsidRPr="00000000">
              <w:rPr>
                <w:rtl w:val="0"/>
              </w:rPr>
              <w:t xml:space="preserve">3.3</w:t>
            </w:r>
          </w:p>
        </w:tc>
        <w:tc>
          <w:tcPr/>
          <w:p w:rsidR="00000000" w:rsidDel="00000000" w:rsidP="00000000" w:rsidRDefault="00000000" w:rsidRPr="00000000" w14:paraId="000000B1">
            <w:pPr>
              <w:ind w:firstLine="0"/>
              <w:rPr/>
            </w:pPr>
            <w:r w:rsidDel="00000000" w:rsidR="00000000" w:rsidRPr="00000000">
              <w:rPr>
                <w:rtl w:val="0"/>
              </w:rPr>
              <w:t xml:space="preserve">Lập trình CSDL</w:t>
            </w:r>
          </w:p>
        </w:tc>
        <w:tc>
          <w:tcPr/>
          <w:p w:rsidR="00000000" w:rsidDel="00000000" w:rsidP="00000000" w:rsidRDefault="00000000" w:rsidRPr="00000000" w14:paraId="000000B2">
            <w:pPr>
              <w:ind w:firstLine="0"/>
              <w:rPr/>
            </w:pPr>
            <w:r w:rsidDel="00000000" w:rsidR="00000000" w:rsidRPr="00000000">
              <w:rPr>
                <w:rtl w:val="0"/>
              </w:rPr>
              <w:t xml:space="preserve">10-10-2021</w:t>
            </w:r>
          </w:p>
        </w:tc>
        <w:tc>
          <w:tcPr/>
          <w:p w:rsidR="00000000" w:rsidDel="00000000" w:rsidP="00000000" w:rsidRDefault="00000000" w:rsidRPr="00000000" w14:paraId="000000B3">
            <w:pPr>
              <w:ind w:firstLine="0"/>
              <w:rPr/>
            </w:pPr>
            <w:r w:rsidDel="00000000" w:rsidR="00000000" w:rsidRPr="00000000">
              <w:rPr>
                <w:rtl w:val="0"/>
              </w:rPr>
            </w:r>
          </w:p>
        </w:tc>
        <w:tc>
          <w:tcPr/>
          <w:p w:rsidR="00000000" w:rsidDel="00000000" w:rsidP="00000000" w:rsidRDefault="00000000" w:rsidRPr="00000000" w14:paraId="000000B4">
            <w:pPr>
              <w:ind w:firstLine="0"/>
              <w:rPr/>
            </w:pPr>
            <w:r w:rsidDel="00000000" w:rsidR="00000000" w:rsidRPr="00000000">
              <w:rPr>
                <w:rtl w:val="0"/>
              </w:rPr>
              <w:t xml:space="preserve">Hoàn thành</w:t>
            </w:r>
          </w:p>
        </w:tc>
        <w:tc>
          <w:tcPr/>
          <w:p w:rsidR="00000000" w:rsidDel="00000000" w:rsidP="00000000" w:rsidRDefault="00000000" w:rsidRPr="00000000" w14:paraId="000000B5">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B6">
            <w:pPr>
              <w:ind w:firstLine="0"/>
              <w:rPr/>
            </w:pPr>
            <w:r w:rsidDel="00000000" w:rsidR="00000000" w:rsidRPr="00000000">
              <w:rPr>
                <w:rtl w:val="0"/>
              </w:rPr>
              <w:t xml:space="preserve">3.4</w:t>
            </w:r>
          </w:p>
        </w:tc>
        <w:tc>
          <w:tcPr/>
          <w:p w:rsidR="00000000" w:rsidDel="00000000" w:rsidP="00000000" w:rsidRDefault="00000000" w:rsidRPr="00000000" w14:paraId="000000B7">
            <w:pPr>
              <w:ind w:firstLine="0"/>
              <w:rPr/>
            </w:pPr>
            <w:r w:rsidDel="00000000" w:rsidR="00000000" w:rsidRPr="00000000">
              <w:rPr>
                <w:rtl w:val="0"/>
              </w:rPr>
              <w:t xml:space="preserve">Tạo thư viện tiện ích</w:t>
            </w:r>
          </w:p>
        </w:tc>
        <w:tc>
          <w:tcPr/>
          <w:p w:rsidR="00000000" w:rsidDel="00000000" w:rsidP="00000000" w:rsidRDefault="00000000" w:rsidRPr="00000000" w14:paraId="000000B8">
            <w:pPr>
              <w:ind w:firstLine="0"/>
              <w:rPr/>
            </w:pPr>
            <w:r w:rsidDel="00000000" w:rsidR="00000000" w:rsidRPr="00000000">
              <w:rPr>
                <w:rtl w:val="0"/>
              </w:rPr>
              <w:t xml:space="preserve">15-10-2021</w:t>
            </w:r>
          </w:p>
        </w:tc>
        <w:tc>
          <w:tcPr/>
          <w:p w:rsidR="00000000" w:rsidDel="00000000" w:rsidP="00000000" w:rsidRDefault="00000000" w:rsidRPr="00000000" w14:paraId="000000B9">
            <w:pPr>
              <w:ind w:firstLine="0"/>
              <w:rPr/>
            </w:pPr>
            <w:r w:rsidDel="00000000" w:rsidR="00000000" w:rsidRPr="00000000">
              <w:rPr>
                <w:rtl w:val="0"/>
              </w:rPr>
            </w:r>
          </w:p>
        </w:tc>
        <w:tc>
          <w:tcPr/>
          <w:p w:rsidR="00000000" w:rsidDel="00000000" w:rsidP="00000000" w:rsidRDefault="00000000" w:rsidRPr="00000000" w14:paraId="000000BA">
            <w:pPr>
              <w:ind w:firstLine="0"/>
              <w:rPr/>
            </w:pPr>
            <w:r w:rsidDel="00000000" w:rsidR="00000000" w:rsidRPr="00000000">
              <w:rPr>
                <w:rtl w:val="0"/>
              </w:rPr>
              <w:t xml:space="preserve">Hoàn thành</w:t>
            </w:r>
          </w:p>
        </w:tc>
        <w:tc>
          <w:tcPr/>
          <w:p w:rsidR="00000000" w:rsidDel="00000000" w:rsidP="00000000" w:rsidRDefault="00000000" w:rsidRPr="00000000" w14:paraId="000000BB">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BC">
            <w:pPr>
              <w:ind w:firstLine="0"/>
              <w:rPr/>
            </w:pPr>
            <w:r w:rsidDel="00000000" w:rsidR="00000000" w:rsidRPr="00000000">
              <w:rPr>
                <w:rtl w:val="0"/>
              </w:rPr>
              <w:t xml:space="preserve">3.5</w:t>
            </w:r>
          </w:p>
        </w:tc>
        <w:tc>
          <w:tcPr/>
          <w:p w:rsidR="00000000" w:rsidDel="00000000" w:rsidP="00000000" w:rsidRDefault="00000000" w:rsidRPr="00000000" w14:paraId="000000BD">
            <w:pPr>
              <w:ind w:firstLine="0"/>
              <w:rPr/>
            </w:pPr>
            <w:r w:rsidDel="00000000" w:rsidR="00000000" w:rsidRPr="00000000">
              <w:rPr>
                <w:rtl w:val="0"/>
              </w:rPr>
              <w:t xml:space="preserve">Lập trình nghiệp vụ</w:t>
            </w:r>
          </w:p>
        </w:tc>
        <w:tc>
          <w:tcPr/>
          <w:p w:rsidR="00000000" w:rsidDel="00000000" w:rsidP="00000000" w:rsidRDefault="00000000" w:rsidRPr="00000000" w14:paraId="000000BE">
            <w:pPr>
              <w:ind w:firstLine="0"/>
              <w:rPr/>
            </w:pPr>
            <w:r w:rsidDel="00000000" w:rsidR="00000000" w:rsidRPr="00000000">
              <w:rPr>
                <w:rtl w:val="0"/>
              </w:rPr>
              <w:t xml:space="preserve">16-10-2021</w:t>
            </w:r>
          </w:p>
        </w:tc>
        <w:tc>
          <w:tcPr/>
          <w:p w:rsidR="00000000" w:rsidDel="00000000" w:rsidP="00000000" w:rsidRDefault="00000000" w:rsidRPr="00000000" w14:paraId="000000BF">
            <w:pPr>
              <w:ind w:firstLine="0"/>
              <w:rPr/>
            </w:pPr>
            <w:r w:rsidDel="00000000" w:rsidR="00000000" w:rsidRPr="00000000">
              <w:rPr>
                <w:rtl w:val="0"/>
              </w:rPr>
            </w:r>
          </w:p>
        </w:tc>
        <w:tc>
          <w:tcPr/>
          <w:p w:rsidR="00000000" w:rsidDel="00000000" w:rsidP="00000000" w:rsidRDefault="00000000" w:rsidRPr="00000000" w14:paraId="000000C0">
            <w:pPr>
              <w:ind w:firstLine="0"/>
              <w:rPr/>
            </w:pPr>
            <w:r w:rsidDel="00000000" w:rsidR="00000000" w:rsidRPr="00000000">
              <w:rPr>
                <w:rtl w:val="0"/>
              </w:rPr>
              <w:t xml:space="preserve">Hoàn thành</w:t>
            </w:r>
          </w:p>
        </w:tc>
        <w:tc>
          <w:tcPr/>
          <w:p w:rsidR="00000000" w:rsidDel="00000000" w:rsidP="00000000" w:rsidRDefault="00000000" w:rsidRPr="00000000" w14:paraId="000000C1">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C2">
            <w:pPr>
              <w:ind w:firstLine="0"/>
              <w:rPr/>
            </w:pPr>
            <w:r w:rsidDel="00000000" w:rsidR="00000000" w:rsidRPr="00000000">
              <w:rPr>
                <w:rtl w:val="0"/>
              </w:rPr>
              <w:t xml:space="preserve">4</w:t>
            </w:r>
          </w:p>
        </w:tc>
        <w:tc>
          <w:tcPr/>
          <w:p w:rsidR="00000000" w:rsidDel="00000000" w:rsidP="00000000" w:rsidRDefault="00000000" w:rsidRPr="00000000" w14:paraId="000000C3">
            <w:pPr>
              <w:ind w:firstLine="0"/>
              <w:rPr/>
            </w:pPr>
            <w:r w:rsidDel="00000000" w:rsidR="00000000" w:rsidRPr="00000000">
              <w:rPr>
                <w:rtl w:val="0"/>
              </w:rPr>
              <w:t xml:space="preserve">Kiểm thử</w:t>
            </w:r>
          </w:p>
        </w:tc>
        <w:tc>
          <w:tcPr/>
          <w:p w:rsidR="00000000" w:rsidDel="00000000" w:rsidP="00000000" w:rsidRDefault="00000000" w:rsidRPr="00000000" w14:paraId="000000C4">
            <w:pPr>
              <w:ind w:firstLine="0"/>
              <w:rPr/>
            </w:pPr>
            <w:r w:rsidDel="00000000" w:rsidR="00000000" w:rsidRPr="00000000">
              <w:rPr>
                <w:rtl w:val="0"/>
              </w:rPr>
              <w:t xml:space="preserve">17-10-2021</w:t>
            </w:r>
          </w:p>
        </w:tc>
        <w:tc>
          <w:tcPr/>
          <w:p w:rsidR="00000000" w:rsidDel="00000000" w:rsidP="00000000" w:rsidRDefault="00000000" w:rsidRPr="00000000" w14:paraId="000000C5">
            <w:pPr>
              <w:ind w:firstLine="0"/>
              <w:rPr/>
            </w:pPr>
            <w:r w:rsidDel="00000000" w:rsidR="00000000" w:rsidRPr="00000000">
              <w:rPr>
                <w:rtl w:val="0"/>
              </w:rPr>
            </w:r>
          </w:p>
        </w:tc>
        <w:tc>
          <w:tcPr/>
          <w:p w:rsidR="00000000" w:rsidDel="00000000" w:rsidP="00000000" w:rsidRDefault="00000000" w:rsidRPr="00000000" w14:paraId="000000C6">
            <w:pPr>
              <w:ind w:firstLine="0"/>
              <w:rPr/>
            </w:pPr>
            <w:r w:rsidDel="00000000" w:rsidR="00000000" w:rsidRPr="00000000">
              <w:rPr>
                <w:rtl w:val="0"/>
              </w:rPr>
            </w:r>
          </w:p>
        </w:tc>
        <w:tc>
          <w:tcPr/>
          <w:p w:rsidR="00000000" w:rsidDel="00000000" w:rsidP="00000000" w:rsidRDefault="00000000" w:rsidRPr="00000000" w14:paraId="000000C7">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C8">
            <w:pPr>
              <w:ind w:firstLine="0"/>
              <w:rPr/>
            </w:pPr>
            <w:r w:rsidDel="00000000" w:rsidR="00000000" w:rsidRPr="00000000">
              <w:rPr>
                <w:rtl w:val="0"/>
              </w:rPr>
              <w:t xml:space="preserve">4.1</w:t>
            </w:r>
          </w:p>
        </w:tc>
        <w:tc>
          <w:tcPr/>
          <w:p w:rsidR="00000000" w:rsidDel="00000000" w:rsidP="00000000" w:rsidRDefault="00000000" w:rsidRPr="00000000" w14:paraId="000000C9">
            <w:pPr>
              <w:ind w:firstLine="0"/>
              <w:rPr/>
            </w:pPr>
            <w:r w:rsidDel="00000000" w:rsidR="00000000" w:rsidRPr="00000000">
              <w:rPr>
                <w:rtl w:val="0"/>
              </w:rPr>
              <w:t xml:space="preserve">Xây dựng kịch bảng kiểm thử</w:t>
            </w:r>
          </w:p>
        </w:tc>
        <w:tc>
          <w:tcPr/>
          <w:p w:rsidR="00000000" w:rsidDel="00000000" w:rsidP="00000000" w:rsidRDefault="00000000" w:rsidRPr="00000000" w14:paraId="000000CA">
            <w:pPr>
              <w:ind w:firstLine="0"/>
              <w:rPr/>
            </w:pPr>
            <w:r w:rsidDel="00000000" w:rsidR="00000000" w:rsidRPr="00000000">
              <w:rPr>
                <w:rtl w:val="0"/>
              </w:rPr>
              <w:t xml:space="preserve">17-10-2021</w:t>
            </w:r>
          </w:p>
        </w:tc>
        <w:tc>
          <w:tcPr/>
          <w:p w:rsidR="00000000" w:rsidDel="00000000" w:rsidP="00000000" w:rsidRDefault="00000000" w:rsidRPr="00000000" w14:paraId="000000CB">
            <w:pPr>
              <w:ind w:firstLine="0"/>
              <w:rPr/>
            </w:pPr>
            <w:r w:rsidDel="00000000" w:rsidR="00000000" w:rsidRPr="00000000">
              <w:rPr>
                <w:rtl w:val="0"/>
              </w:rPr>
            </w:r>
          </w:p>
        </w:tc>
        <w:tc>
          <w:tcPr/>
          <w:p w:rsidR="00000000" w:rsidDel="00000000" w:rsidP="00000000" w:rsidRDefault="00000000" w:rsidRPr="00000000" w14:paraId="000000CC">
            <w:pPr>
              <w:ind w:firstLine="0"/>
              <w:rPr/>
            </w:pPr>
            <w:r w:rsidDel="00000000" w:rsidR="00000000" w:rsidRPr="00000000">
              <w:rPr>
                <w:rtl w:val="0"/>
              </w:rPr>
            </w:r>
          </w:p>
        </w:tc>
        <w:tc>
          <w:tcPr/>
          <w:p w:rsidR="00000000" w:rsidDel="00000000" w:rsidP="00000000" w:rsidRDefault="00000000" w:rsidRPr="00000000" w14:paraId="000000CD">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CE">
            <w:pPr>
              <w:ind w:firstLine="0"/>
              <w:rPr/>
            </w:pPr>
            <w:r w:rsidDel="00000000" w:rsidR="00000000" w:rsidRPr="00000000">
              <w:rPr>
                <w:rtl w:val="0"/>
              </w:rPr>
              <w:t xml:space="preserve">4.2</w:t>
            </w:r>
          </w:p>
        </w:tc>
        <w:tc>
          <w:tcPr/>
          <w:p w:rsidR="00000000" w:rsidDel="00000000" w:rsidP="00000000" w:rsidRDefault="00000000" w:rsidRPr="00000000" w14:paraId="000000CF">
            <w:pPr>
              <w:ind w:firstLine="0"/>
              <w:rPr/>
            </w:pPr>
            <w:r w:rsidDel="00000000" w:rsidR="00000000" w:rsidRPr="00000000">
              <w:rPr>
                <w:rtl w:val="0"/>
              </w:rPr>
              <w:t xml:space="preserve">Bắt đầu kiểm thử </w:t>
            </w:r>
          </w:p>
        </w:tc>
        <w:tc>
          <w:tcPr/>
          <w:p w:rsidR="00000000" w:rsidDel="00000000" w:rsidP="00000000" w:rsidRDefault="00000000" w:rsidRPr="00000000" w14:paraId="000000D0">
            <w:pPr>
              <w:ind w:firstLine="0"/>
              <w:rPr/>
            </w:pPr>
            <w:r w:rsidDel="00000000" w:rsidR="00000000" w:rsidRPr="00000000">
              <w:rPr>
                <w:rtl w:val="0"/>
              </w:rPr>
              <w:t xml:space="preserve">18-10-2021</w:t>
            </w:r>
          </w:p>
        </w:tc>
        <w:tc>
          <w:tcPr/>
          <w:p w:rsidR="00000000" w:rsidDel="00000000" w:rsidP="00000000" w:rsidRDefault="00000000" w:rsidRPr="00000000" w14:paraId="000000D1">
            <w:pPr>
              <w:ind w:firstLine="0"/>
              <w:rPr/>
            </w:pPr>
            <w:r w:rsidDel="00000000" w:rsidR="00000000" w:rsidRPr="00000000">
              <w:rPr>
                <w:rtl w:val="0"/>
              </w:rPr>
            </w:r>
          </w:p>
        </w:tc>
        <w:tc>
          <w:tcPr/>
          <w:p w:rsidR="00000000" w:rsidDel="00000000" w:rsidP="00000000" w:rsidRDefault="00000000" w:rsidRPr="00000000" w14:paraId="000000D2">
            <w:pPr>
              <w:ind w:firstLine="0"/>
              <w:rPr/>
            </w:pPr>
            <w:r w:rsidDel="00000000" w:rsidR="00000000" w:rsidRPr="00000000">
              <w:rPr>
                <w:rtl w:val="0"/>
              </w:rPr>
            </w:r>
          </w:p>
        </w:tc>
        <w:tc>
          <w:tcPr/>
          <w:p w:rsidR="00000000" w:rsidDel="00000000" w:rsidP="00000000" w:rsidRDefault="00000000" w:rsidRPr="00000000" w14:paraId="000000D3">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D4">
            <w:pPr>
              <w:ind w:firstLine="0"/>
              <w:rPr/>
            </w:pPr>
            <w:r w:rsidDel="00000000" w:rsidR="00000000" w:rsidRPr="00000000">
              <w:rPr>
                <w:rtl w:val="0"/>
              </w:rPr>
              <w:t xml:space="preserve">4.3</w:t>
            </w:r>
          </w:p>
        </w:tc>
        <w:tc>
          <w:tcPr/>
          <w:p w:rsidR="00000000" w:rsidDel="00000000" w:rsidP="00000000" w:rsidRDefault="00000000" w:rsidRPr="00000000" w14:paraId="000000D5">
            <w:pPr>
              <w:ind w:firstLine="0"/>
              <w:rPr/>
            </w:pPr>
            <w:r w:rsidDel="00000000" w:rsidR="00000000" w:rsidRPr="00000000">
              <w:rPr>
                <w:rtl w:val="0"/>
              </w:rPr>
              <w:t xml:space="preserve">Hướng giải quyết lỗi (Nếu có )</w:t>
            </w:r>
          </w:p>
        </w:tc>
        <w:tc>
          <w:tcPr/>
          <w:p w:rsidR="00000000" w:rsidDel="00000000" w:rsidP="00000000" w:rsidRDefault="00000000" w:rsidRPr="00000000" w14:paraId="000000D6">
            <w:pPr>
              <w:ind w:firstLine="0"/>
              <w:rPr/>
            </w:pPr>
            <w:r w:rsidDel="00000000" w:rsidR="00000000" w:rsidRPr="00000000">
              <w:rPr>
                <w:rtl w:val="0"/>
              </w:rPr>
              <w:t xml:space="preserve">18-10-2021</w:t>
            </w:r>
          </w:p>
        </w:tc>
        <w:tc>
          <w:tcPr/>
          <w:p w:rsidR="00000000" w:rsidDel="00000000" w:rsidP="00000000" w:rsidRDefault="00000000" w:rsidRPr="00000000" w14:paraId="000000D7">
            <w:pPr>
              <w:ind w:firstLine="0"/>
              <w:rPr/>
            </w:pPr>
            <w:r w:rsidDel="00000000" w:rsidR="00000000" w:rsidRPr="00000000">
              <w:rPr>
                <w:rtl w:val="0"/>
              </w:rPr>
            </w:r>
          </w:p>
        </w:tc>
        <w:tc>
          <w:tcPr/>
          <w:p w:rsidR="00000000" w:rsidDel="00000000" w:rsidP="00000000" w:rsidRDefault="00000000" w:rsidRPr="00000000" w14:paraId="000000D8">
            <w:pPr>
              <w:ind w:firstLine="0"/>
              <w:rPr/>
            </w:pPr>
            <w:r w:rsidDel="00000000" w:rsidR="00000000" w:rsidRPr="00000000">
              <w:rPr>
                <w:rtl w:val="0"/>
              </w:rPr>
            </w:r>
          </w:p>
        </w:tc>
        <w:tc>
          <w:tcPr/>
          <w:p w:rsidR="00000000" w:rsidDel="00000000" w:rsidP="00000000" w:rsidRDefault="00000000" w:rsidRPr="00000000" w14:paraId="000000D9">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DA">
            <w:pPr>
              <w:ind w:firstLine="0"/>
              <w:rPr/>
            </w:pPr>
            <w:r w:rsidDel="00000000" w:rsidR="00000000" w:rsidRPr="00000000">
              <w:rPr>
                <w:rtl w:val="0"/>
              </w:rPr>
              <w:t xml:space="preserve">5</w:t>
            </w:r>
          </w:p>
        </w:tc>
        <w:tc>
          <w:tcPr/>
          <w:p w:rsidR="00000000" w:rsidDel="00000000" w:rsidP="00000000" w:rsidRDefault="00000000" w:rsidRPr="00000000" w14:paraId="000000DB">
            <w:pPr>
              <w:ind w:firstLine="0"/>
              <w:rPr/>
            </w:pPr>
            <w:r w:rsidDel="00000000" w:rsidR="00000000" w:rsidRPr="00000000">
              <w:rPr>
                <w:rtl w:val="0"/>
              </w:rPr>
              <w:t xml:space="preserve">Đóng gói &amp; triển khai</w:t>
            </w:r>
          </w:p>
        </w:tc>
        <w:tc>
          <w:tcPr/>
          <w:p w:rsidR="00000000" w:rsidDel="00000000" w:rsidP="00000000" w:rsidRDefault="00000000" w:rsidRPr="00000000" w14:paraId="000000DC">
            <w:pPr>
              <w:ind w:firstLine="0"/>
              <w:rPr/>
            </w:pPr>
            <w:r w:rsidDel="00000000" w:rsidR="00000000" w:rsidRPr="00000000">
              <w:rPr>
                <w:rtl w:val="0"/>
              </w:rPr>
              <w:t xml:space="preserve">20-10-2021</w:t>
            </w:r>
          </w:p>
        </w:tc>
        <w:tc>
          <w:tcPr/>
          <w:p w:rsidR="00000000" w:rsidDel="00000000" w:rsidP="00000000" w:rsidRDefault="00000000" w:rsidRPr="00000000" w14:paraId="000000DD">
            <w:pPr>
              <w:ind w:firstLine="0"/>
              <w:rPr/>
            </w:pPr>
            <w:r w:rsidDel="00000000" w:rsidR="00000000" w:rsidRPr="00000000">
              <w:rPr>
                <w:rtl w:val="0"/>
              </w:rPr>
            </w:r>
          </w:p>
        </w:tc>
        <w:tc>
          <w:tcPr/>
          <w:p w:rsidR="00000000" w:rsidDel="00000000" w:rsidP="00000000" w:rsidRDefault="00000000" w:rsidRPr="00000000" w14:paraId="000000DE">
            <w:pPr>
              <w:ind w:firstLine="0"/>
              <w:rPr/>
            </w:pPr>
            <w:r w:rsidDel="00000000" w:rsidR="00000000" w:rsidRPr="00000000">
              <w:rPr>
                <w:rtl w:val="0"/>
              </w:rPr>
            </w:r>
          </w:p>
        </w:tc>
        <w:tc>
          <w:tcPr/>
          <w:p w:rsidR="00000000" w:rsidDel="00000000" w:rsidP="00000000" w:rsidRDefault="00000000" w:rsidRPr="00000000" w14:paraId="000000DF">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E0">
            <w:pPr>
              <w:ind w:firstLine="0"/>
              <w:rPr/>
            </w:pPr>
            <w:r w:rsidDel="00000000" w:rsidR="00000000" w:rsidRPr="00000000">
              <w:rPr>
                <w:rtl w:val="0"/>
              </w:rPr>
              <w:t xml:space="preserve">5.1</w:t>
            </w:r>
          </w:p>
        </w:tc>
        <w:tc>
          <w:tcPr/>
          <w:p w:rsidR="00000000" w:rsidDel="00000000" w:rsidP="00000000" w:rsidRDefault="00000000" w:rsidRPr="00000000" w14:paraId="000000E1">
            <w:pPr>
              <w:ind w:firstLine="0"/>
              <w:rPr/>
            </w:pPr>
            <w:r w:rsidDel="00000000" w:rsidR="00000000" w:rsidRPr="00000000">
              <w:rPr>
                <w:rtl w:val="0"/>
              </w:rPr>
              <w:t xml:space="preserve">Đóng gói sản phẩm</w:t>
            </w:r>
          </w:p>
        </w:tc>
        <w:tc>
          <w:tcPr/>
          <w:p w:rsidR="00000000" w:rsidDel="00000000" w:rsidP="00000000" w:rsidRDefault="00000000" w:rsidRPr="00000000" w14:paraId="000000E2">
            <w:pPr>
              <w:ind w:firstLine="0"/>
              <w:rPr/>
            </w:pPr>
            <w:r w:rsidDel="00000000" w:rsidR="00000000" w:rsidRPr="00000000">
              <w:rPr>
                <w:rtl w:val="0"/>
              </w:rPr>
              <w:t xml:space="preserve">20-10-2021</w:t>
            </w:r>
          </w:p>
        </w:tc>
        <w:tc>
          <w:tcPr/>
          <w:p w:rsidR="00000000" w:rsidDel="00000000" w:rsidP="00000000" w:rsidRDefault="00000000" w:rsidRPr="00000000" w14:paraId="000000E3">
            <w:pPr>
              <w:ind w:firstLine="0"/>
              <w:rPr/>
            </w:pPr>
            <w:r w:rsidDel="00000000" w:rsidR="00000000" w:rsidRPr="00000000">
              <w:rPr>
                <w:rtl w:val="0"/>
              </w:rPr>
            </w:r>
          </w:p>
        </w:tc>
        <w:tc>
          <w:tcPr/>
          <w:p w:rsidR="00000000" w:rsidDel="00000000" w:rsidP="00000000" w:rsidRDefault="00000000" w:rsidRPr="00000000" w14:paraId="000000E4">
            <w:pPr>
              <w:ind w:firstLine="0"/>
              <w:rPr/>
            </w:pPr>
            <w:r w:rsidDel="00000000" w:rsidR="00000000" w:rsidRPr="00000000">
              <w:rPr>
                <w:rtl w:val="0"/>
              </w:rPr>
            </w:r>
          </w:p>
        </w:tc>
        <w:tc>
          <w:tcPr/>
          <w:p w:rsidR="00000000" w:rsidDel="00000000" w:rsidP="00000000" w:rsidRDefault="00000000" w:rsidRPr="00000000" w14:paraId="000000E5">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0E6">
            <w:pPr>
              <w:ind w:firstLine="0"/>
              <w:rPr/>
            </w:pPr>
            <w:r w:rsidDel="00000000" w:rsidR="00000000" w:rsidRPr="00000000">
              <w:rPr>
                <w:rtl w:val="0"/>
              </w:rPr>
              <w:t xml:space="preserve">5.2</w:t>
            </w:r>
          </w:p>
        </w:tc>
        <w:tc>
          <w:tcPr/>
          <w:p w:rsidR="00000000" w:rsidDel="00000000" w:rsidP="00000000" w:rsidRDefault="00000000" w:rsidRPr="00000000" w14:paraId="000000E7">
            <w:pPr>
              <w:ind w:firstLine="0"/>
              <w:rPr/>
            </w:pPr>
            <w:r w:rsidDel="00000000" w:rsidR="00000000" w:rsidRPr="00000000">
              <w:rPr>
                <w:rtl w:val="0"/>
              </w:rPr>
              <w:t xml:space="preserve">Hướng dẫn cài đặt</w:t>
            </w:r>
          </w:p>
        </w:tc>
        <w:tc>
          <w:tcPr/>
          <w:p w:rsidR="00000000" w:rsidDel="00000000" w:rsidP="00000000" w:rsidRDefault="00000000" w:rsidRPr="00000000" w14:paraId="000000E8">
            <w:pPr>
              <w:ind w:firstLine="0"/>
              <w:rPr/>
            </w:pPr>
            <w:r w:rsidDel="00000000" w:rsidR="00000000" w:rsidRPr="00000000">
              <w:rPr>
                <w:rtl w:val="0"/>
              </w:rPr>
              <w:t xml:space="preserve">20-10-2021</w:t>
            </w:r>
          </w:p>
        </w:tc>
        <w:tc>
          <w:tcPr/>
          <w:p w:rsidR="00000000" w:rsidDel="00000000" w:rsidP="00000000" w:rsidRDefault="00000000" w:rsidRPr="00000000" w14:paraId="000000E9">
            <w:pPr>
              <w:ind w:firstLine="0"/>
              <w:rPr/>
            </w:pPr>
            <w:r w:rsidDel="00000000" w:rsidR="00000000" w:rsidRPr="00000000">
              <w:rPr>
                <w:rtl w:val="0"/>
              </w:rPr>
            </w:r>
          </w:p>
        </w:tc>
        <w:tc>
          <w:tcPr/>
          <w:p w:rsidR="00000000" w:rsidDel="00000000" w:rsidP="00000000" w:rsidRDefault="00000000" w:rsidRPr="00000000" w14:paraId="000000EA">
            <w:pPr>
              <w:ind w:firstLine="0"/>
              <w:rPr/>
            </w:pPr>
            <w:r w:rsidDel="00000000" w:rsidR="00000000" w:rsidRPr="00000000">
              <w:rPr>
                <w:rtl w:val="0"/>
              </w:rPr>
            </w:r>
          </w:p>
        </w:tc>
        <w:tc>
          <w:tcPr/>
          <w:p w:rsidR="00000000" w:rsidDel="00000000" w:rsidP="00000000" w:rsidRDefault="00000000" w:rsidRPr="00000000" w14:paraId="000000EB">
            <w:pPr>
              <w:ind w:firstLine="0"/>
              <w:rPr/>
            </w:pPr>
            <w:r w:rsidDel="00000000" w:rsidR="00000000" w:rsidRPr="00000000">
              <w:rPr>
                <w:rtl w:val="0"/>
              </w:rPr>
            </w:r>
          </w:p>
        </w:tc>
      </w:tr>
    </w:tbl>
    <w:p w:rsidR="00000000" w:rsidDel="00000000" w:rsidP="00000000" w:rsidRDefault="00000000" w:rsidRPr="00000000" w14:paraId="000000EC">
      <w:pPr>
        <w:pStyle w:val="Title"/>
        <w:rPr>
          <w:color w:val="ff0000"/>
        </w:rPr>
      </w:pPr>
      <w:bookmarkStart w:colFirst="0" w:colLast="0" w:name="_bvtonzy4klo4" w:id="3"/>
      <w:bookmarkEnd w:id="3"/>
      <w:r w:rsidDel="00000000" w:rsidR="00000000" w:rsidRPr="00000000">
        <w:rPr>
          <w:color w:val="ff0000"/>
          <w:rtl w:val="0"/>
        </w:rPr>
        <w:t xml:space="preserve">2. Phân tích yêu cầu khách hàng</w:t>
      </w:r>
    </w:p>
    <w:p w:rsidR="00000000" w:rsidDel="00000000" w:rsidP="00000000" w:rsidRDefault="00000000" w:rsidRPr="00000000" w14:paraId="000000ED">
      <w:pPr>
        <w:spacing w:after="200" w:line="276" w:lineRule="auto"/>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LapTrinhCity mong muốn xây dựng một phần mềm để giải quyết khó khăn trên.</w:t>
      </w:r>
    </w:p>
    <w:p w:rsidR="00000000" w:rsidDel="00000000" w:rsidP="00000000" w:rsidRDefault="00000000" w:rsidRPr="00000000" w14:paraId="000000EE">
      <w:pPr>
        <w:numPr>
          <w:ilvl w:val="0"/>
          <w:numId w:val="4"/>
        </w:numPr>
        <w:spacing w:after="200" w:line="276" w:lineRule="auto"/>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Yêu cầu chức năng nghiệp vụ:</w:t>
      </w:r>
    </w:p>
    <w:p w:rsidR="00000000" w:rsidDel="00000000" w:rsidP="00000000" w:rsidRDefault="00000000" w:rsidRPr="00000000" w14:paraId="000000EF">
      <w:pPr>
        <w:numPr>
          <w:ilvl w:val="0"/>
          <w:numId w:val="6"/>
        </w:numPr>
        <w:spacing w:after="200" w:line="276" w:lineRule="auto"/>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Quản lý người đăng ký học</w:t>
      </w:r>
    </w:p>
    <w:p w:rsidR="00000000" w:rsidDel="00000000" w:rsidP="00000000" w:rsidRDefault="00000000" w:rsidRPr="00000000" w14:paraId="000000F0">
      <w:pPr>
        <w:numPr>
          <w:ilvl w:val="0"/>
          <w:numId w:val="6"/>
        </w:numPr>
        <w:spacing w:after="200"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Quản lý các chuyên đề</w:t>
      </w:r>
    </w:p>
    <w:p w:rsidR="00000000" w:rsidDel="00000000" w:rsidP="00000000" w:rsidRDefault="00000000" w:rsidRPr="00000000" w14:paraId="000000F1">
      <w:pPr>
        <w:numPr>
          <w:ilvl w:val="0"/>
          <w:numId w:val="6"/>
        </w:numPr>
        <w:spacing w:after="200"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Quản lý các khóa học được tạo ra từ các chuyên đề</w:t>
      </w:r>
    </w:p>
    <w:p w:rsidR="00000000" w:rsidDel="00000000" w:rsidP="00000000" w:rsidRDefault="00000000" w:rsidRPr="00000000" w14:paraId="000000F2">
      <w:pPr>
        <w:numPr>
          <w:ilvl w:val="0"/>
          <w:numId w:val="6"/>
        </w:numPr>
        <w:spacing w:after="200"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Quản lý học viên của các khóa học o Tổng hợp bảng điểm của các khóa học</w:t>
      </w:r>
    </w:p>
    <w:p w:rsidR="00000000" w:rsidDel="00000000" w:rsidP="00000000" w:rsidRDefault="00000000" w:rsidRPr="00000000" w14:paraId="000000F3">
      <w:pPr>
        <w:numPr>
          <w:ilvl w:val="0"/>
          <w:numId w:val="6"/>
        </w:numPr>
        <w:spacing w:after="200"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Thống kê doanh thu, số lượng người học từng chuyên đề theo năm</w:t>
      </w:r>
    </w:p>
    <w:p w:rsidR="00000000" w:rsidDel="00000000" w:rsidP="00000000" w:rsidRDefault="00000000" w:rsidRPr="00000000" w14:paraId="000000F4">
      <w:pPr>
        <w:numPr>
          <w:ilvl w:val="0"/>
          <w:numId w:val="6"/>
        </w:numPr>
        <w:spacing w:after="200"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Tổng hợp số lượng người học đăng ký theo tháng</w:t>
      </w:r>
    </w:p>
    <w:p w:rsidR="00000000" w:rsidDel="00000000" w:rsidP="00000000" w:rsidRDefault="00000000" w:rsidRPr="00000000" w14:paraId="000000F5">
      <w:pPr>
        <w:numPr>
          <w:ilvl w:val="0"/>
          <w:numId w:val="4"/>
        </w:numPr>
        <w:spacing w:after="200" w:line="276" w:lineRule="auto"/>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Yêu cầu về bảo mật:</w:t>
      </w:r>
    </w:p>
    <w:p w:rsidR="00000000" w:rsidDel="00000000" w:rsidP="00000000" w:rsidRDefault="00000000" w:rsidRPr="00000000" w14:paraId="000000F6">
      <w:pPr>
        <w:numPr>
          <w:ilvl w:val="0"/>
          <w:numId w:val="7"/>
        </w:numPr>
        <w:spacing w:after="200" w:line="276" w:lineRule="auto"/>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Tất cả mọi thành viên phải đăng nhập mới sử dụng được phần mềm</w:t>
      </w:r>
    </w:p>
    <w:p w:rsidR="00000000" w:rsidDel="00000000" w:rsidP="00000000" w:rsidRDefault="00000000" w:rsidRPr="00000000" w14:paraId="000000F7">
      <w:pPr>
        <w:numPr>
          <w:ilvl w:val="0"/>
          <w:numId w:val="7"/>
        </w:numPr>
        <w:spacing w:after="200"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Trưởng phòng đào tạo được phép thực hiện tất cả các chức năng</w:t>
      </w:r>
    </w:p>
    <w:p w:rsidR="00000000" w:rsidDel="00000000" w:rsidP="00000000" w:rsidRDefault="00000000" w:rsidRPr="00000000" w14:paraId="000000F8">
      <w:pPr>
        <w:numPr>
          <w:ilvl w:val="0"/>
          <w:numId w:val="7"/>
        </w:numPr>
        <w:spacing w:after="200"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Nhân viên phòng đào tạo không được phép xóa dữ liệu và cũng không được xem thông tin về doanh thu</w:t>
      </w:r>
    </w:p>
    <w:p w:rsidR="00000000" w:rsidDel="00000000" w:rsidP="00000000" w:rsidRDefault="00000000" w:rsidRPr="00000000" w14:paraId="000000F9">
      <w:pPr>
        <w:numPr>
          <w:ilvl w:val="0"/>
          <w:numId w:val="4"/>
        </w:numPr>
        <w:spacing w:after="200" w:line="276" w:lineRule="auto"/>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Yêu cầu về môi trường công nghệ:</w:t>
      </w:r>
      <w:r w:rsidDel="00000000" w:rsidR="00000000" w:rsidRPr="00000000">
        <w:rPr>
          <w:rtl w:val="0"/>
        </w:rPr>
      </w:r>
    </w:p>
    <w:p w:rsidR="00000000" w:rsidDel="00000000" w:rsidP="00000000" w:rsidRDefault="00000000" w:rsidRPr="00000000" w14:paraId="000000FA">
      <w:pPr>
        <w:numPr>
          <w:ilvl w:val="0"/>
          <w:numId w:val="7"/>
        </w:numPr>
        <w:spacing w:after="200"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Ứng dụng phải được thực với công nghệ Swing và JDBC chạy trên mọi hệ điều hành với môi trường JDK tối thiểu 1.8</w:t>
      </w:r>
    </w:p>
    <w:p w:rsidR="00000000" w:rsidDel="00000000" w:rsidP="00000000" w:rsidRDefault="00000000" w:rsidRPr="00000000" w14:paraId="000000FB">
      <w:pPr>
        <w:numPr>
          <w:ilvl w:val="0"/>
          <w:numId w:val="7"/>
        </w:numPr>
        <w:spacing w:after="200" w:line="276" w:lineRule="auto"/>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Hệ quản trị CSDL SQL Server 2008 trở lên</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rtl w:val="0"/>
        </w:rPr>
      </w:r>
    </w:p>
    <w:p w:rsidR="00000000" w:rsidDel="00000000" w:rsidP="00000000" w:rsidRDefault="00000000" w:rsidRPr="00000000" w14:paraId="000000FD">
      <w:pPr>
        <w:pStyle w:val="Heading2"/>
        <w:ind w:firstLine="576"/>
        <w:rPr/>
      </w:pPr>
      <w:bookmarkStart w:colFirst="0" w:colLast="0" w:name="_tyjcwt" w:id="4"/>
      <w:bookmarkEnd w:id="4"/>
      <w:r w:rsidDel="00000000" w:rsidR="00000000" w:rsidRPr="00000000">
        <w:rPr>
          <w:rtl w:val="0"/>
        </w:rPr>
        <w:t xml:space="preserve">2.1.Sơ đồ Use Case</w:t>
      </w:r>
    </w:p>
    <w:p w:rsidR="00000000" w:rsidDel="00000000" w:rsidP="00000000" w:rsidRDefault="00000000" w:rsidRPr="00000000" w14:paraId="000000FE">
      <w:pPr>
        <w:spacing w:after="200" w:line="276"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là sơ đồ tổng quan về mặt chức năng và phân vai trò người sử dụng. Dựa vào yêu cầu hệ thống của khách hàng, chúng ta có thể phác thảo sơ đồ use case như sau.</w:t>
      </w:r>
    </w:p>
    <w:p w:rsidR="00000000" w:rsidDel="00000000" w:rsidP="00000000" w:rsidRDefault="00000000" w:rsidRPr="00000000" w14:paraId="000000FF">
      <w:pPr>
        <w:spacing w:after="200" w:line="276"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0">
      <w:pPr>
        <w:spacing w:after="200" w:line="276"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4165600"/>
            <wp:effectExtent b="0" l="0" r="0" t="0"/>
            <wp:docPr id="13"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00" w:line="276"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2">
      <w:pPr>
        <w:pStyle w:val="Heading2"/>
        <w:ind w:firstLine="576"/>
        <w:rPr>
          <w:vertAlign w:val="baseline"/>
        </w:rPr>
      </w:pPr>
      <w:bookmarkStart w:colFirst="0" w:colLast="0" w:name="_3dy6vkm" w:id="5"/>
      <w:bookmarkEnd w:id="5"/>
      <w:r w:rsidDel="00000000" w:rsidR="00000000" w:rsidRPr="00000000">
        <w:rPr>
          <w:rtl w:val="0"/>
        </w:rPr>
        <w:t xml:space="preserve">2.2.Đặc tả yêu cầu hệ thống (SRS)</w:t>
      </w:r>
      <w:r w:rsidDel="00000000" w:rsidR="00000000" w:rsidRPr="00000000">
        <w:rPr>
          <w:rtl w:val="0"/>
        </w:rPr>
      </w:r>
    </w:p>
    <w:p w:rsidR="00000000" w:rsidDel="00000000" w:rsidP="00000000" w:rsidRDefault="00000000" w:rsidRPr="00000000" w14:paraId="00000103">
      <w:pPr>
        <w:pStyle w:val="Heading3"/>
        <w:ind w:firstLine="720"/>
        <w:rPr/>
      </w:pPr>
      <w:bookmarkStart w:colFirst="0" w:colLast="0" w:name="_1t3h5sf" w:id="6"/>
      <w:bookmarkEnd w:id="6"/>
      <w:r w:rsidDel="00000000" w:rsidR="00000000" w:rsidRPr="00000000">
        <w:rPr>
          <w:rtl w:val="0"/>
        </w:rPr>
        <w:t xml:space="preserve">2.2.1Quản lý nhân viên</w:t>
      </w:r>
    </w:p>
    <w:p w:rsidR="00000000" w:rsidDel="00000000" w:rsidP="00000000" w:rsidRDefault="00000000" w:rsidRPr="00000000" w14:paraId="00000104">
      <w:pPr>
        <w:numPr>
          <w:ilvl w:val="0"/>
          <w:numId w:val="11"/>
        </w:numPr>
        <w:ind w:left="720" w:hanging="360"/>
      </w:pPr>
      <w:r w:rsidDel="00000000" w:rsidR="00000000" w:rsidRPr="00000000">
        <w:rPr>
          <w:vertAlign w:val="baseline"/>
          <w:rtl w:val="0"/>
        </w:rPr>
        <w:t xml:space="preserve">Mô tả chức năng:</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vertAlign w:val="baseline"/>
        </w:rPr>
      </w:pPr>
      <w:r w:rsidDel="00000000" w:rsidR="00000000" w:rsidRPr="00000000">
        <w:rPr>
          <w:vertAlign w:val="baseline"/>
          <w:rtl w:val="0"/>
        </w:rPr>
        <w:t xml:space="preserve">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11"/>
        </w:numPr>
        <w:ind w:left="720" w:hanging="360"/>
      </w:pPr>
      <w:r w:rsidDel="00000000" w:rsidR="00000000" w:rsidRPr="00000000">
        <w:rPr>
          <w:vertAlign w:val="baseline"/>
          <w:rtl w:val="0"/>
        </w:rPr>
        <w:t xml:space="preserve">Dữ liệu liên quan: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vertAlign w:val="baseline"/>
        </w:rPr>
      </w:pPr>
      <w:r w:rsidDel="00000000" w:rsidR="00000000" w:rsidRPr="00000000">
        <w:rPr>
          <w:vertAlign w:val="baseline"/>
          <w:rtl w:val="0"/>
        </w:rPr>
        <w:t xml:space="preserve">Thông tin của mỗi nhân viên gồm: mã nhân viên, họ và tên, mật khẩu đăng nhập, vai trò của nhân viên (gồm trưởng phòng và nhân viên bình thường).</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11"/>
        </w:numPr>
        <w:ind w:left="720" w:hanging="360"/>
      </w:pPr>
      <w:r w:rsidDel="00000000" w:rsidR="00000000" w:rsidRPr="00000000">
        <w:rPr>
          <w:vertAlign w:val="baseline"/>
          <w:rtl w:val="0"/>
        </w:rPr>
        <w:t xml:space="preserve">Đối tượng sử dụng:</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đăng nhập thì  </w:t>
      </w:r>
      <w:r w:rsidDel="00000000" w:rsidR="00000000" w:rsidRPr="00000000">
        <w:rPr>
          <w:b w:val="1"/>
          <w:i w:val="0"/>
          <w:smallCaps w:val="0"/>
          <w:strike w:val="0"/>
          <w:color w:val="000000"/>
          <w:sz w:val="28"/>
          <w:szCs w:val="28"/>
          <w:u w:val="none"/>
          <w:shd w:fill="auto" w:val="clear"/>
          <w:vertAlign w:val="baseline"/>
          <w:rtl w:val="0"/>
        </w:rPr>
        <w:t xml:space="preserve">nhân viên nào cũng có thể sử dụng chức năng này, ngoại trừ xóa thì chỉ có trưởng phòng mới sử dụng được.</w:t>
      </w:r>
    </w:p>
    <w:p w:rsidR="00000000" w:rsidDel="00000000" w:rsidP="00000000" w:rsidRDefault="00000000" w:rsidRPr="00000000" w14:paraId="0000010F">
      <w:pPr>
        <w:pStyle w:val="Heading3"/>
        <w:ind w:firstLine="720"/>
        <w:rPr/>
      </w:pPr>
      <w:bookmarkStart w:colFirst="0" w:colLast="0" w:name="_4d34og8" w:id="7"/>
      <w:bookmarkEnd w:id="7"/>
      <w:r w:rsidDel="00000000" w:rsidR="00000000" w:rsidRPr="00000000">
        <w:rPr>
          <w:rtl w:val="0"/>
        </w:rPr>
        <w:t xml:space="preserve">2.2.2.Quản lý chuyên đề</w:t>
      </w:r>
    </w:p>
    <w:p w:rsidR="00000000" w:rsidDel="00000000" w:rsidP="00000000" w:rsidRDefault="00000000" w:rsidRPr="00000000" w14:paraId="00000110">
      <w:pPr>
        <w:numPr>
          <w:ilvl w:val="0"/>
          <w:numId w:val="11"/>
        </w:numPr>
        <w:ind w:left="720" w:hanging="360"/>
      </w:pPr>
      <w:r w:rsidDel="00000000" w:rsidR="00000000" w:rsidRPr="00000000">
        <w:rPr>
          <w:rtl w:val="0"/>
        </w:rPr>
        <w:t xml:space="preserve">Mô tả chức năng:</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Chức năng quản lý chuyên đề được sử dụng để quản lý thông tin chuyên đề. Yêu cầu của chức năng này là liệt kê danh sách chuyên đề, xem thông tin chi tiết của mỗi chuyên đề, thêm chuyên đề mới, cập nhật thông tin hoặc xóa chuyên đề đã tồn tài, tìm kiếm,điều hướng, nhập mới.</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numPr>
          <w:ilvl w:val="0"/>
          <w:numId w:val="11"/>
        </w:numPr>
        <w:ind w:left="720" w:hanging="360"/>
      </w:pPr>
      <w:r w:rsidDel="00000000" w:rsidR="00000000" w:rsidRPr="00000000">
        <w:rPr>
          <w:rtl w:val="0"/>
        </w:rPr>
        <w:t xml:space="preserve">Dữ liệu liên quan: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Thông tin của mỗi nhân viên gồm: mã chuyên đề, tên chuyên đề, học phí, thời lượng (giờ), hình logo, mô tả chuyên đề</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numPr>
          <w:ilvl w:val="0"/>
          <w:numId w:val="11"/>
        </w:numPr>
        <w:ind w:left="720" w:hanging="360"/>
      </w:pPr>
      <w:r w:rsidDel="00000000" w:rsidR="00000000" w:rsidRPr="00000000">
        <w:rPr>
          <w:rtl w:val="0"/>
        </w:rPr>
        <w:t xml:space="preserve">Đối tượng sử dụng:</w:t>
      </w:r>
    </w:p>
    <w:p w:rsidR="00000000" w:rsidDel="00000000" w:rsidP="00000000" w:rsidRDefault="00000000" w:rsidRPr="00000000" w14:paraId="00000119">
      <w:pPr>
        <w:spacing w:after="0" w:lineRule="auto"/>
        <w:ind w:left="720" w:firstLine="0"/>
        <w:rPr>
          <w:b w:val="1"/>
          <w:smallCaps w:val="1"/>
        </w:rPr>
      </w:pPr>
      <w:r w:rsidDel="00000000" w:rsidR="00000000" w:rsidRPr="00000000">
        <w:rPr>
          <w:rtl w:val="0"/>
        </w:rPr>
      </w:r>
    </w:p>
    <w:p w:rsidR="00000000" w:rsidDel="00000000" w:rsidP="00000000" w:rsidRDefault="00000000" w:rsidRPr="00000000" w14:paraId="0000011A">
      <w:pPr>
        <w:ind w:left="720" w:firstLine="0"/>
        <w:rPr>
          <w:b w:val="1"/>
          <w:smallCaps w:val="1"/>
        </w:rPr>
      </w:pPr>
      <w:r w:rsidDel="00000000" w:rsidR="00000000" w:rsidRPr="00000000">
        <w:rPr>
          <w:rtl w:val="0"/>
        </w:rPr>
        <w:t xml:space="preserve">Sau khi đăng nhập thì  </w:t>
      </w:r>
      <w:r w:rsidDel="00000000" w:rsidR="00000000" w:rsidRPr="00000000">
        <w:rPr>
          <w:b w:val="1"/>
          <w:rtl w:val="0"/>
        </w:rPr>
        <w:t xml:space="preserve">nhân viên nào cũng có thể sử dụng chức năng này, ngoại trừ xóa thì chỉ có trưởng phòng mới sử dụng được.</w:t>
      </w:r>
      <w:r w:rsidDel="00000000" w:rsidR="00000000" w:rsidRPr="00000000">
        <w:rPr>
          <w:rtl w:val="0"/>
        </w:rPr>
      </w:r>
    </w:p>
    <w:p w:rsidR="00000000" w:rsidDel="00000000" w:rsidP="00000000" w:rsidRDefault="00000000" w:rsidRPr="00000000" w14:paraId="0000011B">
      <w:pPr>
        <w:pStyle w:val="Heading3"/>
        <w:ind w:firstLine="720"/>
        <w:rPr/>
      </w:pPr>
      <w:bookmarkStart w:colFirst="0" w:colLast="0" w:name="_2s8eyo1" w:id="8"/>
      <w:bookmarkEnd w:id="8"/>
      <w:r w:rsidDel="00000000" w:rsidR="00000000" w:rsidRPr="00000000">
        <w:rPr>
          <w:rtl w:val="0"/>
        </w:rPr>
        <w:t xml:space="preserve">2.2.3.Quản lý người học</w:t>
      </w:r>
    </w:p>
    <w:p w:rsidR="00000000" w:rsidDel="00000000" w:rsidP="00000000" w:rsidRDefault="00000000" w:rsidRPr="00000000" w14:paraId="0000011C">
      <w:pPr>
        <w:numPr>
          <w:ilvl w:val="0"/>
          <w:numId w:val="11"/>
        </w:numPr>
        <w:ind w:left="720" w:hanging="360"/>
      </w:pPr>
      <w:r w:rsidDel="00000000" w:rsidR="00000000" w:rsidRPr="00000000">
        <w:rPr>
          <w:rtl w:val="0"/>
        </w:rPr>
        <w:t xml:space="preserve">Mô tả chức năng:</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Chức năng quản lý người học được sử dụng để quản lý thông tin người học. Yêu cầu của chức năng này là liệt kê danh sách người học, xem thông tin chi tiết của người học, thêm người học, cập nhật người học hoặc xóa người học đã tồn tài, tìm kiếm,điều hướng, nhập mới.</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11"/>
        </w:numPr>
        <w:ind w:left="720" w:hanging="360"/>
      </w:pPr>
      <w:r w:rsidDel="00000000" w:rsidR="00000000" w:rsidRPr="00000000">
        <w:rPr>
          <w:rtl w:val="0"/>
        </w:rPr>
        <w:t xml:space="preserve">Dữ liệu liên quan: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Thông tin của mỗi nhân viên gồm: mã người học, họ và tên, giới tính, ngày sinh, điện thoại, email, ghi chú, mã nhân viên, ngày đăng kí</w:t>
      </w:r>
    </w:p>
    <w:p w:rsidR="00000000" w:rsidDel="00000000" w:rsidP="00000000" w:rsidRDefault="00000000" w:rsidRPr="00000000" w14:paraId="00000123">
      <w:pPr>
        <w:numPr>
          <w:ilvl w:val="0"/>
          <w:numId w:val="11"/>
        </w:numPr>
        <w:ind w:left="720" w:hanging="360"/>
      </w:pPr>
      <w:r w:rsidDel="00000000" w:rsidR="00000000" w:rsidRPr="00000000">
        <w:rPr>
          <w:rtl w:val="0"/>
        </w:rPr>
        <w:t xml:space="preserve">Đối tượng sử dụng:</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Sau khi đăng nhập thì  nhân viên nào cũng có thể sử dụng chức năng này, ngoại trừ xóa thì chỉ có trưởng phòng mới sử dụng được.</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3"/>
        <w:ind w:firstLine="720"/>
        <w:rPr/>
      </w:pPr>
      <w:bookmarkStart w:colFirst="0" w:colLast="0" w:name="_17dp8vu" w:id="9"/>
      <w:bookmarkEnd w:id="9"/>
      <w:r w:rsidDel="00000000" w:rsidR="00000000" w:rsidRPr="00000000">
        <w:rPr>
          <w:rtl w:val="0"/>
        </w:rPr>
        <w:t xml:space="preserve">2.2.4.Quản lý khóa học</w:t>
      </w:r>
    </w:p>
    <w:p w:rsidR="00000000" w:rsidDel="00000000" w:rsidP="00000000" w:rsidRDefault="00000000" w:rsidRPr="00000000" w14:paraId="00000128">
      <w:pPr>
        <w:numPr>
          <w:ilvl w:val="0"/>
          <w:numId w:val="11"/>
        </w:numPr>
        <w:ind w:left="720" w:hanging="360"/>
      </w:pPr>
      <w:r w:rsidDel="00000000" w:rsidR="00000000" w:rsidRPr="00000000">
        <w:rPr>
          <w:rtl w:val="0"/>
        </w:rPr>
        <w:t xml:space="preserve">Mô tả chức năng:</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Chức năng quản lý khóa học được sử dụng để quản lý thông tin khóa học. Yêu cầu của chức năng này là liệt kê danh sách khóa học, xem thông tin chi tiết của khóa học, thêm khóa học, cập nhật khóa học hoặc xóa khóa học đã tồn tài, tìm kiếm , điều hướng,  nhập mới.</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numPr>
          <w:ilvl w:val="0"/>
          <w:numId w:val="11"/>
        </w:numPr>
        <w:ind w:left="720" w:hanging="360"/>
      </w:pPr>
      <w:r w:rsidDel="00000000" w:rsidR="00000000" w:rsidRPr="00000000">
        <w:rPr>
          <w:rtl w:val="0"/>
        </w:rPr>
        <w:t xml:space="preserve">Dữ liệu liên quan: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Thông tin của mỗi nhân viên gồm: mã khóa học, mã chuyên đề , học phí, thời lượng (giờ)</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11"/>
        </w:numPr>
        <w:ind w:left="720" w:hanging="360"/>
      </w:pPr>
      <w:r w:rsidDel="00000000" w:rsidR="00000000" w:rsidRPr="00000000">
        <w:rPr>
          <w:rtl w:val="0"/>
        </w:rPr>
        <w:t xml:space="preserve">Đối tượng sử dụng:</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Sau khi đăng nhập thì  nhân viên nào cũng có thể sử dụng chức năng này, ngoại trừ xóa thì chỉ có trưởng phòng mới sử dụng được.</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ind w:firstLine="720"/>
        <w:rPr/>
      </w:pPr>
      <w:bookmarkStart w:colFirst="0" w:colLast="0" w:name="_3rdcrjn" w:id="10"/>
      <w:bookmarkEnd w:id="10"/>
      <w:r w:rsidDel="00000000" w:rsidR="00000000" w:rsidRPr="00000000">
        <w:rPr>
          <w:rtl w:val="0"/>
        </w:rPr>
        <w:t xml:space="preserve">2.2.5.Quản lý học viên</w:t>
      </w:r>
    </w:p>
    <w:p w:rsidR="00000000" w:rsidDel="00000000" w:rsidP="00000000" w:rsidRDefault="00000000" w:rsidRPr="00000000" w14:paraId="00000135">
      <w:pPr>
        <w:numPr>
          <w:ilvl w:val="0"/>
          <w:numId w:val="11"/>
        </w:numPr>
        <w:ind w:left="720" w:hanging="360"/>
      </w:pPr>
      <w:r w:rsidDel="00000000" w:rsidR="00000000" w:rsidRPr="00000000">
        <w:rPr>
          <w:rtl w:val="0"/>
        </w:rPr>
        <w:t xml:space="preserve">Mô tả chức năng:</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Chức năng quản lý học viên được sử dụng để quản lý thông tin học viên. Yêu cầu của chức năng này là liệt kê danh sách học viên, xem thông tin chi tiết của học viên, thêm học viên, cập nhật học viên hoặc xóa học viên đã tồn tài, tìm kiếm , điều hướng,  nhập mới.</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numPr>
          <w:ilvl w:val="0"/>
          <w:numId w:val="11"/>
        </w:numPr>
        <w:ind w:left="720" w:hanging="360"/>
      </w:pPr>
      <w:r w:rsidDel="00000000" w:rsidR="00000000" w:rsidRPr="00000000">
        <w:rPr>
          <w:rtl w:val="0"/>
        </w:rPr>
        <w:t xml:space="preserve">Dữ liệu liên quan:</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Thông tin của mỗi nhân viên gồm: mã khóa học, mã chuyên đề , học phí, thời lượng (giờ)</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numPr>
          <w:ilvl w:val="0"/>
          <w:numId w:val="11"/>
        </w:numPr>
        <w:ind w:left="720" w:hanging="360"/>
      </w:pPr>
      <w:r w:rsidDel="00000000" w:rsidR="00000000" w:rsidRPr="00000000">
        <w:rPr>
          <w:rtl w:val="0"/>
        </w:rPr>
        <w:t xml:space="preserve">Đối tượng sử dụng:</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Sau khi đăng nhập thì  nhân viên nào cũng có thể sử dụng chức năng này, ngoại trừ xóa thì chỉ có trưởng phòng mới sử dụng được.</w:t>
      </w:r>
    </w:p>
    <w:p w:rsidR="00000000" w:rsidDel="00000000" w:rsidP="00000000" w:rsidRDefault="00000000" w:rsidRPr="00000000" w14:paraId="00000140">
      <w:pPr>
        <w:spacing w:after="0" w:lineRule="auto"/>
        <w:ind w:left="720" w:firstLine="0"/>
        <w:rPr>
          <w:b w:val="1"/>
        </w:rPr>
      </w:pPr>
      <w:r w:rsidDel="00000000" w:rsidR="00000000" w:rsidRPr="00000000">
        <w:rPr>
          <w:rtl w:val="0"/>
        </w:rPr>
      </w:r>
    </w:p>
    <w:p w:rsidR="00000000" w:rsidDel="00000000" w:rsidP="00000000" w:rsidRDefault="00000000" w:rsidRPr="00000000" w14:paraId="00000141">
      <w:pPr>
        <w:pStyle w:val="Heading3"/>
        <w:ind w:firstLine="720"/>
        <w:rPr/>
      </w:pPr>
      <w:bookmarkStart w:colFirst="0" w:colLast="0" w:name="_26in1rg" w:id="11"/>
      <w:bookmarkEnd w:id="11"/>
      <w:r w:rsidDel="00000000" w:rsidR="00000000" w:rsidRPr="00000000">
        <w:rPr>
          <w:rtl w:val="0"/>
        </w:rPr>
        <w:t xml:space="preserve">2.2.6.Quản lý tổng hợp – thống kê</w:t>
      </w:r>
    </w:p>
    <w:p w:rsidR="00000000" w:rsidDel="00000000" w:rsidP="00000000" w:rsidRDefault="00000000" w:rsidRPr="00000000" w14:paraId="00000142">
      <w:pPr>
        <w:numPr>
          <w:ilvl w:val="0"/>
          <w:numId w:val="11"/>
        </w:numPr>
        <w:spacing w:after="0" w:lineRule="auto"/>
        <w:ind w:left="720" w:hanging="360"/>
      </w:pPr>
      <w:r w:rsidDel="00000000" w:rsidR="00000000" w:rsidRPr="00000000">
        <w:rPr>
          <w:b w:val="1"/>
          <w:smallCaps w:val="1"/>
          <w:rtl w:val="0"/>
        </w:rPr>
        <w:t xml:space="preserve">Mô tả chức năng:</w:t>
      </w:r>
    </w:p>
    <w:p w:rsidR="00000000" w:rsidDel="00000000" w:rsidP="00000000" w:rsidRDefault="00000000" w:rsidRPr="00000000" w14:paraId="00000143">
      <w:pPr>
        <w:spacing w:after="0" w:lineRule="auto"/>
        <w:ind w:left="720" w:firstLine="0"/>
        <w:rPr>
          <w:b w:val="1"/>
          <w:smallCaps w:val="1"/>
        </w:rPr>
      </w:pPr>
      <w:r w:rsidDel="00000000" w:rsidR="00000000" w:rsidRPr="00000000">
        <w:rPr>
          <w:rtl w:val="0"/>
        </w:rPr>
      </w:r>
    </w:p>
    <w:p w:rsidR="00000000" w:rsidDel="00000000" w:rsidP="00000000" w:rsidRDefault="00000000" w:rsidRPr="00000000" w14:paraId="00000144">
      <w:pPr>
        <w:spacing w:after="0" w:lineRule="auto"/>
        <w:ind w:left="720" w:firstLine="0"/>
        <w:rPr/>
      </w:pPr>
      <w:r w:rsidDel="00000000" w:rsidR="00000000" w:rsidRPr="00000000">
        <w:rPr>
          <w:rtl w:val="0"/>
        </w:rPr>
        <w:t xml:space="preserve">Chức năng quản lý tổng hợp- thống kê sử dụng để tổng hợp- thống kế </w:t>
      </w:r>
      <w:r w:rsidDel="00000000" w:rsidR="00000000" w:rsidRPr="00000000">
        <w:rPr>
          <w:b w:val="1"/>
          <w:rtl w:val="0"/>
        </w:rPr>
        <w:t xml:space="preserve">doanh thu theo năm, điểm theo lớp, người học theo năm, điểm chuyên đề. </w:t>
      </w:r>
      <w:r w:rsidDel="00000000" w:rsidR="00000000" w:rsidRPr="00000000">
        <w:rPr>
          <w:rtl w:val="0"/>
        </w:rPr>
        <w:t xml:space="preserve">Yêu cầu chức năng này là </w:t>
      </w:r>
    </w:p>
    <w:p w:rsidR="00000000" w:rsidDel="00000000" w:rsidP="00000000" w:rsidRDefault="00000000" w:rsidRPr="00000000" w14:paraId="00000145">
      <w:pPr>
        <w:spacing w:after="0" w:lineRule="auto"/>
        <w:ind w:left="720" w:firstLine="0"/>
        <w:rPr/>
      </w:pPr>
      <w:r w:rsidDel="00000000" w:rsidR="00000000" w:rsidRPr="00000000">
        <w:rPr>
          <w:rtl w:val="0"/>
        </w:rPr>
      </w:r>
    </w:p>
    <w:p w:rsidR="00000000" w:rsidDel="00000000" w:rsidP="00000000" w:rsidRDefault="00000000" w:rsidRPr="00000000" w14:paraId="00000146">
      <w:pPr>
        <w:numPr>
          <w:ilvl w:val="0"/>
          <w:numId w:val="11"/>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47">
      <w:pPr>
        <w:spacing w:after="0" w:lineRule="auto"/>
        <w:rPr>
          <w:b w:val="1"/>
          <w:smallCaps w:val="1"/>
        </w:rPr>
      </w:pPr>
      <w:r w:rsidDel="00000000" w:rsidR="00000000" w:rsidRPr="00000000">
        <w:rPr>
          <w:rtl w:val="0"/>
        </w:rPr>
      </w:r>
    </w:p>
    <w:p w:rsidR="00000000" w:rsidDel="00000000" w:rsidP="00000000" w:rsidRDefault="00000000" w:rsidRPr="00000000" w14:paraId="00000148">
      <w:pPr>
        <w:spacing w:after="0" w:lineRule="auto"/>
        <w:ind w:left="720" w:firstLine="0"/>
        <w:rPr>
          <w:b w:val="1"/>
        </w:rPr>
      </w:pPr>
      <w:r w:rsidDel="00000000" w:rsidR="00000000" w:rsidRPr="00000000">
        <w:rPr>
          <w:rtl w:val="0"/>
        </w:rPr>
        <w:t xml:space="preserve">Thông tin của doanh thu theo năm theo năm gồm: </w:t>
      </w:r>
      <w:r w:rsidDel="00000000" w:rsidR="00000000" w:rsidRPr="00000000">
        <w:rPr>
          <w:b w:val="1"/>
          <w:rtl w:val="0"/>
        </w:rPr>
        <w:t xml:space="preserve">chuyên đề, số khóa, số học viên, doanh thu, học phí thấp nhất, học phí cao nhất, học phí trung bình</w:t>
      </w:r>
    </w:p>
    <w:p w:rsidR="00000000" w:rsidDel="00000000" w:rsidP="00000000" w:rsidRDefault="00000000" w:rsidRPr="00000000" w14:paraId="00000149">
      <w:pPr>
        <w:spacing w:after="0" w:lineRule="auto"/>
        <w:ind w:left="720" w:firstLine="0"/>
        <w:rPr>
          <w:b w:val="1"/>
        </w:rPr>
      </w:pPr>
      <w:r w:rsidDel="00000000" w:rsidR="00000000" w:rsidRPr="00000000">
        <w:rPr>
          <w:rtl w:val="0"/>
        </w:rPr>
      </w:r>
    </w:p>
    <w:p w:rsidR="00000000" w:rsidDel="00000000" w:rsidP="00000000" w:rsidRDefault="00000000" w:rsidRPr="00000000" w14:paraId="0000014A">
      <w:pPr>
        <w:spacing w:after="0" w:lineRule="auto"/>
        <w:ind w:left="720" w:firstLine="0"/>
        <w:rPr>
          <w:b w:val="1"/>
        </w:rPr>
      </w:pPr>
      <w:r w:rsidDel="00000000" w:rsidR="00000000" w:rsidRPr="00000000">
        <w:rPr>
          <w:rtl w:val="0"/>
        </w:rPr>
        <w:t xml:space="preserve">Thông tin của doanh thu theo năm theo năm gồm: </w:t>
      </w:r>
      <w:r w:rsidDel="00000000" w:rsidR="00000000" w:rsidRPr="00000000">
        <w:rPr>
          <w:b w:val="1"/>
          <w:rtl w:val="0"/>
        </w:rPr>
        <w:t xml:space="preserve">mã người học, họ và tên, điểm</w:t>
      </w:r>
    </w:p>
    <w:p w:rsidR="00000000" w:rsidDel="00000000" w:rsidP="00000000" w:rsidRDefault="00000000" w:rsidRPr="00000000" w14:paraId="0000014B">
      <w:pPr>
        <w:spacing w:after="0" w:lineRule="auto"/>
        <w:ind w:left="720" w:firstLine="0"/>
        <w:rPr>
          <w:b w:val="1"/>
        </w:rPr>
      </w:pPr>
      <w:r w:rsidDel="00000000" w:rsidR="00000000" w:rsidRPr="00000000">
        <w:rPr>
          <w:rtl w:val="0"/>
        </w:rPr>
      </w:r>
    </w:p>
    <w:p w:rsidR="00000000" w:rsidDel="00000000" w:rsidP="00000000" w:rsidRDefault="00000000" w:rsidRPr="00000000" w14:paraId="0000014C">
      <w:pPr>
        <w:spacing w:after="0" w:lineRule="auto"/>
        <w:ind w:left="720" w:firstLine="0"/>
        <w:rPr>
          <w:b w:val="1"/>
        </w:rPr>
      </w:pPr>
      <w:r w:rsidDel="00000000" w:rsidR="00000000" w:rsidRPr="00000000">
        <w:rPr>
          <w:rtl w:val="0"/>
        </w:rPr>
        <w:t xml:space="preserve">Thông tin của người học theo năm theo năm gồm: </w:t>
      </w:r>
      <w:r w:rsidDel="00000000" w:rsidR="00000000" w:rsidRPr="00000000">
        <w:rPr>
          <w:b w:val="1"/>
          <w:rtl w:val="0"/>
        </w:rPr>
        <w:t xml:space="preserve">năm, số học viên, ngày đăng kí sớm nhất, ngày đăng kí muộn nhất</w:t>
      </w:r>
    </w:p>
    <w:p w:rsidR="00000000" w:rsidDel="00000000" w:rsidP="00000000" w:rsidRDefault="00000000" w:rsidRPr="00000000" w14:paraId="0000014D">
      <w:pPr>
        <w:spacing w:after="0" w:lineRule="auto"/>
        <w:ind w:left="720" w:firstLine="0"/>
        <w:rPr>
          <w:b w:val="1"/>
        </w:rPr>
      </w:pPr>
      <w:r w:rsidDel="00000000" w:rsidR="00000000" w:rsidRPr="00000000">
        <w:rPr>
          <w:rtl w:val="0"/>
        </w:rPr>
      </w:r>
    </w:p>
    <w:p w:rsidR="00000000" w:rsidDel="00000000" w:rsidP="00000000" w:rsidRDefault="00000000" w:rsidRPr="00000000" w14:paraId="0000014E">
      <w:pPr>
        <w:spacing w:after="0" w:lineRule="auto"/>
        <w:ind w:left="720" w:firstLine="0"/>
        <w:rPr>
          <w:b w:val="1"/>
        </w:rPr>
      </w:pPr>
      <w:r w:rsidDel="00000000" w:rsidR="00000000" w:rsidRPr="00000000">
        <w:rPr>
          <w:rtl w:val="0"/>
        </w:rPr>
        <w:t xml:space="preserve">Thông tin của điểm chuyên đề gồm: </w:t>
      </w:r>
      <w:r w:rsidDel="00000000" w:rsidR="00000000" w:rsidRPr="00000000">
        <w:rPr>
          <w:b w:val="1"/>
          <w:rtl w:val="0"/>
        </w:rPr>
        <w:t xml:space="preserve">chuyên đề, số khóa, số học viên, doanh thu, học phí thấp nhất, học phí cao nhất, học phí trung bình</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11"/>
        </w:numPr>
        <w:ind w:left="720" w:hanging="360"/>
      </w:pPr>
      <w:r w:rsidDel="00000000" w:rsidR="00000000" w:rsidRPr="00000000">
        <w:rPr>
          <w:rtl w:val="0"/>
        </w:rPr>
        <w:t xml:space="preserve">Đối tượng sử dụng:</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trưởng phòng</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ind w:firstLine="720"/>
        <w:rPr/>
      </w:pPr>
      <w:bookmarkStart w:colFirst="0" w:colLast="0" w:name="_lnxbz9" w:id="12"/>
      <w:bookmarkEnd w:id="12"/>
      <w:r w:rsidDel="00000000" w:rsidR="00000000" w:rsidRPr="00000000">
        <w:rPr>
          <w:rtl w:val="0"/>
        </w:rPr>
        <w:t xml:space="preserve">2.2.7.Đăng nhập</w:t>
      </w:r>
    </w:p>
    <w:p w:rsidR="00000000" w:rsidDel="00000000" w:rsidP="00000000" w:rsidRDefault="00000000" w:rsidRPr="00000000" w14:paraId="00000155">
      <w:pPr>
        <w:numPr>
          <w:ilvl w:val="0"/>
          <w:numId w:val="11"/>
        </w:numPr>
        <w:ind w:left="720" w:hanging="360"/>
      </w:pPr>
      <w:r w:rsidDel="00000000" w:rsidR="00000000" w:rsidRPr="00000000">
        <w:rPr>
          <w:rtl w:val="0"/>
        </w:rPr>
        <w:t xml:space="preserve">Mô tả chức năng:</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Chức năng đăng nhập được sử dụng để đăng nhập vào hệ thống. Yêu cầu của chức năng này là tài khoảng đăng nhập vào hệ thống đúng với tài khoảng và mật khẩu hệ thống đã cung cấp</w:t>
      </w:r>
    </w:p>
    <w:p w:rsidR="00000000" w:rsidDel="00000000" w:rsidP="00000000" w:rsidRDefault="00000000" w:rsidRPr="00000000" w14:paraId="00000158">
      <w:pPr>
        <w:rPr/>
      </w:pPr>
      <w:r w:rsidDel="00000000" w:rsidR="00000000" w:rsidRPr="00000000">
        <w:rPr>
          <w:rtl w:val="0"/>
        </w:rPr>
        <w:t xml:space="preserve">  </w:t>
        <w:tab/>
      </w:r>
    </w:p>
    <w:p w:rsidR="00000000" w:rsidDel="00000000" w:rsidP="00000000" w:rsidRDefault="00000000" w:rsidRPr="00000000" w14:paraId="00000159">
      <w:pPr>
        <w:numPr>
          <w:ilvl w:val="0"/>
          <w:numId w:val="11"/>
        </w:numPr>
        <w:ind w:left="720" w:hanging="360"/>
      </w:pPr>
      <w:r w:rsidDel="00000000" w:rsidR="00000000" w:rsidRPr="00000000">
        <w:rPr>
          <w:rtl w:val="0"/>
        </w:rPr>
        <w:t xml:space="preserve">Dữ liệu liên quan:</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Thông tin của mỗi nhân viên gồm: mã nhân viên, họ và tên, mật khẩu đăng nhập, vai trò của nhân viên (gồm trưởng phòng và nhân viên bình thường).</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numPr>
          <w:ilvl w:val="0"/>
          <w:numId w:val="11"/>
        </w:numPr>
        <w:ind w:left="720" w:hanging="360"/>
      </w:pPr>
      <w:r w:rsidDel="00000000" w:rsidR="00000000" w:rsidRPr="00000000">
        <w:rPr>
          <w:rtl w:val="0"/>
        </w:rPr>
        <w:t xml:space="preserve">Đối tượng sử dụng:</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Bao gồm nhân viên và trưởng phòng</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3"/>
        <w:ind w:firstLine="720"/>
        <w:rPr/>
      </w:pPr>
      <w:bookmarkStart w:colFirst="0" w:colLast="0" w:name="_35nkun2" w:id="13"/>
      <w:bookmarkEnd w:id="13"/>
      <w:r w:rsidDel="00000000" w:rsidR="00000000" w:rsidRPr="00000000">
        <w:rPr>
          <w:rtl w:val="0"/>
        </w:rPr>
        <w:t xml:space="preserve">2.2.8.Đổi mật khẩu</w:t>
      </w:r>
    </w:p>
    <w:p w:rsidR="00000000" w:rsidDel="00000000" w:rsidP="00000000" w:rsidRDefault="00000000" w:rsidRPr="00000000" w14:paraId="00000162">
      <w:pPr>
        <w:numPr>
          <w:ilvl w:val="0"/>
          <w:numId w:val="11"/>
        </w:numPr>
        <w:ind w:left="720" w:hanging="360"/>
      </w:pPr>
      <w:r w:rsidDel="00000000" w:rsidR="00000000" w:rsidRPr="00000000">
        <w:rPr>
          <w:rtl w:val="0"/>
        </w:rPr>
        <w:t xml:space="preserve">Mô tả chức năng:</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Chức năng đổi mật khẩu được sử dụng để thay đổi mật khẩu đăng nhập vào hệ thống. Yêu cầu của chức năng này là mật khẩu hiện tại phải đúng với mật khẩu hệ thống đã cung cấp và xác nhận mật khẩu mới</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numPr>
          <w:ilvl w:val="0"/>
          <w:numId w:val="11"/>
        </w:numPr>
        <w:ind w:left="720" w:hanging="360"/>
      </w:pPr>
      <w:r w:rsidDel="00000000" w:rsidR="00000000" w:rsidRPr="00000000">
        <w:rPr>
          <w:rtl w:val="0"/>
        </w:rPr>
        <w:t xml:space="preserve">Dữ liệu liên quan: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Thông tin của mỗi nhân viên gồm: mã nhân viên, họ và tên, mật khẩu đăng nhập, vai trò của nhân viên (gồm trưởng phòng và nhân viên bình thường).</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numPr>
          <w:ilvl w:val="0"/>
          <w:numId w:val="11"/>
        </w:numPr>
        <w:ind w:left="720" w:hanging="360"/>
      </w:pPr>
      <w:r w:rsidDel="00000000" w:rsidR="00000000" w:rsidRPr="00000000">
        <w:rPr>
          <w:rtl w:val="0"/>
        </w:rPr>
        <w:t xml:space="preserve">Đối tượng sử dụng:</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Bao gồm nhân viên và trưởng phòng</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spacing w:after="0" w:lineRule="auto"/>
        <w:ind w:left="720" w:firstLine="0"/>
        <w:rPr>
          <w:b w:val="1"/>
        </w:rPr>
      </w:pPr>
      <w:r w:rsidDel="00000000" w:rsidR="00000000" w:rsidRPr="00000000">
        <w:rPr>
          <w:rtl w:val="0"/>
        </w:rPr>
      </w:r>
    </w:p>
    <w:p w:rsidR="00000000" w:rsidDel="00000000" w:rsidP="00000000" w:rsidRDefault="00000000" w:rsidRPr="00000000" w14:paraId="0000016F">
      <w:pPr>
        <w:pStyle w:val="Heading2"/>
        <w:ind w:firstLine="576"/>
        <w:rPr>
          <w:vertAlign w:val="baseline"/>
        </w:rPr>
      </w:pPr>
      <w:bookmarkStart w:colFirst="0" w:colLast="0" w:name="_1ksv4uv" w:id="14"/>
      <w:bookmarkEnd w:id="14"/>
      <w:r w:rsidDel="00000000" w:rsidR="00000000" w:rsidRPr="00000000">
        <w:rPr>
          <w:rtl w:val="0"/>
        </w:rPr>
        <w:t xml:space="preserve">2.3.Sơ đồ triển khai và yêu cầu hệ thống</w:t>
      </w:r>
      <w:r w:rsidDel="00000000" w:rsidR="00000000" w:rsidRPr="00000000">
        <w:rPr>
          <w:rtl w:val="0"/>
        </w:rPr>
      </w:r>
    </w:p>
    <w:p w:rsidR="00000000" w:rsidDel="00000000" w:rsidP="00000000" w:rsidRDefault="00000000" w:rsidRPr="00000000" w14:paraId="00000170">
      <w:pPr>
        <w:pStyle w:val="Heading3"/>
        <w:ind w:firstLine="720"/>
        <w:rPr/>
      </w:pPr>
      <w:bookmarkStart w:colFirst="0" w:colLast="0" w:name="_44sinio" w:id="15"/>
      <w:bookmarkEnd w:id="15"/>
      <w:r w:rsidDel="00000000" w:rsidR="00000000" w:rsidRPr="00000000">
        <w:rPr>
          <w:rtl w:val="0"/>
        </w:rPr>
        <w:t xml:space="preserve">2.3.1.Sơ đồ triển khai</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spacing w:after="200" w:line="276"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Ứng dụng phần mềm được xây dựng để phục vụ cho nhiều người dùng nhưng cơ sở dữ liệu thì lưu trữ tập trung</w:t>
      </w:r>
    </w:p>
    <w:p w:rsidR="00000000" w:rsidDel="00000000" w:rsidP="00000000" w:rsidRDefault="00000000" w:rsidRPr="00000000" w14:paraId="00000173">
      <w:pPr>
        <w:spacing w:after="200" w:line="276"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i w:val="1"/>
          <w:color w:val="00b050"/>
        </w:rPr>
        <w:drawing>
          <wp:inline distB="114300" distT="114300" distL="114300" distR="114300">
            <wp:extent cx="5943600" cy="4229100"/>
            <wp:effectExtent b="0" l="0" r="0" t="0"/>
            <wp:docPr id="36" name="image34.jpg"/>
            <a:graphic>
              <a:graphicData uri="http://schemas.openxmlformats.org/drawingml/2006/picture">
                <pic:pic>
                  <pic:nvPicPr>
                    <pic:cNvPr id="0" name="image34.jp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4"/>
        <w:ind w:left="720" w:firstLine="0"/>
        <w:rPr/>
      </w:pPr>
      <w:bookmarkStart w:colFirst="0" w:colLast="0" w:name="_5m8gtkxstdq3" w:id="16"/>
      <w:bookmarkEnd w:id="16"/>
      <w:r w:rsidDel="00000000" w:rsidR="00000000" w:rsidRPr="00000000">
        <w:rPr>
          <w:rtl w:val="0"/>
        </w:rPr>
      </w:r>
    </w:p>
    <w:p w:rsidR="00000000" w:rsidDel="00000000" w:rsidP="00000000" w:rsidRDefault="00000000" w:rsidRPr="00000000" w14:paraId="00000176">
      <w:pPr>
        <w:pStyle w:val="Heading3"/>
        <w:ind w:firstLine="720"/>
        <w:rPr/>
      </w:pPr>
      <w:bookmarkStart w:colFirst="0" w:colLast="0" w:name="_2jxsxqh" w:id="17"/>
      <w:bookmarkEnd w:id="17"/>
      <w:r w:rsidDel="00000000" w:rsidR="00000000" w:rsidRPr="00000000">
        <w:rPr>
          <w:rtl w:val="0"/>
        </w:rPr>
        <w:t xml:space="preserve">2.3.2.Yêu cầu hệ thống</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rtl w:val="0"/>
        </w:rPr>
      </w:r>
    </w:p>
    <w:p w:rsidR="00000000" w:rsidDel="00000000" w:rsidP="00000000" w:rsidRDefault="00000000" w:rsidRPr="00000000" w14:paraId="00000178">
      <w:pPr>
        <w:spacing w:after="0" w:lineRule="auto"/>
        <w:ind w:left="720" w:firstLine="0"/>
        <w:rPr/>
      </w:pPr>
      <w:r w:rsidDel="00000000" w:rsidR="00000000" w:rsidRPr="00000000">
        <w:rPr>
          <w:rtl w:val="0"/>
        </w:rPr>
        <w:t xml:space="preserve">Máy chủ cài SQL Server  2008 trở lên. Hệ điều hành từ window 7 trở lên</w:t>
      </w:r>
    </w:p>
    <w:p w:rsidR="00000000" w:rsidDel="00000000" w:rsidP="00000000" w:rsidRDefault="00000000" w:rsidRPr="00000000" w14:paraId="00000179">
      <w:pPr>
        <w:spacing w:after="0" w:lineRule="auto"/>
        <w:ind w:left="720" w:firstLine="0"/>
        <w:rPr/>
      </w:pPr>
      <w:r w:rsidDel="00000000" w:rsidR="00000000" w:rsidRPr="00000000">
        <w:rPr>
          <w:rtl w:val="0"/>
        </w:rPr>
      </w:r>
    </w:p>
    <w:p w:rsidR="00000000" w:rsidDel="00000000" w:rsidP="00000000" w:rsidRDefault="00000000" w:rsidRPr="00000000" w14:paraId="0000017A">
      <w:pPr>
        <w:spacing w:after="0" w:lineRule="auto"/>
        <w:ind w:left="720" w:firstLine="0"/>
        <w:rPr/>
      </w:pPr>
      <w:r w:rsidDel="00000000" w:rsidR="00000000" w:rsidRPr="00000000">
        <w:rPr>
          <w:rtl w:val="0"/>
        </w:rPr>
        <w:t xml:space="preserve">Các máy nhân viên được cài đặt phần mềm EduSys. Cần JDK 1.8 trở lên, hệ điều hành bất kì</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rtl w:val="0"/>
        </w:rPr>
      </w:r>
    </w:p>
    <w:p w:rsidR="00000000" w:rsidDel="00000000" w:rsidP="00000000" w:rsidRDefault="00000000" w:rsidRPr="00000000" w14:paraId="0000017C">
      <w:pPr>
        <w:pStyle w:val="Title"/>
        <w:ind w:firstLine="432"/>
        <w:rPr>
          <w:color w:val="ff0000"/>
          <w:vertAlign w:val="baseline"/>
        </w:rPr>
      </w:pPr>
      <w:bookmarkStart w:colFirst="0" w:colLast="0" w:name="_z337ya" w:id="18"/>
      <w:bookmarkEnd w:id="18"/>
      <w:r w:rsidDel="00000000" w:rsidR="00000000" w:rsidRPr="00000000">
        <w:rPr>
          <w:color w:val="ff0000"/>
          <w:rtl w:val="0"/>
        </w:rPr>
        <w:t xml:space="preserve">3. Thiết kế ứng dụng</w:t>
      </w:r>
      <w:r w:rsidDel="00000000" w:rsidR="00000000" w:rsidRPr="00000000">
        <w:rPr>
          <w:rtl w:val="0"/>
        </w:rPr>
      </w:r>
    </w:p>
    <w:p w:rsidR="00000000" w:rsidDel="00000000" w:rsidP="00000000" w:rsidRDefault="00000000" w:rsidRPr="00000000" w14:paraId="0000017D">
      <w:pPr>
        <w:pStyle w:val="Heading2"/>
        <w:ind w:firstLine="576"/>
        <w:rPr/>
      </w:pPr>
      <w:bookmarkStart w:colFirst="0" w:colLast="0" w:name="_3j2qqm3" w:id="19"/>
      <w:bookmarkEnd w:id="19"/>
      <w:r w:rsidDel="00000000" w:rsidR="00000000" w:rsidRPr="00000000">
        <w:rPr>
          <w:rtl w:val="0"/>
        </w:rPr>
        <w:t xml:space="preserve">3.1.Mô hình công nghệ ứng dụng</w:t>
      </w:r>
    </w:p>
    <w:p w:rsidR="00000000" w:rsidDel="00000000" w:rsidP="00000000" w:rsidRDefault="00000000" w:rsidRPr="00000000" w14:paraId="0000017E">
      <w:pPr>
        <w:pStyle w:val="Heading4"/>
        <w:ind w:left="720" w:firstLine="0"/>
        <w:rPr/>
      </w:pPr>
      <w:bookmarkStart w:colFirst="0" w:colLast="0" w:name="_kv5hw1mi04rx" w:id="20"/>
      <w:bookmarkEnd w:id="20"/>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i w:val="1"/>
          <w:color w:val="00b050"/>
        </w:rPr>
        <w:drawing>
          <wp:inline distB="114300" distT="114300" distL="114300" distR="114300">
            <wp:extent cx="5943600" cy="2603500"/>
            <wp:effectExtent b="0" l="0" r="0" t="0"/>
            <wp:docPr id="19"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rtl w:val="0"/>
        </w:rPr>
      </w:r>
    </w:p>
    <w:p w:rsidR="00000000" w:rsidDel="00000000" w:rsidP="00000000" w:rsidRDefault="00000000" w:rsidRPr="00000000" w14:paraId="00000181">
      <w:pPr>
        <w:numPr>
          <w:ilvl w:val="0"/>
          <w:numId w:val="3"/>
        </w:numPr>
        <w:spacing w:after="0" w:lineRule="auto"/>
        <w:ind w:left="1440" w:hanging="360"/>
        <w:rPr>
          <w:u w:val="none"/>
        </w:rPr>
      </w:pPr>
      <w:r w:rsidDel="00000000" w:rsidR="00000000" w:rsidRPr="00000000">
        <w:rPr>
          <w:b w:val="1"/>
          <w:rtl w:val="0"/>
        </w:rPr>
        <w:t xml:space="preserve">Controllers</w:t>
      </w:r>
      <w:r w:rsidDel="00000000" w:rsidR="00000000" w:rsidRPr="00000000">
        <w:rPr>
          <w:rtl w:val="0"/>
        </w:rPr>
        <w:t xml:space="preserve">: Xử lý nghiệp vụ (Logic Programing)</w:t>
      </w:r>
    </w:p>
    <w:p w:rsidR="00000000" w:rsidDel="00000000" w:rsidP="00000000" w:rsidRDefault="00000000" w:rsidRPr="00000000" w14:paraId="00000182">
      <w:pPr>
        <w:numPr>
          <w:ilvl w:val="0"/>
          <w:numId w:val="3"/>
        </w:numPr>
        <w:spacing w:after="0" w:lineRule="auto"/>
        <w:ind w:left="1440" w:hanging="360"/>
        <w:rPr>
          <w:u w:val="none"/>
        </w:rPr>
      </w:pPr>
      <w:r w:rsidDel="00000000" w:rsidR="00000000" w:rsidRPr="00000000">
        <w:rPr>
          <w:b w:val="1"/>
          <w:rtl w:val="0"/>
        </w:rPr>
        <w:t xml:space="preserve">Enity,DAO</w:t>
      </w:r>
      <w:r w:rsidDel="00000000" w:rsidR="00000000" w:rsidRPr="00000000">
        <w:rPr>
          <w:rtl w:val="0"/>
        </w:rPr>
        <w:t xml:space="preserve">: Thực thể và Data Access Object</w:t>
      </w:r>
    </w:p>
    <w:p w:rsidR="00000000" w:rsidDel="00000000" w:rsidP="00000000" w:rsidRDefault="00000000" w:rsidRPr="00000000" w14:paraId="00000183">
      <w:pPr>
        <w:numPr>
          <w:ilvl w:val="0"/>
          <w:numId w:val="3"/>
        </w:numPr>
        <w:spacing w:after="0" w:lineRule="auto"/>
        <w:ind w:left="1440" w:hanging="360"/>
        <w:rPr>
          <w:u w:val="none"/>
        </w:rPr>
      </w:pPr>
      <w:r w:rsidDel="00000000" w:rsidR="00000000" w:rsidRPr="00000000">
        <w:rPr>
          <w:b w:val="1"/>
          <w:rtl w:val="0"/>
        </w:rPr>
        <w:t xml:space="preserve">JDBC</w:t>
      </w:r>
      <w:r w:rsidDel="00000000" w:rsidR="00000000" w:rsidRPr="00000000">
        <w:rPr>
          <w:rtl w:val="0"/>
        </w:rPr>
        <w:t xml:space="preserve">: Nền tảng lập trình CSDL trong Java (Java Database Connectivity)</w:t>
      </w:r>
    </w:p>
    <w:p w:rsidR="00000000" w:rsidDel="00000000" w:rsidP="00000000" w:rsidRDefault="00000000" w:rsidRPr="00000000" w14:paraId="00000184">
      <w:pPr>
        <w:spacing w:after="0" w:lineRule="auto"/>
        <w:ind w:left="720" w:firstLine="0"/>
        <w:rPr/>
      </w:pPr>
      <w:r w:rsidDel="00000000" w:rsidR="00000000" w:rsidRPr="00000000">
        <w:rPr>
          <w:rtl w:val="0"/>
        </w:rPr>
      </w:r>
    </w:p>
    <w:p w:rsidR="00000000" w:rsidDel="00000000" w:rsidP="00000000" w:rsidRDefault="00000000" w:rsidRPr="00000000" w14:paraId="00000185">
      <w:pPr>
        <w:pStyle w:val="Heading2"/>
        <w:ind w:firstLine="576"/>
        <w:rPr>
          <w:rFonts w:ascii="Times New Roman" w:cs="Times New Roman" w:eastAsia="Times New Roman" w:hAnsi="Times New Roman"/>
          <w:b w:val="0"/>
          <w:i w:val="1"/>
          <w:color w:val="00b050"/>
          <w:vertAlign w:val="baseline"/>
        </w:rPr>
      </w:pPr>
      <w:bookmarkStart w:colFirst="0" w:colLast="0" w:name="_1y810tw" w:id="21"/>
      <w:bookmarkEnd w:id="21"/>
      <w:r w:rsidDel="00000000" w:rsidR="00000000" w:rsidRPr="00000000">
        <w:rPr>
          <w:rtl w:val="0"/>
        </w:rPr>
        <w:t xml:space="preserve">3.2.Thực thể</w:t>
      </w:r>
      <w:r w:rsidDel="00000000" w:rsidR="00000000" w:rsidRPr="00000000">
        <w:rPr>
          <w:rFonts w:ascii="Times New Roman" w:cs="Times New Roman" w:eastAsia="Times New Roman" w:hAnsi="Times New Roman"/>
          <w:b w:val="0"/>
          <w:i w:val="1"/>
          <w:color w:val="00b050"/>
          <w:vertAlign w:val="baseline"/>
          <w:rtl w:val="0"/>
        </w:rPr>
        <w:t xml:space="preserve">.</w:t>
      </w:r>
    </w:p>
    <w:p w:rsidR="00000000" w:rsidDel="00000000" w:rsidP="00000000" w:rsidRDefault="00000000" w:rsidRPr="00000000" w14:paraId="00000186">
      <w:pPr>
        <w:pStyle w:val="Heading3"/>
        <w:ind w:firstLine="720"/>
        <w:rPr/>
      </w:pPr>
      <w:bookmarkStart w:colFirst="0" w:colLast="0" w:name="_4i7ojhp" w:id="22"/>
      <w:bookmarkEnd w:id="22"/>
      <w:r w:rsidDel="00000000" w:rsidR="00000000" w:rsidRPr="00000000">
        <w:rPr>
          <w:rtl w:val="0"/>
        </w:rPr>
        <w:t xml:space="preserve">3.2.1.Sơ đồ quan hệ thực thể (ERD)</w:t>
      </w:r>
    </w:p>
    <w:p w:rsidR="00000000" w:rsidDel="00000000" w:rsidP="00000000" w:rsidRDefault="00000000" w:rsidRPr="00000000" w14:paraId="00000187">
      <w:pPr>
        <w:pStyle w:val="Heading4"/>
        <w:ind w:left="720" w:firstLine="0"/>
        <w:rPr>
          <w:vertAlign w:val="baseline"/>
        </w:rPr>
      </w:pPr>
      <w:bookmarkStart w:colFirst="0" w:colLast="0" w:name="_ffja2v8c58r6" w:id="23"/>
      <w:bookmarkEnd w:id="23"/>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943600" cy="4572000"/>
            <wp:effectExtent b="0" l="0" r="0" t="0"/>
            <wp:docPr id="1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3"/>
        <w:ind w:firstLine="720"/>
        <w:rPr>
          <w:vertAlign w:val="baseline"/>
        </w:rPr>
      </w:pPr>
      <w:bookmarkStart w:colFirst="0" w:colLast="0" w:name="_2xcytpi" w:id="24"/>
      <w:bookmarkEnd w:id="24"/>
      <w:r w:rsidDel="00000000" w:rsidR="00000000" w:rsidRPr="00000000">
        <w:rPr>
          <w:rtl w:val="0"/>
        </w:rPr>
        <w:t xml:space="preserve">3.2.2.Chi tiết thực thể</w:t>
      </w:r>
      <w:r w:rsidDel="00000000" w:rsidR="00000000" w:rsidRPr="00000000">
        <w:rPr>
          <w:rtl w:val="0"/>
        </w:rPr>
      </w:r>
    </w:p>
    <w:p w:rsidR="00000000" w:rsidDel="00000000" w:rsidP="00000000" w:rsidRDefault="00000000" w:rsidRPr="00000000" w14:paraId="0000018B">
      <w:pPr>
        <w:pStyle w:val="Heading4"/>
        <w:ind w:left="0" w:firstLine="0"/>
        <w:rPr/>
      </w:pPr>
      <w:r w:rsidDel="00000000" w:rsidR="00000000" w:rsidRPr="00000000">
        <w:rPr>
          <w:rtl w:val="0"/>
        </w:rPr>
        <w:t xml:space="preserve">3.2.2.1.</w:t>
      </w:r>
      <w:r w:rsidDel="00000000" w:rsidR="00000000" w:rsidRPr="00000000">
        <w:rPr>
          <w:rtl w:val="0"/>
        </w:rPr>
        <w:t xml:space="preserve">Thực thể Nhân viên </w:t>
      </w:r>
    </w:p>
    <w:p w:rsidR="00000000" w:rsidDel="00000000" w:rsidP="00000000" w:rsidRDefault="00000000" w:rsidRPr="00000000" w14:paraId="0000018C">
      <w:pPr>
        <w:jc w:val="center"/>
        <w:rPr/>
      </w:pPr>
      <w:r w:rsidDel="00000000" w:rsidR="00000000" w:rsidRPr="00000000">
        <w:rPr/>
        <w:drawing>
          <wp:inline distB="114300" distT="114300" distL="114300" distR="114300">
            <wp:extent cx="3781425" cy="17907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1425" cy="1790700"/>
                    </a:xfrm>
                    <a:prstGeom prst="rect"/>
                    <a:ln/>
                  </pic:spPr>
                </pic:pic>
              </a:graphicData>
            </a:graphic>
          </wp:inline>
        </w:drawing>
      </w: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8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8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8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90">
            <w:pPr>
              <w:rPr>
                <w:sz w:val="24"/>
                <w:szCs w:val="24"/>
              </w:rPr>
            </w:pPr>
            <w:r w:rsidDel="00000000" w:rsidR="00000000" w:rsidRPr="00000000">
              <w:rPr>
                <w:sz w:val="24"/>
                <w:szCs w:val="24"/>
                <w:rtl w:val="0"/>
              </w:rPr>
              <w:t xml:space="preserve">MaNV</w:t>
            </w:r>
          </w:p>
        </w:tc>
        <w:tc>
          <w:tcPr/>
          <w:p w:rsidR="00000000" w:rsidDel="00000000" w:rsidP="00000000" w:rsidRDefault="00000000" w:rsidRPr="00000000" w14:paraId="00000191">
            <w:pPr>
              <w:rPr>
                <w:sz w:val="24"/>
                <w:szCs w:val="24"/>
              </w:rPr>
            </w:pPr>
            <w:r w:rsidDel="00000000" w:rsidR="00000000" w:rsidRPr="00000000">
              <w:rPr>
                <w:sz w:val="24"/>
                <w:szCs w:val="24"/>
                <w:rtl w:val="0"/>
              </w:rPr>
              <w:t xml:space="preserve">nvachar(50)</w:t>
            </w:r>
          </w:p>
        </w:tc>
        <w:tc>
          <w:tcPr/>
          <w:p w:rsidR="00000000" w:rsidDel="00000000" w:rsidP="00000000" w:rsidRDefault="00000000" w:rsidRPr="00000000" w14:paraId="00000192">
            <w:pPr>
              <w:rPr>
                <w:sz w:val="24"/>
                <w:szCs w:val="24"/>
              </w:rPr>
            </w:pPr>
            <w:r w:rsidDel="00000000" w:rsidR="00000000" w:rsidRPr="00000000">
              <w:rPr>
                <w:sz w:val="24"/>
                <w:szCs w:val="24"/>
                <w:rtl w:val="0"/>
              </w:rPr>
              <w:t xml:space="preserve">Mã nhân viên</w:t>
            </w:r>
          </w:p>
        </w:tc>
      </w:tr>
      <w:tr>
        <w:trPr>
          <w:cantSplit w:val="0"/>
          <w:trHeight w:val="270" w:hRule="atLeast"/>
          <w:tblHeader w:val="0"/>
        </w:trPr>
        <w:tc>
          <w:tcPr/>
          <w:p w:rsidR="00000000" w:rsidDel="00000000" w:rsidP="00000000" w:rsidRDefault="00000000" w:rsidRPr="00000000" w14:paraId="00000193">
            <w:pPr>
              <w:rPr>
                <w:sz w:val="24"/>
                <w:szCs w:val="24"/>
              </w:rPr>
            </w:pPr>
            <w:r w:rsidDel="00000000" w:rsidR="00000000" w:rsidRPr="00000000">
              <w:rPr>
                <w:sz w:val="24"/>
                <w:szCs w:val="24"/>
                <w:rtl w:val="0"/>
              </w:rPr>
              <w:t xml:space="preserve">MatKhau</w:t>
            </w:r>
          </w:p>
        </w:tc>
        <w:tc>
          <w:tcPr/>
          <w:p w:rsidR="00000000" w:rsidDel="00000000" w:rsidP="00000000" w:rsidRDefault="00000000" w:rsidRPr="00000000" w14:paraId="00000194">
            <w:pPr>
              <w:rPr>
                <w:sz w:val="24"/>
                <w:szCs w:val="24"/>
              </w:rPr>
            </w:pPr>
            <w:r w:rsidDel="00000000" w:rsidR="00000000" w:rsidRPr="00000000">
              <w:rPr>
                <w:sz w:val="24"/>
                <w:szCs w:val="24"/>
                <w:rtl w:val="0"/>
              </w:rPr>
              <w:t xml:space="preserve">nvachar(50)</w:t>
            </w:r>
          </w:p>
        </w:tc>
        <w:tc>
          <w:tcPr/>
          <w:p w:rsidR="00000000" w:rsidDel="00000000" w:rsidP="00000000" w:rsidRDefault="00000000" w:rsidRPr="00000000" w14:paraId="00000195">
            <w:pPr>
              <w:rPr>
                <w:sz w:val="24"/>
                <w:szCs w:val="24"/>
              </w:rPr>
            </w:pPr>
            <w:r w:rsidDel="00000000" w:rsidR="00000000" w:rsidRPr="00000000">
              <w:rPr>
                <w:sz w:val="24"/>
                <w:szCs w:val="24"/>
                <w:rtl w:val="0"/>
              </w:rPr>
              <w:t xml:space="preserve">Mật khẩu</w:t>
            </w:r>
          </w:p>
        </w:tc>
      </w:tr>
      <w:tr>
        <w:trPr>
          <w:cantSplit w:val="0"/>
          <w:tblHeader w:val="0"/>
        </w:trPr>
        <w:tc>
          <w:tcPr/>
          <w:p w:rsidR="00000000" w:rsidDel="00000000" w:rsidP="00000000" w:rsidRDefault="00000000" w:rsidRPr="00000000" w14:paraId="00000196">
            <w:pPr>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197">
            <w:pPr>
              <w:rPr>
                <w:sz w:val="24"/>
                <w:szCs w:val="24"/>
              </w:rPr>
            </w:pPr>
            <w:r w:rsidDel="00000000" w:rsidR="00000000" w:rsidRPr="00000000">
              <w:rPr>
                <w:sz w:val="24"/>
                <w:szCs w:val="24"/>
                <w:rtl w:val="0"/>
              </w:rPr>
              <w:t xml:space="preserve">nvachar(50)</w:t>
            </w:r>
          </w:p>
        </w:tc>
        <w:tc>
          <w:tcPr/>
          <w:p w:rsidR="00000000" w:rsidDel="00000000" w:rsidP="00000000" w:rsidRDefault="00000000" w:rsidRPr="00000000" w14:paraId="00000198">
            <w:pPr>
              <w:rPr>
                <w:sz w:val="24"/>
                <w:szCs w:val="24"/>
              </w:rPr>
            </w:pPr>
            <w:r w:rsidDel="00000000" w:rsidR="00000000" w:rsidRPr="00000000">
              <w:rPr>
                <w:sz w:val="24"/>
                <w:szCs w:val="24"/>
                <w:rtl w:val="0"/>
              </w:rPr>
              <w:t xml:space="preserve">Họ và tên nhân viên</w:t>
            </w:r>
          </w:p>
        </w:tc>
      </w:tr>
      <w:tr>
        <w:trPr>
          <w:cantSplit w:val="0"/>
          <w:tblHeader w:val="0"/>
        </w:trPr>
        <w:tc>
          <w:tcPr/>
          <w:p w:rsidR="00000000" w:rsidDel="00000000" w:rsidP="00000000" w:rsidRDefault="00000000" w:rsidRPr="00000000" w14:paraId="00000199">
            <w:pPr>
              <w:rPr>
                <w:sz w:val="24"/>
                <w:szCs w:val="24"/>
              </w:rPr>
            </w:pPr>
            <w:r w:rsidDel="00000000" w:rsidR="00000000" w:rsidRPr="00000000">
              <w:rPr>
                <w:sz w:val="24"/>
                <w:szCs w:val="24"/>
                <w:rtl w:val="0"/>
              </w:rPr>
              <w:t xml:space="preserve">VaiTro</w:t>
            </w:r>
          </w:p>
        </w:tc>
        <w:tc>
          <w:tcPr/>
          <w:p w:rsidR="00000000" w:rsidDel="00000000" w:rsidP="00000000" w:rsidRDefault="00000000" w:rsidRPr="00000000" w14:paraId="0000019A">
            <w:pPr>
              <w:rPr>
                <w:sz w:val="24"/>
                <w:szCs w:val="24"/>
              </w:rPr>
            </w:pPr>
            <w:r w:rsidDel="00000000" w:rsidR="00000000" w:rsidRPr="00000000">
              <w:rPr>
                <w:sz w:val="24"/>
                <w:szCs w:val="24"/>
                <w:rtl w:val="0"/>
              </w:rPr>
              <w:t xml:space="preserve">bit</w:t>
            </w:r>
          </w:p>
        </w:tc>
        <w:tc>
          <w:tcPr/>
          <w:p w:rsidR="00000000" w:rsidDel="00000000" w:rsidP="00000000" w:rsidRDefault="00000000" w:rsidRPr="00000000" w14:paraId="0000019B">
            <w:pPr>
              <w:rPr>
                <w:sz w:val="24"/>
                <w:szCs w:val="24"/>
              </w:rPr>
            </w:pPr>
            <w:r w:rsidDel="00000000" w:rsidR="00000000" w:rsidRPr="00000000">
              <w:rPr>
                <w:sz w:val="24"/>
                <w:szCs w:val="24"/>
                <w:rtl w:val="0"/>
              </w:rPr>
              <w:t xml:space="preserve">Vai trò gồm trưởng phòng và nhân viên bình thường</w:t>
            </w:r>
          </w:p>
        </w:tc>
      </w:tr>
    </w:tbl>
    <w:p w:rsidR="00000000" w:rsidDel="00000000" w:rsidP="00000000" w:rsidRDefault="00000000" w:rsidRPr="00000000" w14:paraId="0000019C">
      <w:pPr>
        <w:pStyle w:val="Heading4"/>
        <w:ind w:left="0" w:firstLine="0"/>
        <w:rPr/>
      </w:pPr>
      <w:r w:rsidDel="00000000" w:rsidR="00000000" w:rsidRPr="00000000">
        <w:rPr>
          <w:rtl w:val="0"/>
        </w:rPr>
        <w:t xml:space="preserve">3.2.2.2.Thực thể Chuyên đề</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drawing>
          <wp:inline distB="114300" distT="114300" distL="114300" distR="114300">
            <wp:extent cx="4114800" cy="2667000"/>
            <wp:effectExtent b="0" l="0" r="0" t="0"/>
            <wp:docPr id="26" name="image29.jpg"/>
            <a:graphic>
              <a:graphicData uri="http://schemas.openxmlformats.org/drawingml/2006/picture">
                <pic:pic>
                  <pic:nvPicPr>
                    <pic:cNvPr id="0" name="image29.jpg"/>
                    <pic:cNvPicPr preferRelativeResize="0"/>
                  </pic:nvPicPr>
                  <pic:blipFill>
                    <a:blip r:embed="rId14"/>
                    <a:srcRect b="0" l="0" r="0" t="0"/>
                    <a:stretch>
                      <a:fillRect/>
                    </a:stretch>
                  </pic:blipFill>
                  <pic:spPr>
                    <a:xfrm>
                      <a:off x="0" y="0"/>
                      <a:ext cx="41148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A0">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A1">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A2">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A3">
            <w:pPr>
              <w:spacing w:after="0" w:line="240" w:lineRule="auto"/>
              <w:rPr>
                <w:sz w:val="24"/>
                <w:szCs w:val="24"/>
              </w:rPr>
            </w:pPr>
            <w:r w:rsidDel="00000000" w:rsidR="00000000" w:rsidRPr="00000000">
              <w:rPr>
                <w:sz w:val="24"/>
                <w:szCs w:val="24"/>
                <w:rtl w:val="0"/>
              </w:rPr>
              <w:t xml:space="preserve">MaCD</w:t>
            </w:r>
          </w:p>
        </w:tc>
        <w:tc>
          <w:tcPr/>
          <w:p w:rsidR="00000000" w:rsidDel="00000000" w:rsidP="00000000" w:rsidRDefault="00000000" w:rsidRPr="00000000" w14:paraId="000001A4">
            <w:pPr>
              <w:spacing w:after="0" w:line="240" w:lineRule="auto"/>
              <w:rPr>
                <w:sz w:val="24"/>
                <w:szCs w:val="24"/>
              </w:rPr>
            </w:pPr>
            <w:r w:rsidDel="00000000" w:rsidR="00000000" w:rsidRPr="00000000">
              <w:rPr>
                <w:sz w:val="24"/>
                <w:szCs w:val="24"/>
                <w:rtl w:val="0"/>
              </w:rPr>
              <w:t xml:space="preserve">NCHAR</w:t>
            </w:r>
          </w:p>
        </w:tc>
        <w:tc>
          <w:tcPr/>
          <w:p w:rsidR="00000000" w:rsidDel="00000000" w:rsidP="00000000" w:rsidRDefault="00000000" w:rsidRPr="00000000" w14:paraId="000001A5">
            <w:pPr>
              <w:spacing w:after="0" w:line="240" w:lineRule="auto"/>
              <w:rPr>
                <w:sz w:val="24"/>
                <w:szCs w:val="24"/>
              </w:rPr>
            </w:pPr>
            <w:r w:rsidDel="00000000" w:rsidR="00000000" w:rsidRPr="00000000">
              <w:rPr>
                <w:sz w:val="24"/>
                <w:szCs w:val="24"/>
                <w:rtl w:val="0"/>
              </w:rPr>
              <w:t xml:space="preserve">Mã Chuyên Đề</w:t>
            </w:r>
          </w:p>
        </w:tc>
      </w:tr>
      <w:tr>
        <w:trPr>
          <w:cantSplit w:val="0"/>
          <w:trHeight w:val="270" w:hRule="atLeast"/>
          <w:tblHeader w:val="0"/>
        </w:trPr>
        <w:tc>
          <w:tcPr/>
          <w:p w:rsidR="00000000" w:rsidDel="00000000" w:rsidP="00000000" w:rsidRDefault="00000000" w:rsidRPr="00000000" w14:paraId="000001A6">
            <w:pPr>
              <w:spacing w:after="0" w:line="240" w:lineRule="auto"/>
              <w:rPr>
                <w:sz w:val="24"/>
                <w:szCs w:val="24"/>
              </w:rPr>
            </w:pPr>
            <w:r w:rsidDel="00000000" w:rsidR="00000000" w:rsidRPr="00000000">
              <w:rPr>
                <w:sz w:val="24"/>
                <w:szCs w:val="24"/>
                <w:rtl w:val="0"/>
              </w:rPr>
              <w:t xml:space="preserve">TenCD</w:t>
            </w:r>
          </w:p>
        </w:tc>
        <w:tc>
          <w:tcPr/>
          <w:p w:rsidR="00000000" w:rsidDel="00000000" w:rsidP="00000000" w:rsidRDefault="00000000" w:rsidRPr="00000000" w14:paraId="000001A7">
            <w:pPr>
              <w:spacing w:after="0" w:line="240" w:lineRule="auto"/>
              <w:rPr>
                <w:sz w:val="24"/>
                <w:szCs w:val="24"/>
              </w:rPr>
            </w:pPr>
            <w:r w:rsidDel="00000000" w:rsidR="00000000" w:rsidRPr="00000000">
              <w:rPr>
                <w:sz w:val="24"/>
                <w:szCs w:val="24"/>
                <w:rtl w:val="0"/>
              </w:rPr>
              <w:t xml:space="preserve">NVARCHAR</w:t>
            </w:r>
          </w:p>
        </w:tc>
        <w:tc>
          <w:tcPr/>
          <w:p w:rsidR="00000000" w:rsidDel="00000000" w:rsidP="00000000" w:rsidRDefault="00000000" w:rsidRPr="00000000" w14:paraId="000001A8">
            <w:pPr>
              <w:spacing w:after="0" w:line="240" w:lineRule="auto"/>
              <w:rPr>
                <w:sz w:val="24"/>
                <w:szCs w:val="24"/>
              </w:rPr>
            </w:pPr>
            <w:r w:rsidDel="00000000" w:rsidR="00000000" w:rsidRPr="00000000">
              <w:rPr>
                <w:sz w:val="24"/>
                <w:szCs w:val="24"/>
                <w:rtl w:val="0"/>
              </w:rPr>
              <w:t xml:space="preserve">Tên Chuyên Đề</w:t>
            </w:r>
          </w:p>
        </w:tc>
      </w:tr>
      <w:tr>
        <w:trPr>
          <w:cantSplit w:val="0"/>
          <w:tblHeader w:val="0"/>
        </w:trPr>
        <w:tc>
          <w:tcPr/>
          <w:p w:rsidR="00000000" w:rsidDel="00000000" w:rsidP="00000000" w:rsidRDefault="00000000" w:rsidRPr="00000000" w14:paraId="000001A9">
            <w:pPr>
              <w:spacing w:after="0" w:line="240" w:lineRule="auto"/>
              <w:rPr>
                <w:sz w:val="24"/>
                <w:szCs w:val="24"/>
              </w:rPr>
            </w:pPr>
            <w:r w:rsidDel="00000000" w:rsidR="00000000" w:rsidRPr="00000000">
              <w:rPr>
                <w:sz w:val="24"/>
                <w:szCs w:val="24"/>
                <w:rtl w:val="0"/>
              </w:rPr>
              <w:t xml:space="preserve">HocPhi</w:t>
            </w:r>
          </w:p>
        </w:tc>
        <w:tc>
          <w:tcPr/>
          <w:p w:rsidR="00000000" w:rsidDel="00000000" w:rsidP="00000000" w:rsidRDefault="00000000" w:rsidRPr="00000000" w14:paraId="000001AA">
            <w:pPr>
              <w:spacing w:after="0" w:line="240" w:lineRule="auto"/>
              <w:rPr>
                <w:sz w:val="24"/>
                <w:szCs w:val="24"/>
              </w:rPr>
            </w:pPr>
            <w:r w:rsidDel="00000000" w:rsidR="00000000" w:rsidRPr="00000000">
              <w:rPr>
                <w:sz w:val="24"/>
                <w:szCs w:val="24"/>
                <w:rtl w:val="0"/>
              </w:rPr>
              <w:t xml:space="preserve">FLOAT</w:t>
            </w:r>
          </w:p>
        </w:tc>
        <w:tc>
          <w:tcPr/>
          <w:p w:rsidR="00000000" w:rsidDel="00000000" w:rsidP="00000000" w:rsidRDefault="00000000" w:rsidRPr="00000000" w14:paraId="000001AB">
            <w:pPr>
              <w:spacing w:after="0" w:line="240" w:lineRule="auto"/>
              <w:rPr>
                <w:sz w:val="24"/>
                <w:szCs w:val="24"/>
              </w:rPr>
            </w:pPr>
            <w:r w:rsidDel="00000000" w:rsidR="00000000" w:rsidRPr="00000000">
              <w:rPr>
                <w:sz w:val="24"/>
                <w:szCs w:val="24"/>
                <w:rtl w:val="0"/>
              </w:rPr>
              <w:t xml:space="preserve">Học Phí</w:t>
            </w:r>
          </w:p>
        </w:tc>
      </w:tr>
      <w:tr>
        <w:trPr>
          <w:cantSplit w:val="0"/>
          <w:tblHeader w:val="0"/>
        </w:trPr>
        <w:tc>
          <w:tcPr/>
          <w:p w:rsidR="00000000" w:rsidDel="00000000" w:rsidP="00000000" w:rsidRDefault="00000000" w:rsidRPr="00000000" w14:paraId="000001AC">
            <w:pPr>
              <w:spacing w:after="0" w:line="240" w:lineRule="auto"/>
              <w:rPr>
                <w:sz w:val="24"/>
                <w:szCs w:val="24"/>
              </w:rPr>
            </w:pPr>
            <w:r w:rsidDel="00000000" w:rsidR="00000000" w:rsidRPr="00000000">
              <w:rPr>
                <w:sz w:val="24"/>
                <w:szCs w:val="24"/>
                <w:rtl w:val="0"/>
              </w:rPr>
              <w:t xml:space="preserve">ThoiLuong</w:t>
            </w:r>
          </w:p>
        </w:tc>
        <w:tc>
          <w:tcPr/>
          <w:p w:rsidR="00000000" w:rsidDel="00000000" w:rsidP="00000000" w:rsidRDefault="00000000" w:rsidRPr="00000000" w14:paraId="000001AD">
            <w:pPr>
              <w:spacing w:after="0" w:line="240" w:lineRule="auto"/>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1AE">
            <w:pPr>
              <w:spacing w:after="0" w:line="240" w:lineRule="auto"/>
              <w:rPr>
                <w:sz w:val="24"/>
                <w:szCs w:val="24"/>
              </w:rPr>
            </w:pPr>
            <w:r w:rsidDel="00000000" w:rsidR="00000000" w:rsidRPr="00000000">
              <w:rPr>
                <w:sz w:val="24"/>
                <w:szCs w:val="24"/>
                <w:rtl w:val="0"/>
              </w:rPr>
              <w:t xml:space="preserve">Thời Lượng (giờ)</w:t>
            </w:r>
          </w:p>
        </w:tc>
      </w:tr>
      <w:tr>
        <w:trPr>
          <w:cantSplit w:val="0"/>
          <w:tblHeader w:val="0"/>
        </w:trPr>
        <w:tc>
          <w:tcPr/>
          <w:p w:rsidR="00000000" w:rsidDel="00000000" w:rsidP="00000000" w:rsidRDefault="00000000" w:rsidRPr="00000000" w14:paraId="000001AF">
            <w:pPr>
              <w:spacing w:after="0" w:line="240" w:lineRule="auto"/>
              <w:rPr>
                <w:sz w:val="24"/>
                <w:szCs w:val="24"/>
              </w:rPr>
            </w:pPr>
            <w:r w:rsidDel="00000000" w:rsidR="00000000" w:rsidRPr="00000000">
              <w:rPr>
                <w:sz w:val="24"/>
                <w:szCs w:val="24"/>
                <w:rtl w:val="0"/>
              </w:rPr>
              <w:t xml:space="preserve">Hinh</w:t>
            </w:r>
          </w:p>
        </w:tc>
        <w:tc>
          <w:tcPr/>
          <w:p w:rsidR="00000000" w:rsidDel="00000000" w:rsidP="00000000" w:rsidRDefault="00000000" w:rsidRPr="00000000" w14:paraId="000001B0">
            <w:pPr>
              <w:rPr>
                <w:sz w:val="24"/>
                <w:szCs w:val="24"/>
              </w:rPr>
            </w:pPr>
            <w:r w:rsidDel="00000000" w:rsidR="00000000" w:rsidRPr="00000000">
              <w:rPr>
                <w:sz w:val="24"/>
                <w:szCs w:val="24"/>
                <w:rtl w:val="0"/>
              </w:rPr>
              <w:t xml:space="preserve">NVARCHAR</w:t>
            </w:r>
          </w:p>
        </w:tc>
        <w:tc>
          <w:tcPr/>
          <w:p w:rsidR="00000000" w:rsidDel="00000000" w:rsidP="00000000" w:rsidRDefault="00000000" w:rsidRPr="00000000" w14:paraId="000001B1">
            <w:pPr>
              <w:spacing w:after="0" w:line="240" w:lineRule="auto"/>
              <w:rPr>
                <w:sz w:val="24"/>
                <w:szCs w:val="24"/>
              </w:rPr>
            </w:pPr>
            <w:r w:rsidDel="00000000" w:rsidR="00000000" w:rsidRPr="00000000">
              <w:rPr>
                <w:sz w:val="24"/>
                <w:szCs w:val="24"/>
                <w:rtl w:val="0"/>
              </w:rPr>
              <w:t xml:space="preserve">Hình chuyên đề</w:t>
            </w:r>
          </w:p>
        </w:tc>
      </w:tr>
      <w:tr>
        <w:trPr>
          <w:cantSplit w:val="0"/>
          <w:tblHeader w:val="0"/>
        </w:trPr>
        <w:tc>
          <w:tcPr/>
          <w:p w:rsidR="00000000" w:rsidDel="00000000" w:rsidP="00000000" w:rsidRDefault="00000000" w:rsidRPr="00000000" w14:paraId="000001B2">
            <w:pPr>
              <w:spacing w:after="0" w:line="240" w:lineRule="auto"/>
              <w:rPr>
                <w:sz w:val="24"/>
                <w:szCs w:val="24"/>
              </w:rPr>
            </w:pPr>
            <w:r w:rsidDel="00000000" w:rsidR="00000000" w:rsidRPr="00000000">
              <w:rPr>
                <w:sz w:val="24"/>
                <w:szCs w:val="24"/>
                <w:rtl w:val="0"/>
              </w:rPr>
              <w:t xml:space="preserve">MoTa</w:t>
            </w:r>
          </w:p>
        </w:tc>
        <w:tc>
          <w:tcPr/>
          <w:p w:rsidR="00000000" w:rsidDel="00000000" w:rsidP="00000000" w:rsidRDefault="00000000" w:rsidRPr="00000000" w14:paraId="000001B3">
            <w:pPr>
              <w:rPr>
                <w:sz w:val="24"/>
                <w:szCs w:val="24"/>
              </w:rPr>
            </w:pPr>
            <w:r w:rsidDel="00000000" w:rsidR="00000000" w:rsidRPr="00000000">
              <w:rPr>
                <w:sz w:val="24"/>
                <w:szCs w:val="24"/>
                <w:rtl w:val="0"/>
              </w:rPr>
              <w:t xml:space="preserve">NVARCHAR</w:t>
            </w:r>
          </w:p>
        </w:tc>
        <w:tc>
          <w:tcPr/>
          <w:p w:rsidR="00000000" w:rsidDel="00000000" w:rsidP="00000000" w:rsidRDefault="00000000" w:rsidRPr="00000000" w14:paraId="000001B4">
            <w:pPr>
              <w:spacing w:after="0" w:line="240" w:lineRule="auto"/>
              <w:rPr>
                <w:sz w:val="24"/>
                <w:szCs w:val="24"/>
              </w:rPr>
            </w:pPr>
            <w:r w:rsidDel="00000000" w:rsidR="00000000" w:rsidRPr="00000000">
              <w:rPr>
                <w:sz w:val="24"/>
                <w:szCs w:val="24"/>
                <w:rtl w:val="0"/>
              </w:rPr>
              <w:t xml:space="preserve">Mô tả chuyên đề</w:t>
            </w:r>
          </w:p>
        </w:tc>
      </w:tr>
    </w:tbl>
    <w:p w:rsidR="00000000" w:rsidDel="00000000" w:rsidP="00000000" w:rsidRDefault="00000000" w:rsidRPr="00000000" w14:paraId="000001B5">
      <w:pPr>
        <w:pStyle w:val="Heading4"/>
        <w:ind w:firstLine="864"/>
        <w:rPr/>
      </w:pPr>
      <w:bookmarkStart w:colFirst="0" w:colLast="0" w:name="_r064z97ej7mm" w:id="25"/>
      <w:bookmarkEnd w:id="25"/>
      <w:r w:rsidDel="00000000" w:rsidR="00000000" w:rsidRPr="00000000">
        <w:rPr>
          <w:rtl w:val="0"/>
        </w:rPr>
      </w:r>
    </w:p>
    <w:p w:rsidR="00000000" w:rsidDel="00000000" w:rsidP="00000000" w:rsidRDefault="00000000" w:rsidRPr="00000000" w14:paraId="000001B6">
      <w:pPr>
        <w:pStyle w:val="Heading4"/>
        <w:ind w:left="0" w:firstLine="0"/>
        <w:rPr/>
      </w:pPr>
      <w:r w:rsidDel="00000000" w:rsidR="00000000" w:rsidRPr="00000000">
        <w:rPr>
          <w:rtl w:val="0"/>
        </w:rPr>
        <w:t xml:space="preserve">3.2.2.3.Thực thể Người học</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drawing>
          <wp:inline distB="114300" distT="114300" distL="114300" distR="114300">
            <wp:extent cx="3543300" cy="3781425"/>
            <wp:effectExtent b="0" l="0" r="0" t="0"/>
            <wp:docPr id="15"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35433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BB">
            <w:pPr>
              <w:ind w:firstLine="0"/>
              <w:rPr/>
            </w:pPr>
            <w:r w:rsidDel="00000000" w:rsidR="00000000" w:rsidRPr="00000000">
              <w:rPr>
                <w:rtl w:val="0"/>
              </w:rPr>
              <w:t xml:space="preserve">Thuộc tính</w:t>
            </w:r>
          </w:p>
        </w:tc>
        <w:tc>
          <w:tcPr/>
          <w:p w:rsidR="00000000" w:rsidDel="00000000" w:rsidP="00000000" w:rsidRDefault="00000000" w:rsidRPr="00000000" w14:paraId="000001BC">
            <w:pPr>
              <w:ind w:firstLine="0"/>
              <w:rPr/>
            </w:pPr>
            <w:r w:rsidDel="00000000" w:rsidR="00000000" w:rsidRPr="00000000">
              <w:rPr>
                <w:rtl w:val="0"/>
              </w:rPr>
              <w:t xml:space="preserve">Kiểu dữ liệu</w:t>
            </w:r>
          </w:p>
        </w:tc>
        <w:tc>
          <w:tcPr/>
          <w:p w:rsidR="00000000" w:rsidDel="00000000" w:rsidP="00000000" w:rsidRDefault="00000000" w:rsidRPr="00000000" w14:paraId="000001BD">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1BE">
            <w:pPr>
              <w:ind w:firstLine="0"/>
              <w:rPr/>
            </w:pPr>
            <w:r w:rsidDel="00000000" w:rsidR="00000000" w:rsidRPr="00000000">
              <w:rPr>
                <w:rtl w:val="0"/>
              </w:rPr>
              <w:t xml:space="preserve">MaNH</w:t>
            </w:r>
          </w:p>
        </w:tc>
        <w:tc>
          <w:tcPr/>
          <w:p w:rsidR="00000000" w:rsidDel="00000000" w:rsidP="00000000" w:rsidRDefault="00000000" w:rsidRPr="00000000" w14:paraId="000001BF">
            <w:pPr>
              <w:ind w:firstLine="0"/>
              <w:rPr/>
            </w:pPr>
            <w:r w:rsidDel="00000000" w:rsidR="00000000" w:rsidRPr="00000000">
              <w:rPr>
                <w:rtl w:val="0"/>
              </w:rPr>
              <w:t xml:space="preserve">NCHAR</w:t>
            </w:r>
          </w:p>
        </w:tc>
        <w:tc>
          <w:tcPr/>
          <w:p w:rsidR="00000000" w:rsidDel="00000000" w:rsidP="00000000" w:rsidRDefault="00000000" w:rsidRPr="00000000" w14:paraId="000001C0">
            <w:pPr>
              <w:ind w:firstLine="0"/>
              <w:rPr/>
            </w:pPr>
            <w:r w:rsidDel="00000000" w:rsidR="00000000" w:rsidRPr="00000000">
              <w:rPr>
                <w:rtl w:val="0"/>
              </w:rPr>
              <w:t xml:space="preserve">Mã Người Học</w:t>
            </w:r>
          </w:p>
        </w:tc>
      </w:tr>
      <w:tr>
        <w:trPr>
          <w:cantSplit w:val="0"/>
          <w:trHeight w:val="270" w:hRule="atLeast"/>
          <w:tblHeader w:val="0"/>
        </w:trPr>
        <w:tc>
          <w:tcPr/>
          <w:p w:rsidR="00000000" w:rsidDel="00000000" w:rsidP="00000000" w:rsidRDefault="00000000" w:rsidRPr="00000000" w14:paraId="000001C1">
            <w:pPr>
              <w:ind w:firstLine="0"/>
              <w:rPr/>
            </w:pPr>
            <w:r w:rsidDel="00000000" w:rsidR="00000000" w:rsidRPr="00000000">
              <w:rPr>
                <w:rtl w:val="0"/>
              </w:rPr>
              <w:t xml:space="preserve">HoTen</w:t>
            </w:r>
          </w:p>
        </w:tc>
        <w:tc>
          <w:tcPr/>
          <w:p w:rsidR="00000000" w:rsidDel="00000000" w:rsidP="00000000" w:rsidRDefault="00000000" w:rsidRPr="00000000" w14:paraId="000001C2">
            <w:pPr>
              <w:ind w:firstLine="0"/>
              <w:rPr/>
            </w:pPr>
            <w:r w:rsidDel="00000000" w:rsidR="00000000" w:rsidRPr="00000000">
              <w:rPr>
                <w:rtl w:val="0"/>
              </w:rPr>
              <w:t xml:space="preserve">NVARCHAR</w:t>
            </w:r>
          </w:p>
        </w:tc>
        <w:tc>
          <w:tcPr/>
          <w:p w:rsidR="00000000" w:rsidDel="00000000" w:rsidP="00000000" w:rsidRDefault="00000000" w:rsidRPr="00000000" w14:paraId="000001C3">
            <w:pPr>
              <w:ind w:firstLine="0"/>
              <w:rPr/>
            </w:pPr>
            <w:r w:rsidDel="00000000" w:rsidR="00000000" w:rsidRPr="00000000">
              <w:rPr>
                <w:rtl w:val="0"/>
              </w:rPr>
              <w:t xml:space="preserve">Họ Tên</w:t>
            </w:r>
          </w:p>
        </w:tc>
      </w:tr>
      <w:tr>
        <w:trPr>
          <w:cantSplit w:val="0"/>
          <w:tblHeader w:val="0"/>
        </w:trPr>
        <w:tc>
          <w:tcPr/>
          <w:p w:rsidR="00000000" w:rsidDel="00000000" w:rsidP="00000000" w:rsidRDefault="00000000" w:rsidRPr="00000000" w14:paraId="000001C4">
            <w:pPr>
              <w:ind w:firstLine="0"/>
              <w:rPr/>
            </w:pPr>
            <w:r w:rsidDel="00000000" w:rsidR="00000000" w:rsidRPr="00000000">
              <w:rPr>
                <w:rtl w:val="0"/>
              </w:rPr>
              <w:t xml:space="preserve">GioiTinh</w:t>
            </w:r>
          </w:p>
        </w:tc>
        <w:tc>
          <w:tcPr/>
          <w:p w:rsidR="00000000" w:rsidDel="00000000" w:rsidP="00000000" w:rsidRDefault="00000000" w:rsidRPr="00000000" w14:paraId="000001C5">
            <w:pPr>
              <w:ind w:firstLine="0"/>
              <w:rPr/>
            </w:pPr>
            <w:r w:rsidDel="00000000" w:rsidR="00000000" w:rsidRPr="00000000">
              <w:rPr>
                <w:rtl w:val="0"/>
              </w:rPr>
              <w:t xml:space="preserve">BIT</w:t>
            </w:r>
          </w:p>
        </w:tc>
        <w:tc>
          <w:tcPr/>
          <w:p w:rsidR="00000000" w:rsidDel="00000000" w:rsidP="00000000" w:rsidRDefault="00000000" w:rsidRPr="00000000" w14:paraId="000001C6">
            <w:pPr>
              <w:ind w:firstLine="0"/>
              <w:rPr/>
            </w:pPr>
            <w:r w:rsidDel="00000000" w:rsidR="00000000" w:rsidRPr="00000000">
              <w:rPr>
                <w:rtl w:val="0"/>
              </w:rPr>
              <w:t xml:space="preserve">Giới Tính</w:t>
            </w:r>
          </w:p>
        </w:tc>
      </w:tr>
      <w:tr>
        <w:trPr>
          <w:cantSplit w:val="0"/>
          <w:tblHeader w:val="0"/>
        </w:trPr>
        <w:tc>
          <w:tcPr/>
          <w:p w:rsidR="00000000" w:rsidDel="00000000" w:rsidP="00000000" w:rsidRDefault="00000000" w:rsidRPr="00000000" w14:paraId="000001C7">
            <w:pPr>
              <w:ind w:firstLine="0"/>
              <w:rPr/>
            </w:pPr>
            <w:r w:rsidDel="00000000" w:rsidR="00000000" w:rsidRPr="00000000">
              <w:rPr>
                <w:rtl w:val="0"/>
              </w:rPr>
              <w:t xml:space="preserve">NgaySinh</w:t>
            </w:r>
          </w:p>
        </w:tc>
        <w:tc>
          <w:tcPr/>
          <w:p w:rsidR="00000000" w:rsidDel="00000000" w:rsidP="00000000" w:rsidRDefault="00000000" w:rsidRPr="00000000" w14:paraId="000001C8">
            <w:pPr>
              <w:ind w:firstLine="0"/>
              <w:rPr/>
            </w:pPr>
            <w:r w:rsidDel="00000000" w:rsidR="00000000" w:rsidRPr="00000000">
              <w:rPr>
                <w:rtl w:val="0"/>
              </w:rPr>
              <w:t xml:space="preserve">DATE</w:t>
            </w:r>
          </w:p>
        </w:tc>
        <w:tc>
          <w:tcPr/>
          <w:p w:rsidR="00000000" w:rsidDel="00000000" w:rsidP="00000000" w:rsidRDefault="00000000" w:rsidRPr="00000000" w14:paraId="000001C9">
            <w:pPr>
              <w:ind w:firstLine="0"/>
              <w:rPr/>
            </w:pPr>
            <w:r w:rsidDel="00000000" w:rsidR="00000000" w:rsidRPr="00000000">
              <w:rPr>
                <w:rtl w:val="0"/>
              </w:rPr>
              <w:t xml:space="preserve">Ngày Sinh</w:t>
            </w:r>
          </w:p>
        </w:tc>
      </w:tr>
      <w:tr>
        <w:trPr>
          <w:cantSplit w:val="0"/>
          <w:tblHeader w:val="0"/>
        </w:trPr>
        <w:tc>
          <w:tcPr/>
          <w:p w:rsidR="00000000" w:rsidDel="00000000" w:rsidP="00000000" w:rsidRDefault="00000000" w:rsidRPr="00000000" w14:paraId="000001CA">
            <w:pPr>
              <w:ind w:firstLine="0"/>
              <w:rPr/>
            </w:pPr>
            <w:r w:rsidDel="00000000" w:rsidR="00000000" w:rsidRPr="00000000">
              <w:rPr>
                <w:rtl w:val="0"/>
              </w:rPr>
              <w:t xml:space="preserve">DienThoai</w:t>
            </w:r>
          </w:p>
        </w:tc>
        <w:tc>
          <w:tcPr/>
          <w:p w:rsidR="00000000" w:rsidDel="00000000" w:rsidP="00000000" w:rsidRDefault="00000000" w:rsidRPr="00000000" w14:paraId="000001CB">
            <w:pPr>
              <w:ind w:firstLine="0"/>
              <w:rPr/>
            </w:pPr>
            <w:r w:rsidDel="00000000" w:rsidR="00000000" w:rsidRPr="00000000">
              <w:rPr>
                <w:rtl w:val="0"/>
              </w:rPr>
              <w:t xml:space="preserve">NVARCHAR</w:t>
            </w:r>
          </w:p>
        </w:tc>
        <w:tc>
          <w:tcPr/>
          <w:p w:rsidR="00000000" w:rsidDel="00000000" w:rsidP="00000000" w:rsidRDefault="00000000" w:rsidRPr="00000000" w14:paraId="000001CC">
            <w:pPr>
              <w:ind w:firstLine="0"/>
              <w:rPr/>
            </w:pPr>
            <w:r w:rsidDel="00000000" w:rsidR="00000000" w:rsidRPr="00000000">
              <w:rPr>
                <w:rtl w:val="0"/>
              </w:rPr>
              <w:t xml:space="preserve">Số Điện Thoại</w:t>
            </w:r>
          </w:p>
        </w:tc>
      </w:tr>
      <w:tr>
        <w:trPr>
          <w:cantSplit w:val="0"/>
          <w:tblHeader w:val="0"/>
        </w:trPr>
        <w:tc>
          <w:tcPr/>
          <w:p w:rsidR="00000000" w:rsidDel="00000000" w:rsidP="00000000" w:rsidRDefault="00000000" w:rsidRPr="00000000" w14:paraId="000001CD">
            <w:pPr>
              <w:ind w:firstLine="0"/>
              <w:rPr/>
            </w:pPr>
            <w:r w:rsidDel="00000000" w:rsidR="00000000" w:rsidRPr="00000000">
              <w:rPr>
                <w:rtl w:val="0"/>
              </w:rPr>
              <w:t xml:space="preserve">Email</w:t>
            </w:r>
          </w:p>
        </w:tc>
        <w:tc>
          <w:tcPr/>
          <w:p w:rsidR="00000000" w:rsidDel="00000000" w:rsidP="00000000" w:rsidRDefault="00000000" w:rsidRPr="00000000" w14:paraId="000001CE">
            <w:pPr>
              <w:ind w:firstLine="0"/>
              <w:rPr/>
            </w:pPr>
            <w:r w:rsidDel="00000000" w:rsidR="00000000" w:rsidRPr="00000000">
              <w:rPr>
                <w:rtl w:val="0"/>
              </w:rPr>
              <w:t xml:space="preserve">NVARCHAR</w:t>
            </w:r>
          </w:p>
        </w:tc>
        <w:tc>
          <w:tcPr/>
          <w:p w:rsidR="00000000" w:rsidDel="00000000" w:rsidP="00000000" w:rsidRDefault="00000000" w:rsidRPr="00000000" w14:paraId="000001CF">
            <w:pPr>
              <w:ind w:firstLine="0"/>
              <w:rPr/>
            </w:pPr>
            <w:r w:rsidDel="00000000" w:rsidR="00000000" w:rsidRPr="00000000">
              <w:rPr>
                <w:rtl w:val="0"/>
              </w:rPr>
              <w:t xml:space="preserve">Địa Chỉ Email</w:t>
            </w:r>
          </w:p>
        </w:tc>
      </w:tr>
      <w:tr>
        <w:trPr>
          <w:cantSplit w:val="0"/>
          <w:tblHeader w:val="0"/>
        </w:trPr>
        <w:tc>
          <w:tcPr/>
          <w:p w:rsidR="00000000" w:rsidDel="00000000" w:rsidP="00000000" w:rsidRDefault="00000000" w:rsidRPr="00000000" w14:paraId="000001D0">
            <w:pPr>
              <w:ind w:firstLine="0"/>
              <w:rPr/>
            </w:pPr>
            <w:r w:rsidDel="00000000" w:rsidR="00000000" w:rsidRPr="00000000">
              <w:rPr>
                <w:rtl w:val="0"/>
              </w:rPr>
              <w:t xml:space="preserve">GhiChu</w:t>
            </w:r>
          </w:p>
        </w:tc>
        <w:tc>
          <w:tcPr/>
          <w:p w:rsidR="00000000" w:rsidDel="00000000" w:rsidP="00000000" w:rsidRDefault="00000000" w:rsidRPr="00000000" w14:paraId="000001D1">
            <w:pPr>
              <w:ind w:firstLine="0"/>
              <w:rPr/>
            </w:pPr>
            <w:r w:rsidDel="00000000" w:rsidR="00000000" w:rsidRPr="00000000">
              <w:rPr>
                <w:rtl w:val="0"/>
              </w:rPr>
              <w:t xml:space="preserve">NVARCHAR</w:t>
            </w:r>
          </w:p>
        </w:tc>
        <w:tc>
          <w:tcPr/>
          <w:p w:rsidR="00000000" w:rsidDel="00000000" w:rsidP="00000000" w:rsidRDefault="00000000" w:rsidRPr="00000000" w14:paraId="000001D2">
            <w:pPr>
              <w:ind w:firstLine="0"/>
              <w:rPr/>
            </w:pPr>
            <w:r w:rsidDel="00000000" w:rsidR="00000000" w:rsidRPr="00000000">
              <w:rPr>
                <w:rtl w:val="0"/>
              </w:rPr>
              <w:t xml:space="preserve">Ghi Chú</w:t>
            </w:r>
          </w:p>
        </w:tc>
      </w:tr>
      <w:tr>
        <w:trPr>
          <w:cantSplit w:val="0"/>
          <w:tblHeader w:val="0"/>
        </w:trPr>
        <w:tc>
          <w:tcPr/>
          <w:p w:rsidR="00000000" w:rsidDel="00000000" w:rsidP="00000000" w:rsidRDefault="00000000" w:rsidRPr="00000000" w14:paraId="000001D3">
            <w:pPr>
              <w:ind w:firstLine="0"/>
              <w:rPr/>
            </w:pPr>
            <w:r w:rsidDel="00000000" w:rsidR="00000000" w:rsidRPr="00000000">
              <w:rPr>
                <w:rtl w:val="0"/>
              </w:rPr>
              <w:t xml:space="preserve">MaNV</w:t>
            </w:r>
          </w:p>
        </w:tc>
        <w:tc>
          <w:tcPr/>
          <w:p w:rsidR="00000000" w:rsidDel="00000000" w:rsidP="00000000" w:rsidRDefault="00000000" w:rsidRPr="00000000" w14:paraId="000001D4">
            <w:pPr>
              <w:ind w:firstLine="0"/>
              <w:rPr/>
            </w:pPr>
            <w:r w:rsidDel="00000000" w:rsidR="00000000" w:rsidRPr="00000000">
              <w:rPr>
                <w:rtl w:val="0"/>
              </w:rPr>
              <w:t xml:space="preserve">NVARCHAR</w:t>
            </w:r>
          </w:p>
        </w:tc>
        <w:tc>
          <w:tcPr/>
          <w:p w:rsidR="00000000" w:rsidDel="00000000" w:rsidP="00000000" w:rsidRDefault="00000000" w:rsidRPr="00000000" w14:paraId="000001D5">
            <w:pPr>
              <w:ind w:firstLine="0"/>
              <w:rPr/>
            </w:pPr>
            <w:r w:rsidDel="00000000" w:rsidR="00000000" w:rsidRPr="00000000">
              <w:rPr>
                <w:rtl w:val="0"/>
              </w:rPr>
              <w:t xml:space="preserve">Mã Nhân Viên</w:t>
            </w:r>
          </w:p>
        </w:tc>
      </w:tr>
      <w:tr>
        <w:trPr>
          <w:cantSplit w:val="0"/>
          <w:tblHeader w:val="0"/>
        </w:trPr>
        <w:tc>
          <w:tcPr/>
          <w:p w:rsidR="00000000" w:rsidDel="00000000" w:rsidP="00000000" w:rsidRDefault="00000000" w:rsidRPr="00000000" w14:paraId="000001D6">
            <w:pPr>
              <w:spacing w:after="0" w:line="240" w:lineRule="auto"/>
              <w:rPr>
                <w:sz w:val="24"/>
                <w:szCs w:val="24"/>
              </w:rPr>
            </w:pPr>
            <w:r w:rsidDel="00000000" w:rsidR="00000000" w:rsidRPr="00000000">
              <w:rPr>
                <w:sz w:val="24"/>
                <w:szCs w:val="24"/>
                <w:rtl w:val="0"/>
              </w:rPr>
              <w:t xml:space="preserve">NgayDK</w:t>
            </w:r>
          </w:p>
        </w:tc>
        <w:tc>
          <w:tcPr/>
          <w:p w:rsidR="00000000" w:rsidDel="00000000" w:rsidP="00000000" w:rsidRDefault="00000000" w:rsidRPr="00000000" w14:paraId="000001D7">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1D8">
            <w:pPr>
              <w:spacing w:after="0" w:line="240" w:lineRule="auto"/>
              <w:rPr>
                <w:sz w:val="24"/>
                <w:szCs w:val="24"/>
              </w:rPr>
            </w:pPr>
            <w:r w:rsidDel="00000000" w:rsidR="00000000" w:rsidRPr="00000000">
              <w:rPr>
                <w:sz w:val="24"/>
                <w:szCs w:val="24"/>
                <w:rtl w:val="0"/>
              </w:rPr>
              <w:t xml:space="preserve">Ngày Đăng Kí</w:t>
            </w:r>
          </w:p>
        </w:tc>
      </w:tr>
    </w:tbl>
    <w:p w:rsidR="00000000" w:rsidDel="00000000" w:rsidP="00000000" w:rsidRDefault="00000000" w:rsidRPr="00000000" w14:paraId="000001D9">
      <w:pPr>
        <w:pStyle w:val="Heading4"/>
        <w:ind w:firstLine="864"/>
        <w:rPr/>
      </w:pPr>
      <w:bookmarkStart w:colFirst="0" w:colLast="0" w:name="_ca49mf14lwd9" w:id="26"/>
      <w:bookmarkEnd w:id="26"/>
      <w:r w:rsidDel="00000000" w:rsidR="00000000" w:rsidRPr="00000000">
        <w:rPr>
          <w:rtl w:val="0"/>
        </w:rPr>
      </w:r>
    </w:p>
    <w:p w:rsidR="00000000" w:rsidDel="00000000" w:rsidP="00000000" w:rsidRDefault="00000000" w:rsidRPr="00000000" w14:paraId="000001DA">
      <w:pPr>
        <w:pStyle w:val="Heading4"/>
        <w:ind w:left="0" w:firstLine="0"/>
        <w:rPr/>
      </w:pPr>
      <w:r w:rsidDel="00000000" w:rsidR="00000000" w:rsidRPr="00000000">
        <w:rPr>
          <w:rtl w:val="0"/>
        </w:rPr>
        <w:t xml:space="preserve">3.2.2.4.Thực thể Khóa học</w:t>
      </w:r>
    </w:p>
    <w:p w:rsidR="00000000" w:rsidDel="00000000" w:rsidP="00000000" w:rsidRDefault="00000000" w:rsidRPr="00000000" w14:paraId="000001DB">
      <w:pPr>
        <w:jc w:val="center"/>
        <w:rPr/>
      </w:pPr>
      <w:r w:rsidDel="00000000" w:rsidR="00000000" w:rsidRPr="00000000">
        <w:rPr/>
        <w:drawing>
          <wp:inline distB="114300" distT="114300" distL="114300" distR="114300">
            <wp:extent cx="3457575" cy="3429000"/>
            <wp:effectExtent b="0" l="0" r="0" t="0"/>
            <wp:docPr id="29" name="image27.jpg"/>
            <a:graphic>
              <a:graphicData uri="http://schemas.openxmlformats.org/drawingml/2006/picture">
                <pic:pic>
                  <pic:nvPicPr>
                    <pic:cNvPr id="0" name="image27.jpg"/>
                    <pic:cNvPicPr preferRelativeResize="0"/>
                  </pic:nvPicPr>
                  <pic:blipFill>
                    <a:blip r:embed="rId16"/>
                    <a:srcRect b="0" l="0" r="0" t="0"/>
                    <a:stretch>
                      <a:fillRect/>
                    </a:stretch>
                  </pic:blipFill>
                  <pic:spPr>
                    <a:xfrm>
                      <a:off x="0" y="0"/>
                      <a:ext cx="34575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DD">
            <w:pPr>
              <w:ind w:firstLine="0"/>
              <w:rPr/>
            </w:pPr>
            <w:r w:rsidDel="00000000" w:rsidR="00000000" w:rsidRPr="00000000">
              <w:rPr>
                <w:rtl w:val="0"/>
              </w:rPr>
              <w:t xml:space="preserve">Thuộc tính</w:t>
            </w:r>
          </w:p>
        </w:tc>
        <w:tc>
          <w:tcPr/>
          <w:p w:rsidR="00000000" w:rsidDel="00000000" w:rsidP="00000000" w:rsidRDefault="00000000" w:rsidRPr="00000000" w14:paraId="000001DE">
            <w:pPr>
              <w:ind w:firstLine="0"/>
              <w:rPr/>
            </w:pPr>
            <w:r w:rsidDel="00000000" w:rsidR="00000000" w:rsidRPr="00000000">
              <w:rPr>
                <w:rtl w:val="0"/>
              </w:rPr>
              <w:t xml:space="preserve">Kiểu dữ liệu</w:t>
            </w:r>
          </w:p>
        </w:tc>
        <w:tc>
          <w:tcPr/>
          <w:p w:rsidR="00000000" w:rsidDel="00000000" w:rsidP="00000000" w:rsidRDefault="00000000" w:rsidRPr="00000000" w14:paraId="000001DF">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1E0">
            <w:pPr>
              <w:ind w:firstLine="0"/>
              <w:rPr/>
            </w:pPr>
            <w:r w:rsidDel="00000000" w:rsidR="00000000" w:rsidRPr="00000000">
              <w:rPr>
                <w:rtl w:val="0"/>
              </w:rPr>
              <w:t xml:space="preserve">MaKH</w:t>
            </w:r>
          </w:p>
        </w:tc>
        <w:tc>
          <w:tcPr/>
          <w:p w:rsidR="00000000" w:rsidDel="00000000" w:rsidP="00000000" w:rsidRDefault="00000000" w:rsidRPr="00000000" w14:paraId="000001E1">
            <w:pPr>
              <w:ind w:firstLine="0"/>
              <w:rPr/>
            </w:pPr>
            <w:r w:rsidDel="00000000" w:rsidR="00000000" w:rsidRPr="00000000">
              <w:rPr>
                <w:rtl w:val="0"/>
              </w:rPr>
              <w:t xml:space="preserve">INT</w:t>
            </w:r>
          </w:p>
        </w:tc>
        <w:tc>
          <w:tcPr/>
          <w:p w:rsidR="00000000" w:rsidDel="00000000" w:rsidP="00000000" w:rsidRDefault="00000000" w:rsidRPr="00000000" w14:paraId="000001E2">
            <w:pPr>
              <w:ind w:firstLine="0"/>
              <w:rPr/>
            </w:pPr>
            <w:r w:rsidDel="00000000" w:rsidR="00000000" w:rsidRPr="00000000">
              <w:rPr>
                <w:rtl w:val="0"/>
              </w:rPr>
              <w:t xml:space="preserve">Mã Khóa Học</w:t>
            </w:r>
          </w:p>
        </w:tc>
      </w:tr>
      <w:tr>
        <w:trPr>
          <w:cantSplit w:val="0"/>
          <w:trHeight w:val="270" w:hRule="atLeast"/>
          <w:tblHeader w:val="0"/>
        </w:trPr>
        <w:tc>
          <w:tcPr/>
          <w:p w:rsidR="00000000" w:rsidDel="00000000" w:rsidP="00000000" w:rsidRDefault="00000000" w:rsidRPr="00000000" w14:paraId="000001E3">
            <w:pPr>
              <w:ind w:firstLine="0"/>
              <w:rPr/>
            </w:pPr>
            <w:r w:rsidDel="00000000" w:rsidR="00000000" w:rsidRPr="00000000">
              <w:rPr>
                <w:rtl w:val="0"/>
              </w:rPr>
              <w:t xml:space="preserve">MaCD</w:t>
            </w:r>
          </w:p>
        </w:tc>
        <w:tc>
          <w:tcPr/>
          <w:p w:rsidR="00000000" w:rsidDel="00000000" w:rsidP="00000000" w:rsidRDefault="00000000" w:rsidRPr="00000000" w14:paraId="000001E4">
            <w:pPr>
              <w:ind w:firstLine="0"/>
              <w:rPr/>
            </w:pPr>
            <w:r w:rsidDel="00000000" w:rsidR="00000000" w:rsidRPr="00000000">
              <w:rPr>
                <w:rtl w:val="0"/>
              </w:rPr>
              <w:t xml:space="preserve">NCHAR</w:t>
            </w:r>
          </w:p>
        </w:tc>
        <w:tc>
          <w:tcPr/>
          <w:p w:rsidR="00000000" w:rsidDel="00000000" w:rsidP="00000000" w:rsidRDefault="00000000" w:rsidRPr="00000000" w14:paraId="000001E5">
            <w:pPr>
              <w:ind w:firstLine="0"/>
              <w:rPr/>
            </w:pPr>
            <w:r w:rsidDel="00000000" w:rsidR="00000000" w:rsidRPr="00000000">
              <w:rPr>
                <w:rtl w:val="0"/>
              </w:rPr>
              <w:t xml:space="preserve">Mã Chuyên Đề</w:t>
            </w:r>
          </w:p>
        </w:tc>
      </w:tr>
      <w:tr>
        <w:trPr>
          <w:cantSplit w:val="0"/>
          <w:tblHeader w:val="0"/>
        </w:trPr>
        <w:tc>
          <w:tcPr/>
          <w:p w:rsidR="00000000" w:rsidDel="00000000" w:rsidP="00000000" w:rsidRDefault="00000000" w:rsidRPr="00000000" w14:paraId="000001E6">
            <w:pPr>
              <w:ind w:firstLine="0"/>
              <w:rPr/>
            </w:pPr>
            <w:r w:rsidDel="00000000" w:rsidR="00000000" w:rsidRPr="00000000">
              <w:rPr>
                <w:rtl w:val="0"/>
              </w:rPr>
              <w:t xml:space="preserve">HocPhi</w:t>
            </w:r>
          </w:p>
        </w:tc>
        <w:tc>
          <w:tcPr/>
          <w:p w:rsidR="00000000" w:rsidDel="00000000" w:rsidP="00000000" w:rsidRDefault="00000000" w:rsidRPr="00000000" w14:paraId="000001E7">
            <w:pPr>
              <w:ind w:firstLine="0"/>
              <w:rPr/>
            </w:pPr>
            <w:r w:rsidDel="00000000" w:rsidR="00000000" w:rsidRPr="00000000">
              <w:rPr>
                <w:rtl w:val="0"/>
              </w:rPr>
              <w:t xml:space="preserve">FLOAT</w:t>
            </w:r>
          </w:p>
        </w:tc>
        <w:tc>
          <w:tcPr/>
          <w:p w:rsidR="00000000" w:rsidDel="00000000" w:rsidP="00000000" w:rsidRDefault="00000000" w:rsidRPr="00000000" w14:paraId="000001E8">
            <w:pPr>
              <w:ind w:firstLine="0"/>
              <w:rPr/>
            </w:pPr>
            <w:r w:rsidDel="00000000" w:rsidR="00000000" w:rsidRPr="00000000">
              <w:rPr>
                <w:rtl w:val="0"/>
              </w:rPr>
              <w:t xml:space="preserve">Học Phí</w:t>
            </w:r>
          </w:p>
        </w:tc>
      </w:tr>
      <w:tr>
        <w:trPr>
          <w:cantSplit w:val="0"/>
          <w:tblHeader w:val="0"/>
        </w:trPr>
        <w:tc>
          <w:tcPr/>
          <w:p w:rsidR="00000000" w:rsidDel="00000000" w:rsidP="00000000" w:rsidRDefault="00000000" w:rsidRPr="00000000" w14:paraId="000001E9">
            <w:pPr>
              <w:ind w:firstLine="0"/>
              <w:rPr/>
            </w:pPr>
            <w:r w:rsidDel="00000000" w:rsidR="00000000" w:rsidRPr="00000000">
              <w:rPr>
                <w:rtl w:val="0"/>
              </w:rPr>
              <w:t xml:space="preserve">ThoiLuong</w:t>
            </w:r>
          </w:p>
        </w:tc>
        <w:tc>
          <w:tcPr/>
          <w:p w:rsidR="00000000" w:rsidDel="00000000" w:rsidP="00000000" w:rsidRDefault="00000000" w:rsidRPr="00000000" w14:paraId="000001EA">
            <w:pPr>
              <w:ind w:firstLine="0"/>
              <w:rPr/>
            </w:pPr>
            <w:r w:rsidDel="00000000" w:rsidR="00000000" w:rsidRPr="00000000">
              <w:rPr>
                <w:rtl w:val="0"/>
              </w:rPr>
              <w:t xml:space="preserve">INT</w:t>
            </w:r>
          </w:p>
        </w:tc>
        <w:tc>
          <w:tcPr/>
          <w:p w:rsidR="00000000" w:rsidDel="00000000" w:rsidP="00000000" w:rsidRDefault="00000000" w:rsidRPr="00000000" w14:paraId="000001EB">
            <w:pPr>
              <w:ind w:firstLine="0"/>
              <w:rPr/>
            </w:pPr>
            <w:r w:rsidDel="00000000" w:rsidR="00000000" w:rsidRPr="00000000">
              <w:rPr>
                <w:rtl w:val="0"/>
              </w:rPr>
              <w:t xml:space="preserve">Thời Lượng (giờ)</w:t>
            </w:r>
          </w:p>
        </w:tc>
      </w:tr>
      <w:tr>
        <w:trPr>
          <w:cantSplit w:val="0"/>
          <w:tblHeader w:val="0"/>
        </w:trPr>
        <w:tc>
          <w:tcPr/>
          <w:p w:rsidR="00000000" w:rsidDel="00000000" w:rsidP="00000000" w:rsidRDefault="00000000" w:rsidRPr="00000000" w14:paraId="000001EC">
            <w:pPr>
              <w:ind w:firstLine="0"/>
              <w:rPr/>
            </w:pPr>
            <w:r w:rsidDel="00000000" w:rsidR="00000000" w:rsidRPr="00000000">
              <w:rPr>
                <w:rtl w:val="0"/>
              </w:rPr>
              <w:t xml:space="preserve">NgayKG</w:t>
            </w:r>
          </w:p>
        </w:tc>
        <w:tc>
          <w:tcPr/>
          <w:p w:rsidR="00000000" w:rsidDel="00000000" w:rsidP="00000000" w:rsidRDefault="00000000" w:rsidRPr="00000000" w14:paraId="000001ED">
            <w:pPr>
              <w:ind w:firstLine="0"/>
              <w:rPr/>
            </w:pPr>
            <w:r w:rsidDel="00000000" w:rsidR="00000000" w:rsidRPr="00000000">
              <w:rPr>
                <w:rtl w:val="0"/>
              </w:rPr>
              <w:t xml:space="preserve">DATE</w:t>
            </w:r>
          </w:p>
        </w:tc>
        <w:tc>
          <w:tcPr/>
          <w:p w:rsidR="00000000" w:rsidDel="00000000" w:rsidP="00000000" w:rsidRDefault="00000000" w:rsidRPr="00000000" w14:paraId="000001EE">
            <w:pPr>
              <w:ind w:firstLine="0"/>
              <w:rPr/>
            </w:pPr>
            <w:r w:rsidDel="00000000" w:rsidR="00000000" w:rsidRPr="00000000">
              <w:rPr>
                <w:rtl w:val="0"/>
              </w:rPr>
              <w:t xml:space="preserve">Ngày Khai Giảng</w:t>
            </w:r>
          </w:p>
        </w:tc>
      </w:tr>
      <w:tr>
        <w:trPr>
          <w:cantSplit w:val="0"/>
          <w:tblHeader w:val="0"/>
        </w:trPr>
        <w:tc>
          <w:tcPr/>
          <w:p w:rsidR="00000000" w:rsidDel="00000000" w:rsidP="00000000" w:rsidRDefault="00000000" w:rsidRPr="00000000" w14:paraId="000001EF">
            <w:pPr>
              <w:ind w:firstLine="0"/>
              <w:rPr/>
            </w:pPr>
            <w:r w:rsidDel="00000000" w:rsidR="00000000" w:rsidRPr="00000000">
              <w:rPr>
                <w:rtl w:val="0"/>
              </w:rPr>
              <w:t xml:space="preserve">GhiChu</w:t>
            </w:r>
          </w:p>
        </w:tc>
        <w:tc>
          <w:tcPr/>
          <w:p w:rsidR="00000000" w:rsidDel="00000000" w:rsidP="00000000" w:rsidRDefault="00000000" w:rsidRPr="00000000" w14:paraId="000001F0">
            <w:pPr>
              <w:ind w:firstLine="0"/>
              <w:rPr/>
            </w:pPr>
            <w:r w:rsidDel="00000000" w:rsidR="00000000" w:rsidRPr="00000000">
              <w:rPr>
                <w:rtl w:val="0"/>
              </w:rPr>
              <w:t xml:space="preserve">NVARCHAR</w:t>
            </w:r>
          </w:p>
        </w:tc>
        <w:tc>
          <w:tcPr/>
          <w:p w:rsidR="00000000" w:rsidDel="00000000" w:rsidP="00000000" w:rsidRDefault="00000000" w:rsidRPr="00000000" w14:paraId="000001F1">
            <w:pPr>
              <w:ind w:firstLine="0"/>
              <w:rPr/>
            </w:pPr>
            <w:r w:rsidDel="00000000" w:rsidR="00000000" w:rsidRPr="00000000">
              <w:rPr>
                <w:rtl w:val="0"/>
              </w:rPr>
              <w:t xml:space="preserve">Ghi Chú</w:t>
            </w:r>
          </w:p>
        </w:tc>
      </w:tr>
      <w:tr>
        <w:trPr>
          <w:cantSplit w:val="0"/>
          <w:tblHeader w:val="0"/>
        </w:trPr>
        <w:tc>
          <w:tcPr/>
          <w:p w:rsidR="00000000" w:rsidDel="00000000" w:rsidP="00000000" w:rsidRDefault="00000000" w:rsidRPr="00000000" w14:paraId="000001F2">
            <w:pPr>
              <w:ind w:firstLine="0"/>
              <w:rPr/>
            </w:pPr>
            <w:r w:rsidDel="00000000" w:rsidR="00000000" w:rsidRPr="00000000">
              <w:rPr>
                <w:rtl w:val="0"/>
              </w:rPr>
              <w:t xml:space="preserve">MaNV</w:t>
            </w:r>
          </w:p>
        </w:tc>
        <w:tc>
          <w:tcPr/>
          <w:p w:rsidR="00000000" w:rsidDel="00000000" w:rsidP="00000000" w:rsidRDefault="00000000" w:rsidRPr="00000000" w14:paraId="000001F3">
            <w:pPr>
              <w:ind w:firstLine="0"/>
              <w:rPr/>
            </w:pPr>
            <w:r w:rsidDel="00000000" w:rsidR="00000000" w:rsidRPr="00000000">
              <w:rPr>
                <w:rtl w:val="0"/>
              </w:rPr>
              <w:t xml:space="preserve">NVARCHAR</w:t>
            </w:r>
          </w:p>
        </w:tc>
        <w:tc>
          <w:tcPr/>
          <w:p w:rsidR="00000000" w:rsidDel="00000000" w:rsidP="00000000" w:rsidRDefault="00000000" w:rsidRPr="00000000" w14:paraId="000001F4">
            <w:pPr>
              <w:ind w:firstLine="0"/>
              <w:rPr/>
            </w:pPr>
            <w:r w:rsidDel="00000000" w:rsidR="00000000" w:rsidRPr="00000000">
              <w:rPr>
                <w:rtl w:val="0"/>
              </w:rPr>
              <w:t xml:space="preserve">Mã Nhân Viên</w:t>
            </w:r>
          </w:p>
        </w:tc>
      </w:tr>
      <w:tr>
        <w:trPr>
          <w:cantSplit w:val="0"/>
          <w:tblHeader w:val="0"/>
        </w:trPr>
        <w:tc>
          <w:tcPr/>
          <w:p w:rsidR="00000000" w:rsidDel="00000000" w:rsidP="00000000" w:rsidRDefault="00000000" w:rsidRPr="00000000" w14:paraId="000001F5">
            <w:pPr>
              <w:ind w:firstLine="0"/>
              <w:rPr/>
            </w:pPr>
            <w:r w:rsidDel="00000000" w:rsidR="00000000" w:rsidRPr="00000000">
              <w:rPr>
                <w:rtl w:val="0"/>
              </w:rPr>
              <w:t xml:space="preserve">NgayTao</w:t>
            </w:r>
          </w:p>
        </w:tc>
        <w:tc>
          <w:tcPr/>
          <w:p w:rsidR="00000000" w:rsidDel="00000000" w:rsidP="00000000" w:rsidRDefault="00000000" w:rsidRPr="00000000" w14:paraId="000001F6">
            <w:pPr>
              <w:ind w:firstLine="0"/>
              <w:rPr/>
            </w:pPr>
            <w:r w:rsidDel="00000000" w:rsidR="00000000" w:rsidRPr="00000000">
              <w:rPr>
                <w:rtl w:val="0"/>
              </w:rPr>
              <w:t xml:space="preserve">DATE</w:t>
            </w:r>
          </w:p>
        </w:tc>
        <w:tc>
          <w:tcPr/>
          <w:p w:rsidR="00000000" w:rsidDel="00000000" w:rsidP="00000000" w:rsidRDefault="00000000" w:rsidRPr="00000000" w14:paraId="000001F7">
            <w:pPr>
              <w:ind w:firstLine="0"/>
              <w:rPr/>
            </w:pPr>
            <w:r w:rsidDel="00000000" w:rsidR="00000000" w:rsidRPr="00000000">
              <w:rPr>
                <w:rtl w:val="0"/>
              </w:rPr>
              <w:t xml:space="preserve">Ngày đăng kí</w:t>
            </w:r>
          </w:p>
        </w:tc>
      </w:tr>
    </w:tbl>
    <w:p w:rsidR="00000000" w:rsidDel="00000000" w:rsidP="00000000" w:rsidRDefault="00000000" w:rsidRPr="00000000" w14:paraId="000001F8">
      <w:pPr>
        <w:pStyle w:val="Heading4"/>
        <w:ind w:firstLine="864"/>
        <w:rPr/>
      </w:pPr>
      <w:bookmarkStart w:colFirst="0" w:colLast="0" w:name="_fwoyyhabnvnv" w:id="27"/>
      <w:bookmarkEnd w:id="27"/>
      <w:r w:rsidDel="00000000" w:rsidR="00000000" w:rsidRPr="00000000">
        <w:rPr>
          <w:rtl w:val="0"/>
        </w:rPr>
      </w:r>
    </w:p>
    <w:p w:rsidR="00000000" w:rsidDel="00000000" w:rsidP="00000000" w:rsidRDefault="00000000" w:rsidRPr="00000000" w14:paraId="000001F9">
      <w:pPr>
        <w:pStyle w:val="Heading4"/>
        <w:ind w:left="0" w:firstLine="0"/>
        <w:rPr/>
      </w:pPr>
      <w:r w:rsidDel="00000000" w:rsidR="00000000" w:rsidRPr="00000000">
        <w:rPr>
          <w:rtl w:val="0"/>
        </w:rPr>
        <w:t xml:space="preserve">3.2.2.5.Thực thể Học viên</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jc w:val="center"/>
        <w:rPr/>
      </w:pPr>
      <w:r w:rsidDel="00000000" w:rsidR="00000000" w:rsidRPr="00000000">
        <w:rPr/>
        <w:drawing>
          <wp:inline distB="114300" distT="114300" distL="114300" distR="114300">
            <wp:extent cx="2800350" cy="1990725"/>
            <wp:effectExtent b="0" l="0" r="0" t="0"/>
            <wp:docPr id="37" name="image37.jpg"/>
            <a:graphic>
              <a:graphicData uri="http://schemas.openxmlformats.org/drawingml/2006/picture">
                <pic:pic>
                  <pic:nvPicPr>
                    <pic:cNvPr id="0" name="image37.jpg"/>
                    <pic:cNvPicPr preferRelativeResize="0"/>
                  </pic:nvPicPr>
                  <pic:blipFill>
                    <a:blip r:embed="rId17"/>
                    <a:srcRect b="0" l="0" r="0" t="0"/>
                    <a:stretch>
                      <a:fillRect/>
                    </a:stretch>
                  </pic:blipFill>
                  <pic:spPr>
                    <a:xfrm>
                      <a:off x="0" y="0"/>
                      <a:ext cx="28003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r>
    </w:p>
    <w:tbl>
      <w:tblPr>
        <w:tblStyle w:val="Table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FD">
            <w:pPr>
              <w:ind w:firstLine="0"/>
              <w:rPr/>
            </w:pPr>
            <w:r w:rsidDel="00000000" w:rsidR="00000000" w:rsidRPr="00000000">
              <w:rPr>
                <w:rtl w:val="0"/>
              </w:rPr>
              <w:t xml:space="preserve">Thuộc tính</w:t>
            </w:r>
          </w:p>
        </w:tc>
        <w:tc>
          <w:tcPr/>
          <w:p w:rsidR="00000000" w:rsidDel="00000000" w:rsidP="00000000" w:rsidRDefault="00000000" w:rsidRPr="00000000" w14:paraId="000001FE">
            <w:pPr>
              <w:ind w:firstLine="0"/>
              <w:rPr/>
            </w:pPr>
            <w:r w:rsidDel="00000000" w:rsidR="00000000" w:rsidRPr="00000000">
              <w:rPr>
                <w:rtl w:val="0"/>
              </w:rPr>
              <w:t xml:space="preserve">Kiểu dữ liệu</w:t>
            </w:r>
          </w:p>
        </w:tc>
        <w:tc>
          <w:tcPr/>
          <w:p w:rsidR="00000000" w:rsidDel="00000000" w:rsidP="00000000" w:rsidRDefault="00000000" w:rsidRPr="00000000" w14:paraId="000001FF">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200">
            <w:pPr>
              <w:ind w:firstLine="0"/>
              <w:rPr/>
            </w:pPr>
            <w:r w:rsidDel="00000000" w:rsidR="00000000" w:rsidRPr="00000000">
              <w:rPr>
                <w:rtl w:val="0"/>
              </w:rPr>
              <w:t xml:space="preserve">MaHV</w:t>
            </w:r>
          </w:p>
        </w:tc>
        <w:tc>
          <w:tcPr/>
          <w:p w:rsidR="00000000" w:rsidDel="00000000" w:rsidP="00000000" w:rsidRDefault="00000000" w:rsidRPr="00000000" w14:paraId="00000201">
            <w:pPr>
              <w:ind w:firstLine="0"/>
              <w:rPr/>
            </w:pPr>
            <w:r w:rsidDel="00000000" w:rsidR="00000000" w:rsidRPr="00000000">
              <w:rPr>
                <w:rtl w:val="0"/>
              </w:rPr>
              <w:t xml:space="preserve">INT</w:t>
            </w:r>
          </w:p>
        </w:tc>
        <w:tc>
          <w:tcPr/>
          <w:p w:rsidR="00000000" w:rsidDel="00000000" w:rsidP="00000000" w:rsidRDefault="00000000" w:rsidRPr="00000000" w14:paraId="00000202">
            <w:pPr>
              <w:ind w:firstLine="0"/>
              <w:rPr/>
            </w:pPr>
            <w:r w:rsidDel="00000000" w:rsidR="00000000" w:rsidRPr="00000000">
              <w:rPr>
                <w:rtl w:val="0"/>
              </w:rPr>
              <w:t xml:space="preserve">Mã Học Viên</w:t>
            </w:r>
          </w:p>
        </w:tc>
      </w:tr>
      <w:tr>
        <w:trPr>
          <w:cantSplit w:val="0"/>
          <w:trHeight w:val="270" w:hRule="atLeast"/>
          <w:tblHeader w:val="0"/>
        </w:trPr>
        <w:tc>
          <w:tcPr/>
          <w:p w:rsidR="00000000" w:rsidDel="00000000" w:rsidP="00000000" w:rsidRDefault="00000000" w:rsidRPr="00000000" w14:paraId="00000203">
            <w:pPr>
              <w:ind w:firstLine="0"/>
              <w:rPr/>
            </w:pPr>
            <w:r w:rsidDel="00000000" w:rsidR="00000000" w:rsidRPr="00000000">
              <w:rPr>
                <w:rtl w:val="0"/>
              </w:rPr>
              <w:t xml:space="preserve">MaKH</w:t>
            </w:r>
          </w:p>
        </w:tc>
        <w:tc>
          <w:tcPr/>
          <w:p w:rsidR="00000000" w:rsidDel="00000000" w:rsidP="00000000" w:rsidRDefault="00000000" w:rsidRPr="00000000" w14:paraId="00000204">
            <w:pPr>
              <w:ind w:firstLine="0"/>
              <w:rPr/>
            </w:pPr>
            <w:r w:rsidDel="00000000" w:rsidR="00000000" w:rsidRPr="00000000">
              <w:rPr>
                <w:rtl w:val="0"/>
              </w:rPr>
              <w:t xml:space="preserve">INT</w:t>
            </w:r>
          </w:p>
        </w:tc>
        <w:tc>
          <w:tcPr/>
          <w:p w:rsidR="00000000" w:rsidDel="00000000" w:rsidP="00000000" w:rsidRDefault="00000000" w:rsidRPr="00000000" w14:paraId="00000205">
            <w:pPr>
              <w:ind w:firstLine="0"/>
              <w:rPr/>
            </w:pPr>
            <w:r w:rsidDel="00000000" w:rsidR="00000000" w:rsidRPr="00000000">
              <w:rPr>
                <w:rtl w:val="0"/>
              </w:rPr>
              <w:t xml:space="preserve">Mã Khóa Học</w:t>
            </w:r>
          </w:p>
        </w:tc>
      </w:tr>
      <w:tr>
        <w:trPr>
          <w:cantSplit w:val="0"/>
          <w:tblHeader w:val="0"/>
        </w:trPr>
        <w:tc>
          <w:tcPr/>
          <w:p w:rsidR="00000000" w:rsidDel="00000000" w:rsidP="00000000" w:rsidRDefault="00000000" w:rsidRPr="00000000" w14:paraId="00000206">
            <w:pPr>
              <w:ind w:firstLine="0"/>
              <w:rPr/>
            </w:pPr>
            <w:r w:rsidDel="00000000" w:rsidR="00000000" w:rsidRPr="00000000">
              <w:rPr>
                <w:rtl w:val="0"/>
              </w:rPr>
              <w:t xml:space="preserve">MaNH</w:t>
            </w:r>
          </w:p>
        </w:tc>
        <w:tc>
          <w:tcPr/>
          <w:p w:rsidR="00000000" w:rsidDel="00000000" w:rsidP="00000000" w:rsidRDefault="00000000" w:rsidRPr="00000000" w14:paraId="00000207">
            <w:pPr>
              <w:ind w:firstLine="0"/>
              <w:rPr/>
            </w:pPr>
            <w:r w:rsidDel="00000000" w:rsidR="00000000" w:rsidRPr="00000000">
              <w:rPr>
                <w:rtl w:val="0"/>
              </w:rPr>
              <w:t xml:space="preserve">NCHAR</w:t>
            </w:r>
          </w:p>
        </w:tc>
        <w:tc>
          <w:tcPr/>
          <w:p w:rsidR="00000000" w:rsidDel="00000000" w:rsidP="00000000" w:rsidRDefault="00000000" w:rsidRPr="00000000" w14:paraId="00000208">
            <w:pPr>
              <w:ind w:firstLine="0"/>
              <w:rPr/>
            </w:pPr>
            <w:r w:rsidDel="00000000" w:rsidR="00000000" w:rsidRPr="00000000">
              <w:rPr>
                <w:rtl w:val="0"/>
              </w:rPr>
              <w:t xml:space="preserve">Mã Học Viên</w:t>
            </w:r>
          </w:p>
        </w:tc>
      </w:tr>
      <w:tr>
        <w:trPr>
          <w:cantSplit w:val="0"/>
          <w:tblHeader w:val="0"/>
        </w:trPr>
        <w:tc>
          <w:tcPr/>
          <w:p w:rsidR="00000000" w:rsidDel="00000000" w:rsidP="00000000" w:rsidRDefault="00000000" w:rsidRPr="00000000" w14:paraId="00000209">
            <w:pPr>
              <w:ind w:firstLine="0"/>
              <w:rPr/>
            </w:pPr>
            <w:r w:rsidDel="00000000" w:rsidR="00000000" w:rsidRPr="00000000">
              <w:rPr>
                <w:rtl w:val="0"/>
              </w:rPr>
              <w:t xml:space="preserve">Diem</w:t>
            </w:r>
          </w:p>
        </w:tc>
        <w:tc>
          <w:tcPr/>
          <w:p w:rsidR="00000000" w:rsidDel="00000000" w:rsidP="00000000" w:rsidRDefault="00000000" w:rsidRPr="00000000" w14:paraId="0000020A">
            <w:pPr>
              <w:ind w:firstLine="0"/>
              <w:rPr/>
            </w:pPr>
            <w:r w:rsidDel="00000000" w:rsidR="00000000" w:rsidRPr="00000000">
              <w:rPr>
                <w:rtl w:val="0"/>
              </w:rPr>
              <w:t xml:space="preserve">FLOAT</w:t>
            </w:r>
          </w:p>
        </w:tc>
        <w:tc>
          <w:tcPr/>
          <w:p w:rsidR="00000000" w:rsidDel="00000000" w:rsidP="00000000" w:rsidRDefault="00000000" w:rsidRPr="00000000" w14:paraId="0000020B">
            <w:pPr>
              <w:ind w:firstLine="0"/>
              <w:rPr/>
            </w:pPr>
            <w:r w:rsidDel="00000000" w:rsidR="00000000" w:rsidRPr="00000000">
              <w:rPr>
                <w:rtl w:val="0"/>
              </w:rPr>
              <w:t xml:space="preserve">Điểm Cuối Môn</w:t>
            </w:r>
          </w:p>
        </w:tc>
      </w:tr>
    </w:tbl>
    <w:p w:rsidR="00000000" w:rsidDel="00000000" w:rsidP="00000000" w:rsidRDefault="00000000" w:rsidRPr="00000000" w14:paraId="0000020C">
      <w:pPr>
        <w:pStyle w:val="Heading4"/>
        <w:ind w:firstLine="864"/>
        <w:rPr/>
      </w:pPr>
      <w:bookmarkStart w:colFirst="0" w:colLast="0" w:name="_83fkrg5m2dkp" w:id="28"/>
      <w:bookmarkEnd w:id="28"/>
      <w:r w:rsidDel="00000000" w:rsidR="00000000" w:rsidRPr="00000000">
        <w:rPr>
          <w:rtl w:val="0"/>
        </w:rPr>
      </w:r>
    </w:p>
    <w:p w:rsidR="00000000" w:rsidDel="00000000" w:rsidP="00000000" w:rsidRDefault="00000000" w:rsidRPr="00000000" w14:paraId="0000020D">
      <w:pPr>
        <w:pStyle w:val="Heading2"/>
        <w:ind w:firstLine="576"/>
        <w:rPr>
          <w:vertAlign w:val="baseline"/>
        </w:rPr>
      </w:pPr>
      <w:bookmarkStart w:colFirst="0" w:colLast="0" w:name="_1ci93xb" w:id="29"/>
      <w:bookmarkEnd w:id="29"/>
      <w:r w:rsidDel="00000000" w:rsidR="00000000" w:rsidRPr="00000000">
        <w:rPr>
          <w:rtl w:val="0"/>
        </w:rPr>
        <w:t xml:space="preserve">3.3.Giao diện</w:t>
      </w:r>
      <w:r w:rsidDel="00000000" w:rsidR="00000000" w:rsidRPr="00000000">
        <w:rPr>
          <w:rtl w:val="0"/>
        </w:rPr>
      </w:r>
    </w:p>
    <w:p w:rsidR="00000000" w:rsidDel="00000000" w:rsidP="00000000" w:rsidRDefault="00000000" w:rsidRPr="00000000" w14:paraId="0000020E">
      <w:pPr>
        <w:pStyle w:val="Heading3"/>
        <w:ind w:firstLine="720"/>
        <w:rPr>
          <w:rFonts w:ascii="Times New Roman" w:cs="Times New Roman" w:eastAsia="Times New Roman" w:hAnsi="Times New Roman"/>
          <w:b w:val="0"/>
          <w:i w:val="1"/>
          <w:smallCaps w:val="0"/>
          <w:strike w:val="0"/>
          <w:color w:val="00b050"/>
          <w:sz w:val="28"/>
          <w:szCs w:val="28"/>
          <w:u w:val="none"/>
          <w:shd w:fill="auto" w:val="clear"/>
          <w:vertAlign w:val="baseline"/>
        </w:rPr>
      </w:pPr>
      <w:bookmarkStart w:colFirst="0" w:colLast="0" w:name="_3whwml4" w:id="30"/>
      <w:bookmarkEnd w:id="30"/>
      <w:r w:rsidDel="00000000" w:rsidR="00000000" w:rsidRPr="00000000">
        <w:rPr>
          <w:rtl w:val="0"/>
        </w:rPr>
        <w:t xml:space="preserve">3.3.1.Sơ đồ tổ chức giao diện</w:t>
      </w:r>
      <w:r w:rsidDel="00000000" w:rsidR="00000000" w:rsidRPr="00000000">
        <w:rPr>
          <w:rtl w:val="0"/>
        </w:rPr>
      </w:r>
    </w:p>
    <w:p w:rsidR="00000000" w:rsidDel="00000000" w:rsidP="00000000" w:rsidRDefault="00000000" w:rsidRPr="00000000" w14:paraId="0000020F">
      <w:pPr>
        <w:spacing w:after="200" w:line="276" w:lineRule="auto"/>
        <w:rPr>
          <w:color w:val="00b050"/>
        </w:rPr>
      </w:pPr>
      <w:r w:rsidDel="00000000" w:rsidR="00000000" w:rsidRPr="00000000">
        <w:rPr>
          <w:rFonts w:ascii="Calibri" w:cs="Calibri" w:eastAsia="Calibri" w:hAnsi="Calibri"/>
          <w:sz w:val="22"/>
          <w:szCs w:val="22"/>
        </w:rPr>
        <w:drawing>
          <wp:inline distB="0" distT="0" distL="0" distR="0">
            <wp:extent cx="5943600" cy="4107815"/>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10781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3"/>
        <w:ind w:firstLine="720"/>
        <w:rPr/>
      </w:pPr>
      <w:bookmarkStart w:colFirst="0" w:colLast="0" w:name="_2bn6wsx" w:id="31"/>
      <w:bookmarkEnd w:id="31"/>
      <w:r w:rsidDel="00000000" w:rsidR="00000000" w:rsidRPr="00000000">
        <w:rPr>
          <w:rtl w:val="0"/>
        </w:rPr>
      </w:r>
    </w:p>
    <w:p w:rsidR="00000000" w:rsidDel="00000000" w:rsidP="00000000" w:rsidRDefault="00000000" w:rsidRPr="00000000" w14:paraId="00000211">
      <w:pPr>
        <w:numPr>
          <w:ilvl w:val="0"/>
          <w:numId w:val="10"/>
        </w:numPr>
        <w:spacing w:after="20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Giao diện chính là một cửa sổ chứa menu chính và toolbar. Thông qua đó để đi đến các giao diện thành viên để thực hiện các chức năng trong hệ thống.</w:t>
      </w:r>
    </w:p>
    <w:p w:rsidR="00000000" w:rsidDel="00000000" w:rsidP="00000000" w:rsidRDefault="00000000" w:rsidRPr="00000000" w14:paraId="00000212">
      <w:pPr>
        <w:numPr>
          <w:ilvl w:val="0"/>
          <w:numId w:val="10"/>
        </w:numPr>
        <w:spacing w:after="20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Theo yêu cầu thì mọi nhân viên phải đăng nhập trước khi sử dụng ứng dụng nên form đăng nhập xuất hiện trước để yêu cầu đăng nhập.</w:t>
      </w:r>
    </w:p>
    <w:p w:rsidR="00000000" w:rsidDel="00000000" w:rsidP="00000000" w:rsidRDefault="00000000" w:rsidRPr="00000000" w14:paraId="00000213">
      <w:pPr>
        <w:numPr>
          <w:ilvl w:val="0"/>
          <w:numId w:val="10"/>
        </w:numPr>
        <w:spacing w:after="20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Ngoài ra mỗi ứng dụng trong thời gian khởi động cần có một màn hình chào cùng với thanh tiến trình để người có cảm giác ứng dụng đang khởi động.</w:t>
      </w:r>
      <w:r w:rsidDel="00000000" w:rsidR="00000000" w:rsidRPr="00000000">
        <w:rPr>
          <w:rtl w:val="0"/>
        </w:rPr>
      </w:r>
    </w:p>
    <w:p w:rsidR="00000000" w:rsidDel="00000000" w:rsidP="00000000" w:rsidRDefault="00000000" w:rsidRPr="00000000" w14:paraId="00000214">
      <w:pPr>
        <w:pStyle w:val="Heading3"/>
        <w:ind w:firstLine="720"/>
        <w:rPr/>
      </w:pPr>
      <w:bookmarkStart w:colFirst="0" w:colLast="0" w:name="_a27y57algwug" w:id="32"/>
      <w:bookmarkEnd w:id="32"/>
      <w:r w:rsidDel="00000000" w:rsidR="00000000" w:rsidRPr="00000000">
        <w:rPr>
          <w:rtl w:val="0"/>
        </w:rPr>
      </w:r>
    </w:p>
    <w:p w:rsidR="00000000" w:rsidDel="00000000" w:rsidP="00000000" w:rsidRDefault="00000000" w:rsidRPr="00000000" w14:paraId="00000215">
      <w:pPr>
        <w:pStyle w:val="Heading3"/>
        <w:ind w:firstLine="720"/>
        <w:rPr/>
      </w:pPr>
      <w:bookmarkStart w:colFirst="0" w:colLast="0" w:name="_ux4pql69mg0v" w:id="33"/>
      <w:bookmarkEnd w:id="33"/>
      <w:r w:rsidDel="00000000" w:rsidR="00000000" w:rsidRPr="00000000">
        <w:rPr>
          <w:rtl w:val="0"/>
        </w:rPr>
        <w:t xml:space="preserve">3.3.2.Giao diện cửa sổ chính ( Bân ) </w:t>
      </w:r>
    </w:p>
    <w:p w:rsidR="00000000" w:rsidDel="00000000" w:rsidP="00000000" w:rsidRDefault="00000000" w:rsidRPr="00000000" w14:paraId="00000216">
      <w:pPr>
        <w:rPr/>
      </w:pPr>
      <w:r w:rsidDel="00000000" w:rsidR="00000000" w:rsidRPr="00000000">
        <w:rPr>
          <w:rtl w:val="0"/>
        </w:rPr>
        <w:t xml:space="preserve">Giao diện:</w:t>
      </w:r>
    </w:p>
    <w:p w:rsidR="00000000" w:rsidDel="00000000" w:rsidP="00000000" w:rsidRDefault="00000000" w:rsidRPr="00000000" w14:paraId="00000217">
      <w:pPr>
        <w:rPr>
          <w:color w:val="00b050"/>
        </w:rPr>
      </w:pPr>
      <w:r w:rsidDel="00000000" w:rsidR="00000000" w:rsidRPr="00000000">
        <w:rPr>
          <w:color w:val="00b050"/>
        </w:rPr>
        <w:drawing>
          <wp:inline distB="114300" distT="114300" distL="114300" distR="114300">
            <wp:extent cx="5943600" cy="4318000"/>
            <wp:effectExtent b="0" l="0" r="0" t="0"/>
            <wp:docPr id="51" name="image60.jpg"/>
            <a:graphic>
              <a:graphicData uri="http://schemas.openxmlformats.org/drawingml/2006/picture">
                <pic:pic>
                  <pic:nvPicPr>
                    <pic:cNvPr id="0" name="image60.jpg"/>
                    <pic:cNvPicPr preferRelativeResize="0"/>
                  </pic:nvPicPr>
                  <pic:blipFill>
                    <a:blip r:embed="rId19"/>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color w:val="00b050"/>
        </w:rPr>
      </w:pPr>
      <w:r w:rsidDel="00000000" w:rsidR="00000000" w:rsidRPr="00000000">
        <w:rPr>
          <w:rtl w:val="0"/>
        </w:rPr>
      </w:r>
    </w:p>
    <w:p w:rsidR="00000000" w:rsidDel="00000000" w:rsidP="00000000" w:rsidRDefault="00000000" w:rsidRPr="00000000" w14:paraId="00000219">
      <w:pPr>
        <w:rPr>
          <w:color w:val="00b050"/>
        </w:rPr>
      </w:pPr>
      <w:r w:rsidDel="00000000" w:rsidR="00000000" w:rsidRPr="00000000">
        <w:rPr>
          <w:color w:val="00b050"/>
          <w:rtl w:val="0"/>
        </w:rPr>
        <w:t xml:space="preserve">                             </w:t>
      </w:r>
    </w:p>
    <w:p w:rsidR="00000000" w:rsidDel="00000000" w:rsidP="00000000" w:rsidRDefault="00000000" w:rsidRPr="00000000" w14:paraId="0000021A">
      <w:pPr>
        <w:rPr>
          <w:color w:val="00b050"/>
        </w:rPr>
      </w:pPr>
      <w:r w:rsidDel="00000000" w:rsidR="00000000" w:rsidRPr="00000000">
        <w:rPr>
          <w:color w:val="00b050"/>
          <w:rtl w:val="0"/>
        </w:rPr>
        <w:t xml:space="preserve">            </w:t>
      </w:r>
    </w:p>
    <w:p w:rsidR="00000000" w:rsidDel="00000000" w:rsidP="00000000" w:rsidRDefault="00000000" w:rsidRPr="00000000" w14:paraId="0000021B">
      <w:pPr>
        <w:rPr>
          <w:color w:val="00b050"/>
        </w:rPr>
      </w:pPr>
      <w:r w:rsidDel="00000000" w:rsidR="00000000" w:rsidRPr="00000000">
        <w:rPr>
          <w:color w:val="00b050"/>
          <w:rtl w:val="0"/>
        </w:rPr>
        <w:t xml:space="preserve">   </w:t>
      </w:r>
    </w:p>
    <w:p w:rsidR="00000000" w:rsidDel="00000000" w:rsidP="00000000" w:rsidRDefault="00000000" w:rsidRPr="00000000" w14:paraId="0000021C">
      <w:pPr>
        <w:rPr/>
      </w:pPr>
      <w:r w:rsidDel="00000000" w:rsidR="00000000" w:rsidRPr="00000000">
        <w:rPr>
          <w:rtl w:val="0"/>
        </w:rPr>
        <w:t xml:space="preserve">Mô tả hoạt động</w:t>
      </w:r>
    </w:p>
    <w:tbl>
      <w:tblPr>
        <w:tblStyle w:val="Table8"/>
        <w:tblW w:w="93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7"/>
        <w:gridCol w:w="1988"/>
        <w:gridCol w:w="1891"/>
        <w:gridCol w:w="4863"/>
        <w:tblGridChange w:id="0">
          <w:tblGrid>
            <w:gridCol w:w="617"/>
            <w:gridCol w:w="1988"/>
            <w:gridCol w:w="1891"/>
            <w:gridCol w:w="4863"/>
          </w:tblGrid>
        </w:tblGridChange>
      </w:tblGrid>
      <w:tr>
        <w:trPr>
          <w:cantSplit w:val="0"/>
          <w:tblHeader w:val="0"/>
        </w:trPr>
        <w:tc>
          <w:tcPr>
            <w:shd w:fill="f2f2f2" w:val="clear"/>
          </w:tcPr>
          <w:p w:rsidR="00000000" w:rsidDel="00000000" w:rsidP="00000000" w:rsidRDefault="00000000" w:rsidRPr="00000000" w14:paraId="0000021D">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21E">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21F">
            <w:pPr>
              <w:ind w:firstLine="0"/>
              <w:rPr/>
            </w:pPr>
            <w:r w:rsidDel="00000000" w:rsidR="00000000" w:rsidRPr="00000000">
              <w:rPr>
                <w:rtl w:val="0"/>
              </w:rPr>
              <w:t xml:space="preserve">Sự kiện</w:t>
            </w:r>
          </w:p>
        </w:tc>
        <w:tc>
          <w:tcPr>
            <w:shd w:fill="f2f2f2" w:val="clear"/>
          </w:tcPr>
          <w:p w:rsidR="00000000" w:rsidDel="00000000" w:rsidP="00000000" w:rsidRDefault="00000000" w:rsidRPr="00000000" w14:paraId="00000220">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221">
            <w:pPr>
              <w:ind w:firstLine="0"/>
              <w:rPr/>
            </w:pPr>
            <w:r w:rsidDel="00000000" w:rsidR="00000000" w:rsidRPr="00000000">
              <w:rPr>
                <w:rtl w:val="0"/>
              </w:rPr>
              <w:t xml:space="preserve">1</w:t>
            </w:r>
          </w:p>
        </w:tc>
        <w:tc>
          <w:tcPr/>
          <w:p w:rsidR="00000000" w:rsidDel="00000000" w:rsidP="00000000" w:rsidRDefault="00000000" w:rsidRPr="00000000" w14:paraId="00000222">
            <w:pPr>
              <w:ind w:firstLine="0"/>
              <w:rPr/>
            </w:pPr>
            <w:r w:rsidDel="00000000" w:rsidR="00000000" w:rsidRPr="00000000">
              <w:rPr>
                <w:rtl w:val="0"/>
              </w:rPr>
              <w:t xml:space="preserve">Cửa sổ</w:t>
            </w:r>
          </w:p>
        </w:tc>
        <w:tc>
          <w:tcPr/>
          <w:p w:rsidR="00000000" w:rsidDel="00000000" w:rsidP="00000000" w:rsidRDefault="00000000" w:rsidRPr="00000000" w14:paraId="00000223">
            <w:pPr>
              <w:ind w:firstLine="0"/>
              <w:rPr/>
            </w:pPr>
            <w:r w:rsidDel="00000000" w:rsidR="00000000" w:rsidRPr="00000000">
              <w:rPr>
                <w:rtl w:val="0"/>
              </w:rPr>
              <w:t xml:space="preserve">Initialize</w:t>
            </w:r>
          </w:p>
        </w:tc>
        <w:tc>
          <w:tcPr/>
          <w:p w:rsidR="00000000" w:rsidDel="00000000" w:rsidP="00000000" w:rsidRDefault="00000000" w:rsidRPr="00000000" w14:paraId="00000224">
            <w:pPr>
              <w:ind w:firstLine="0"/>
              <w:rPr/>
            </w:pPr>
            <w:r w:rsidDel="00000000" w:rsidR="00000000" w:rsidRPr="00000000">
              <w:rPr>
                <w:rtl w:val="0"/>
              </w:rPr>
              <w:t xml:space="preserve">Đưa cửa sổ ra giữa màn hình</w:t>
            </w:r>
          </w:p>
        </w:tc>
      </w:tr>
      <w:tr>
        <w:trPr>
          <w:cantSplit w:val="0"/>
          <w:tblHeader w:val="0"/>
        </w:trPr>
        <w:tc>
          <w:tcPr/>
          <w:p w:rsidR="00000000" w:rsidDel="00000000" w:rsidP="00000000" w:rsidRDefault="00000000" w:rsidRPr="00000000" w14:paraId="00000225">
            <w:pPr>
              <w:ind w:firstLine="0"/>
              <w:rPr/>
            </w:pPr>
            <w:r w:rsidDel="00000000" w:rsidR="00000000" w:rsidRPr="00000000">
              <w:rPr>
                <w:rtl w:val="0"/>
              </w:rPr>
              <w:t xml:space="preserve">2</w:t>
            </w:r>
          </w:p>
        </w:tc>
        <w:tc>
          <w:tcPr/>
          <w:p w:rsidR="00000000" w:rsidDel="00000000" w:rsidP="00000000" w:rsidRDefault="00000000" w:rsidRPr="00000000" w14:paraId="00000226">
            <w:pPr>
              <w:ind w:firstLine="0"/>
              <w:rPr/>
            </w:pPr>
            <w:r w:rsidDel="00000000" w:rsidR="00000000" w:rsidRPr="00000000">
              <w:rPr>
                <w:rtl w:val="0"/>
              </w:rPr>
              <w:t xml:space="preserve">[Đăng xuất]</w:t>
            </w:r>
          </w:p>
        </w:tc>
        <w:tc>
          <w:tcPr/>
          <w:p w:rsidR="00000000" w:rsidDel="00000000" w:rsidP="00000000" w:rsidRDefault="00000000" w:rsidRPr="00000000" w14:paraId="00000227">
            <w:pPr>
              <w:ind w:firstLine="0"/>
              <w:rPr/>
            </w:pPr>
            <w:r w:rsidDel="00000000" w:rsidR="00000000" w:rsidRPr="00000000">
              <w:rPr>
                <w:rtl w:val="0"/>
              </w:rPr>
              <w:t xml:space="preserve">Click</w:t>
            </w:r>
          </w:p>
        </w:tc>
        <w:tc>
          <w:tcPr/>
          <w:p w:rsidR="00000000" w:rsidDel="00000000" w:rsidP="00000000" w:rsidRDefault="00000000" w:rsidRPr="00000000" w14:paraId="00000228">
            <w:pPr>
              <w:ind w:firstLine="0"/>
              <w:rPr/>
            </w:pPr>
            <w:r w:rsidDel="00000000" w:rsidR="00000000" w:rsidRPr="00000000">
              <w:rPr>
                <w:rtl w:val="0"/>
              </w:rPr>
              <w:t xml:space="preserve">Đăng xuất và hiển thị DangNhapJDialog</w:t>
            </w:r>
          </w:p>
        </w:tc>
      </w:tr>
      <w:tr>
        <w:trPr>
          <w:cantSplit w:val="0"/>
          <w:tblHeader w:val="0"/>
        </w:trPr>
        <w:tc>
          <w:tcPr/>
          <w:p w:rsidR="00000000" w:rsidDel="00000000" w:rsidP="00000000" w:rsidRDefault="00000000" w:rsidRPr="00000000" w14:paraId="00000229">
            <w:pPr>
              <w:ind w:firstLine="0"/>
              <w:rPr/>
            </w:pPr>
            <w:r w:rsidDel="00000000" w:rsidR="00000000" w:rsidRPr="00000000">
              <w:rPr>
                <w:rtl w:val="0"/>
              </w:rPr>
              <w:t xml:space="preserve">3</w:t>
            </w:r>
          </w:p>
        </w:tc>
        <w:tc>
          <w:tcPr/>
          <w:p w:rsidR="00000000" w:rsidDel="00000000" w:rsidP="00000000" w:rsidRDefault="00000000" w:rsidRPr="00000000" w14:paraId="0000022A">
            <w:pPr>
              <w:ind w:firstLine="0"/>
              <w:rPr/>
            </w:pPr>
            <w:r w:rsidDel="00000000" w:rsidR="00000000" w:rsidRPr="00000000">
              <w:rPr>
                <w:rtl w:val="0"/>
              </w:rPr>
              <w:t xml:space="preserve">Kết Thúc</w:t>
            </w:r>
          </w:p>
        </w:tc>
        <w:tc>
          <w:tcPr/>
          <w:p w:rsidR="00000000" w:rsidDel="00000000" w:rsidP="00000000" w:rsidRDefault="00000000" w:rsidRPr="00000000" w14:paraId="0000022B">
            <w:pPr>
              <w:ind w:firstLine="0"/>
              <w:rPr/>
            </w:pPr>
            <w:r w:rsidDel="00000000" w:rsidR="00000000" w:rsidRPr="00000000">
              <w:rPr>
                <w:rtl w:val="0"/>
              </w:rPr>
              <w:t xml:space="preserve">Click</w:t>
            </w:r>
          </w:p>
        </w:tc>
        <w:tc>
          <w:tcPr/>
          <w:p w:rsidR="00000000" w:rsidDel="00000000" w:rsidP="00000000" w:rsidRDefault="00000000" w:rsidRPr="00000000" w14:paraId="0000022C">
            <w:pPr>
              <w:ind w:firstLine="0"/>
              <w:rPr/>
            </w:pPr>
            <w:r w:rsidDel="00000000" w:rsidR="00000000" w:rsidRPr="00000000">
              <w:rPr>
                <w:rtl w:val="0"/>
              </w:rPr>
              <w:t xml:space="preserve">Thoát Khỏi Hệ Thống</w:t>
            </w:r>
          </w:p>
        </w:tc>
      </w:tr>
      <w:tr>
        <w:trPr>
          <w:cantSplit w:val="0"/>
          <w:tblHeader w:val="0"/>
        </w:trPr>
        <w:tc>
          <w:tcPr/>
          <w:p w:rsidR="00000000" w:rsidDel="00000000" w:rsidP="00000000" w:rsidRDefault="00000000" w:rsidRPr="00000000" w14:paraId="0000022D">
            <w:pPr>
              <w:ind w:firstLine="0"/>
              <w:rPr/>
            </w:pPr>
            <w:r w:rsidDel="00000000" w:rsidR="00000000" w:rsidRPr="00000000">
              <w:rPr>
                <w:rtl w:val="0"/>
              </w:rPr>
              <w:t xml:space="preserve">4</w:t>
            </w:r>
          </w:p>
        </w:tc>
        <w:tc>
          <w:tcPr/>
          <w:p w:rsidR="00000000" w:rsidDel="00000000" w:rsidP="00000000" w:rsidRDefault="00000000" w:rsidRPr="00000000" w14:paraId="0000022E">
            <w:pPr>
              <w:ind w:firstLine="0"/>
              <w:rPr/>
            </w:pPr>
            <w:r w:rsidDel="00000000" w:rsidR="00000000" w:rsidRPr="00000000">
              <w:rPr>
                <w:rtl w:val="0"/>
              </w:rPr>
              <w:t xml:space="preserve">[Chuyên đề]</w:t>
            </w:r>
          </w:p>
        </w:tc>
        <w:tc>
          <w:tcPr/>
          <w:p w:rsidR="00000000" w:rsidDel="00000000" w:rsidP="00000000" w:rsidRDefault="00000000" w:rsidRPr="00000000" w14:paraId="0000022F">
            <w:pPr>
              <w:ind w:firstLine="0"/>
              <w:rPr/>
            </w:pPr>
            <w:r w:rsidDel="00000000" w:rsidR="00000000" w:rsidRPr="00000000">
              <w:rPr>
                <w:rtl w:val="0"/>
              </w:rPr>
              <w:t xml:space="preserve">Click</w:t>
            </w:r>
          </w:p>
        </w:tc>
        <w:tc>
          <w:tcPr/>
          <w:p w:rsidR="00000000" w:rsidDel="00000000" w:rsidP="00000000" w:rsidRDefault="00000000" w:rsidRPr="00000000" w14:paraId="00000230">
            <w:pPr>
              <w:ind w:firstLine="0"/>
              <w:rPr/>
            </w:pPr>
            <w:r w:rsidDel="00000000" w:rsidR="00000000" w:rsidRPr="00000000">
              <w:rPr>
                <w:rtl w:val="0"/>
              </w:rPr>
              <w:t xml:space="preserve">Hiển thị ChuyenDeJDialog</w:t>
            </w:r>
          </w:p>
        </w:tc>
      </w:tr>
      <w:tr>
        <w:trPr>
          <w:cantSplit w:val="0"/>
          <w:tblHeader w:val="0"/>
        </w:trPr>
        <w:tc>
          <w:tcPr/>
          <w:p w:rsidR="00000000" w:rsidDel="00000000" w:rsidP="00000000" w:rsidRDefault="00000000" w:rsidRPr="00000000" w14:paraId="00000231">
            <w:pPr>
              <w:ind w:firstLine="0"/>
              <w:rPr/>
            </w:pPr>
            <w:r w:rsidDel="00000000" w:rsidR="00000000" w:rsidRPr="00000000">
              <w:rPr>
                <w:rtl w:val="0"/>
              </w:rPr>
              <w:t xml:space="preserve">5</w:t>
            </w:r>
          </w:p>
        </w:tc>
        <w:tc>
          <w:tcPr/>
          <w:p w:rsidR="00000000" w:rsidDel="00000000" w:rsidP="00000000" w:rsidRDefault="00000000" w:rsidRPr="00000000" w14:paraId="00000232">
            <w:pPr>
              <w:ind w:firstLine="0"/>
              <w:rPr/>
            </w:pPr>
            <w:r w:rsidDel="00000000" w:rsidR="00000000" w:rsidRPr="00000000">
              <w:rPr>
                <w:rtl w:val="0"/>
              </w:rPr>
              <w:t xml:space="preserve">[Khóa Học]</w:t>
            </w:r>
          </w:p>
        </w:tc>
        <w:tc>
          <w:tcPr/>
          <w:p w:rsidR="00000000" w:rsidDel="00000000" w:rsidP="00000000" w:rsidRDefault="00000000" w:rsidRPr="00000000" w14:paraId="00000233">
            <w:pPr>
              <w:ind w:firstLine="0"/>
              <w:rPr/>
            </w:pPr>
            <w:r w:rsidDel="00000000" w:rsidR="00000000" w:rsidRPr="00000000">
              <w:rPr>
                <w:rtl w:val="0"/>
              </w:rPr>
              <w:t xml:space="preserve">Click</w:t>
            </w:r>
          </w:p>
        </w:tc>
        <w:tc>
          <w:tcPr/>
          <w:p w:rsidR="00000000" w:rsidDel="00000000" w:rsidP="00000000" w:rsidRDefault="00000000" w:rsidRPr="00000000" w14:paraId="00000234">
            <w:pPr>
              <w:ind w:firstLine="0"/>
              <w:rPr/>
            </w:pPr>
            <w:r w:rsidDel="00000000" w:rsidR="00000000" w:rsidRPr="00000000">
              <w:rPr>
                <w:rtl w:val="0"/>
              </w:rPr>
              <w:t xml:space="preserve">Hiển Thị KhoaHocJDialog</w:t>
            </w:r>
          </w:p>
        </w:tc>
      </w:tr>
      <w:tr>
        <w:trPr>
          <w:cantSplit w:val="0"/>
          <w:tblHeader w:val="0"/>
        </w:trPr>
        <w:tc>
          <w:tcPr/>
          <w:p w:rsidR="00000000" w:rsidDel="00000000" w:rsidP="00000000" w:rsidRDefault="00000000" w:rsidRPr="00000000" w14:paraId="00000235">
            <w:pPr>
              <w:ind w:firstLine="0"/>
              <w:rPr/>
            </w:pPr>
            <w:r w:rsidDel="00000000" w:rsidR="00000000" w:rsidRPr="00000000">
              <w:rPr>
                <w:rtl w:val="0"/>
              </w:rPr>
              <w:t xml:space="preserve">6</w:t>
            </w:r>
          </w:p>
        </w:tc>
        <w:tc>
          <w:tcPr/>
          <w:p w:rsidR="00000000" w:rsidDel="00000000" w:rsidP="00000000" w:rsidRDefault="00000000" w:rsidRPr="00000000" w14:paraId="00000236">
            <w:pPr>
              <w:ind w:firstLine="0"/>
              <w:rPr/>
            </w:pPr>
            <w:r w:rsidDel="00000000" w:rsidR="00000000" w:rsidRPr="00000000">
              <w:rPr>
                <w:rtl w:val="0"/>
              </w:rPr>
              <w:t xml:space="preserve">[Người Học]</w:t>
            </w:r>
          </w:p>
        </w:tc>
        <w:tc>
          <w:tcPr/>
          <w:p w:rsidR="00000000" w:rsidDel="00000000" w:rsidP="00000000" w:rsidRDefault="00000000" w:rsidRPr="00000000" w14:paraId="00000237">
            <w:pPr>
              <w:ind w:firstLine="0"/>
              <w:rPr/>
            </w:pPr>
            <w:r w:rsidDel="00000000" w:rsidR="00000000" w:rsidRPr="00000000">
              <w:rPr>
                <w:rtl w:val="0"/>
              </w:rPr>
              <w:t xml:space="preserve">Click</w:t>
            </w:r>
          </w:p>
        </w:tc>
        <w:tc>
          <w:tcPr/>
          <w:p w:rsidR="00000000" w:rsidDel="00000000" w:rsidP="00000000" w:rsidRDefault="00000000" w:rsidRPr="00000000" w14:paraId="00000238">
            <w:pPr>
              <w:ind w:firstLine="0"/>
              <w:rPr/>
            </w:pPr>
            <w:r w:rsidDel="00000000" w:rsidR="00000000" w:rsidRPr="00000000">
              <w:rPr>
                <w:rtl w:val="0"/>
              </w:rPr>
              <w:t xml:space="preserve">Hiển Thị NguoiHocJDialog</w:t>
            </w:r>
          </w:p>
        </w:tc>
      </w:tr>
      <w:tr>
        <w:trPr>
          <w:cantSplit w:val="0"/>
          <w:tblHeader w:val="0"/>
        </w:trPr>
        <w:tc>
          <w:tcPr/>
          <w:p w:rsidR="00000000" w:rsidDel="00000000" w:rsidP="00000000" w:rsidRDefault="00000000" w:rsidRPr="00000000" w14:paraId="00000239">
            <w:pPr>
              <w:ind w:firstLine="0"/>
              <w:rPr/>
            </w:pPr>
            <w:r w:rsidDel="00000000" w:rsidR="00000000" w:rsidRPr="00000000">
              <w:rPr>
                <w:rtl w:val="0"/>
              </w:rPr>
              <w:t xml:space="preserve">7</w:t>
            </w:r>
          </w:p>
        </w:tc>
        <w:tc>
          <w:tcPr/>
          <w:p w:rsidR="00000000" w:rsidDel="00000000" w:rsidP="00000000" w:rsidRDefault="00000000" w:rsidRPr="00000000" w14:paraId="0000023A">
            <w:pPr>
              <w:ind w:firstLine="0"/>
              <w:rPr/>
            </w:pPr>
            <w:r w:rsidDel="00000000" w:rsidR="00000000" w:rsidRPr="00000000">
              <w:rPr>
                <w:rtl w:val="0"/>
              </w:rPr>
              <w:t xml:space="preserve">[Hướng Dẫn]</w:t>
            </w:r>
          </w:p>
        </w:tc>
        <w:tc>
          <w:tcPr/>
          <w:p w:rsidR="00000000" w:rsidDel="00000000" w:rsidP="00000000" w:rsidRDefault="00000000" w:rsidRPr="00000000" w14:paraId="0000023B">
            <w:pPr>
              <w:ind w:firstLine="0"/>
              <w:rPr/>
            </w:pPr>
            <w:r w:rsidDel="00000000" w:rsidR="00000000" w:rsidRPr="00000000">
              <w:rPr>
                <w:rtl w:val="0"/>
              </w:rPr>
              <w:t xml:space="preserve">Click</w:t>
            </w:r>
          </w:p>
        </w:tc>
        <w:tc>
          <w:tcPr/>
          <w:p w:rsidR="00000000" w:rsidDel="00000000" w:rsidP="00000000" w:rsidRDefault="00000000" w:rsidRPr="00000000" w14:paraId="0000023C">
            <w:pPr>
              <w:ind w:firstLine="0"/>
              <w:rPr/>
            </w:pPr>
            <w:r w:rsidDel="00000000" w:rsidR="00000000" w:rsidRPr="00000000">
              <w:rPr>
                <w:rtl w:val="0"/>
              </w:rPr>
              <w:t xml:space="preserve">Hiển Thị HuongDanJDialog</w:t>
            </w:r>
          </w:p>
        </w:tc>
      </w:tr>
    </w:tbl>
    <w:p w:rsidR="00000000" w:rsidDel="00000000" w:rsidP="00000000" w:rsidRDefault="00000000" w:rsidRPr="00000000" w14:paraId="0000023D">
      <w:pPr>
        <w:rPr>
          <w:color w:val="00b050"/>
        </w:rPr>
      </w:pPr>
      <w:r w:rsidDel="00000000" w:rsidR="00000000" w:rsidRPr="00000000">
        <w:rPr>
          <w:rtl w:val="0"/>
        </w:rPr>
      </w:r>
    </w:p>
    <w:p w:rsidR="00000000" w:rsidDel="00000000" w:rsidP="00000000" w:rsidRDefault="00000000" w:rsidRPr="00000000" w14:paraId="0000023E">
      <w:pPr>
        <w:pStyle w:val="Heading3"/>
        <w:ind w:firstLine="720"/>
        <w:rPr>
          <w:vertAlign w:val="baseline"/>
        </w:rPr>
      </w:pPr>
      <w:bookmarkStart w:colFirst="0" w:colLast="0" w:name="_qsh70q" w:id="34"/>
      <w:bookmarkEnd w:id="34"/>
      <w:r w:rsidDel="00000000" w:rsidR="00000000" w:rsidRPr="00000000">
        <w:rPr>
          <w:rtl w:val="0"/>
        </w:rPr>
        <w:t xml:space="preserve">3.3.3.Giao diện chức năng</w:t>
      </w:r>
      <w:r w:rsidDel="00000000" w:rsidR="00000000" w:rsidRPr="00000000">
        <w:rPr>
          <w:rtl w:val="0"/>
        </w:rPr>
      </w:r>
    </w:p>
    <w:p w:rsidR="00000000" w:rsidDel="00000000" w:rsidP="00000000" w:rsidRDefault="00000000" w:rsidRPr="00000000" w14:paraId="0000023F">
      <w:pPr>
        <w:pStyle w:val="Heading4"/>
        <w:ind w:left="0" w:firstLine="0"/>
        <w:rPr/>
      </w:pPr>
      <w:r w:rsidDel="00000000" w:rsidR="00000000" w:rsidRPr="00000000">
        <w:rPr>
          <w:rtl w:val="0"/>
        </w:rPr>
        <w:t xml:space="preserve">3.3.3.1.</w:t>
      </w:r>
      <w:r w:rsidDel="00000000" w:rsidR="00000000" w:rsidRPr="00000000">
        <w:rPr>
          <w:rtl w:val="0"/>
        </w:rPr>
        <w:t xml:space="preserve">Cửa sổ quản lý nhân viên </w:t>
      </w:r>
    </w:p>
    <w:p w:rsidR="00000000" w:rsidDel="00000000" w:rsidP="00000000" w:rsidRDefault="00000000" w:rsidRPr="00000000" w14:paraId="00000240">
      <w:pPr>
        <w:rPr/>
      </w:pPr>
      <w:r w:rsidDel="00000000" w:rsidR="00000000" w:rsidRPr="00000000">
        <w:rPr>
          <w:rtl w:val="0"/>
        </w:rPr>
        <w:t xml:space="preserve">Giao diện</w:t>
      </w:r>
    </w:p>
    <w:p w:rsidR="00000000" w:rsidDel="00000000" w:rsidP="00000000" w:rsidRDefault="00000000" w:rsidRPr="00000000" w14:paraId="00000241">
      <w:pPr>
        <w:jc w:val="center"/>
        <w:rPr/>
      </w:pPr>
      <w:r w:rsidDel="00000000" w:rsidR="00000000" w:rsidRPr="00000000">
        <w:rPr/>
        <w:drawing>
          <wp:inline distB="114300" distT="114300" distL="114300" distR="114300">
            <wp:extent cx="5943600" cy="3568700"/>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jc w:val="center"/>
        <w:rPr/>
      </w:pPr>
      <w:r w:rsidDel="00000000" w:rsidR="00000000" w:rsidRPr="00000000">
        <w:rPr/>
        <w:drawing>
          <wp:inline distB="114300" distT="114300" distL="114300" distR="114300">
            <wp:extent cx="5943600" cy="3530600"/>
            <wp:effectExtent b="0" l="0" r="0" t="0"/>
            <wp:docPr id="3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Mô tả hoạt động</w:t>
      </w:r>
    </w:p>
    <w:tbl>
      <w:tblPr>
        <w:tblStyle w:val="Table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1650"/>
        <w:gridCol w:w="1770"/>
        <w:gridCol w:w="4905"/>
        <w:tblGridChange w:id="0">
          <w:tblGrid>
            <w:gridCol w:w="1035"/>
            <w:gridCol w:w="1650"/>
            <w:gridCol w:w="1770"/>
            <w:gridCol w:w="4905"/>
          </w:tblGrid>
        </w:tblGridChange>
      </w:tblGrid>
      <w:tr>
        <w:trPr>
          <w:cantSplit w:val="0"/>
          <w:tblHeader w:val="0"/>
        </w:trPr>
        <w:tc>
          <w:tcPr>
            <w:shd w:fill="f2f2f2" w:val="clear"/>
          </w:tcPr>
          <w:p w:rsidR="00000000" w:rsidDel="00000000" w:rsidP="00000000" w:rsidRDefault="00000000" w:rsidRPr="00000000" w14:paraId="00000244">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245">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246">
            <w:pPr>
              <w:ind w:firstLine="0"/>
              <w:rPr/>
            </w:pPr>
            <w:r w:rsidDel="00000000" w:rsidR="00000000" w:rsidRPr="00000000">
              <w:rPr>
                <w:rtl w:val="0"/>
              </w:rPr>
              <w:t xml:space="preserve">Sự kiện</w:t>
            </w:r>
          </w:p>
        </w:tc>
        <w:tc>
          <w:tcPr>
            <w:shd w:fill="f2f2f2" w:val="clear"/>
          </w:tcPr>
          <w:p w:rsidR="00000000" w:rsidDel="00000000" w:rsidP="00000000" w:rsidRDefault="00000000" w:rsidRPr="00000000" w14:paraId="00000247">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248">
            <w:pPr>
              <w:ind w:firstLine="0"/>
              <w:rPr/>
            </w:pPr>
            <w:r w:rsidDel="00000000" w:rsidR="00000000" w:rsidRPr="00000000">
              <w:rPr>
                <w:rtl w:val="0"/>
              </w:rPr>
              <w:t xml:space="preserve">1</w:t>
            </w:r>
          </w:p>
        </w:tc>
        <w:tc>
          <w:tcPr/>
          <w:p w:rsidR="00000000" w:rsidDel="00000000" w:rsidP="00000000" w:rsidRDefault="00000000" w:rsidRPr="00000000" w14:paraId="00000249">
            <w:pPr>
              <w:ind w:firstLine="0"/>
              <w:rPr/>
            </w:pPr>
            <w:r w:rsidDel="00000000" w:rsidR="00000000" w:rsidRPr="00000000">
              <w:rPr>
                <w:rtl w:val="0"/>
              </w:rPr>
              <w:t xml:space="preserve">Cửa sổ</w:t>
            </w:r>
          </w:p>
        </w:tc>
        <w:tc>
          <w:tcPr/>
          <w:p w:rsidR="00000000" w:rsidDel="00000000" w:rsidP="00000000" w:rsidRDefault="00000000" w:rsidRPr="00000000" w14:paraId="0000024A">
            <w:pPr>
              <w:ind w:firstLine="0"/>
              <w:rPr/>
            </w:pPr>
            <w:r w:rsidDel="00000000" w:rsidR="00000000" w:rsidRPr="00000000">
              <w:rPr>
                <w:rtl w:val="0"/>
              </w:rPr>
              <w:t xml:space="preserve">Initialize</w:t>
            </w:r>
          </w:p>
        </w:tc>
        <w:tc>
          <w:tcPr/>
          <w:p w:rsidR="00000000" w:rsidDel="00000000" w:rsidP="00000000" w:rsidRDefault="00000000" w:rsidRPr="00000000" w14:paraId="0000024B">
            <w:pPr>
              <w:ind w:firstLine="0"/>
              <w:rPr/>
            </w:pPr>
            <w:r w:rsidDel="00000000" w:rsidR="00000000" w:rsidRPr="00000000">
              <w:rPr>
                <w:rtl w:val="0"/>
              </w:rPr>
              <w:t xml:space="preserve">Hiển thị tất cả nhân viên lên bảng</w:t>
            </w:r>
          </w:p>
        </w:tc>
      </w:tr>
      <w:tr>
        <w:trPr>
          <w:cantSplit w:val="0"/>
          <w:tblHeader w:val="0"/>
        </w:trPr>
        <w:tc>
          <w:tcPr/>
          <w:p w:rsidR="00000000" w:rsidDel="00000000" w:rsidP="00000000" w:rsidRDefault="00000000" w:rsidRPr="00000000" w14:paraId="0000024C">
            <w:pPr>
              <w:ind w:firstLine="0"/>
              <w:rPr/>
            </w:pPr>
            <w:r w:rsidDel="00000000" w:rsidR="00000000" w:rsidRPr="00000000">
              <w:rPr>
                <w:rtl w:val="0"/>
              </w:rPr>
              <w:t xml:space="preserve">2</w:t>
            </w:r>
          </w:p>
        </w:tc>
        <w:tc>
          <w:tcPr/>
          <w:p w:rsidR="00000000" w:rsidDel="00000000" w:rsidP="00000000" w:rsidRDefault="00000000" w:rsidRPr="00000000" w14:paraId="0000024D">
            <w:pPr>
              <w:ind w:firstLine="0"/>
              <w:rPr/>
            </w:pPr>
            <w:r w:rsidDel="00000000" w:rsidR="00000000" w:rsidRPr="00000000">
              <w:rPr>
                <w:rtl w:val="0"/>
              </w:rPr>
              <w:t xml:space="preserve">Nút Thêm</w:t>
            </w:r>
          </w:p>
        </w:tc>
        <w:tc>
          <w:tcPr/>
          <w:p w:rsidR="00000000" w:rsidDel="00000000" w:rsidP="00000000" w:rsidRDefault="00000000" w:rsidRPr="00000000" w14:paraId="0000024E">
            <w:pPr>
              <w:ind w:firstLine="0"/>
              <w:rPr/>
            </w:pPr>
            <w:r w:rsidDel="00000000" w:rsidR="00000000" w:rsidRPr="00000000">
              <w:rPr>
                <w:rtl w:val="0"/>
              </w:rPr>
              <w:t xml:space="preserve">Click</w:t>
            </w:r>
          </w:p>
        </w:tc>
        <w:tc>
          <w:tcPr/>
          <w:p w:rsidR="00000000" w:rsidDel="00000000" w:rsidP="00000000" w:rsidRDefault="00000000" w:rsidRPr="00000000" w14:paraId="0000024F">
            <w:pPr>
              <w:ind w:firstLine="0"/>
              <w:rPr/>
            </w:pPr>
            <w:r w:rsidDel="00000000" w:rsidR="00000000" w:rsidRPr="00000000">
              <w:rPr>
                <w:rtl w:val="0"/>
              </w:rPr>
              <w:t xml:space="preserve">Validation, Thêm vào CSDL một nhân viên mới với dữ liệu nhập từ form</w:t>
            </w:r>
          </w:p>
        </w:tc>
      </w:tr>
      <w:tr>
        <w:trPr>
          <w:cantSplit w:val="0"/>
          <w:tblHeader w:val="0"/>
        </w:trPr>
        <w:tc>
          <w:tcPr/>
          <w:p w:rsidR="00000000" w:rsidDel="00000000" w:rsidP="00000000" w:rsidRDefault="00000000" w:rsidRPr="00000000" w14:paraId="00000250">
            <w:pPr>
              <w:ind w:firstLine="0"/>
              <w:rPr/>
            </w:pPr>
            <w:r w:rsidDel="00000000" w:rsidR="00000000" w:rsidRPr="00000000">
              <w:rPr>
                <w:rtl w:val="0"/>
              </w:rPr>
              <w:t xml:space="preserve">3</w:t>
            </w:r>
          </w:p>
        </w:tc>
        <w:tc>
          <w:tcPr/>
          <w:p w:rsidR="00000000" w:rsidDel="00000000" w:rsidP="00000000" w:rsidRDefault="00000000" w:rsidRPr="00000000" w14:paraId="00000251">
            <w:pPr>
              <w:ind w:firstLine="0"/>
              <w:rPr/>
            </w:pPr>
            <w:r w:rsidDel="00000000" w:rsidR="00000000" w:rsidRPr="00000000">
              <w:rPr>
                <w:rtl w:val="0"/>
              </w:rPr>
              <w:t xml:space="preserve">Nút Sửa</w:t>
            </w:r>
          </w:p>
        </w:tc>
        <w:tc>
          <w:tcPr/>
          <w:p w:rsidR="00000000" w:rsidDel="00000000" w:rsidP="00000000" w:rsidRDefault="00000000" w:rsidRPr="00000000" w14:paraId="00000252">
            <w:pPr>
              <w:ind w:firstLine="0"/>
              <w:rPr/>
            </w:pPr>
            <w:r w:rsidDel="00000000" w:rsidR="00000000" w:rsidRPr="00000000">
              <w:rPr>
                <w:rtl w:val="0"/>
              </w:rPr>
              <w:t xml:space="preserve">Click</w:t>
            </w:r>
          </w:p>
        </w:tc>
        <w:tc>
          <w:tcPr/>
          <w:p w:rsidR="00000000" w:rsidDel="00000000" w:rsidP="00000000" w:rsidRDefault="00000000" w:rsidRPr="00000000" w14:paraId="00000253">
            <w:pPr>
              <w:ind w:firstLine="0"/>
              <w:rPr/>
            </w:pPr>
            <w:r w:rsidDel="00000000" w:rsidR="00000000" w:rsidRPr="00000000">
              <w:rPr>
                <w:rtl w:val="0"/>
              </w:rPr>
              <w:t xml:space="preserve">Validation, Cập nhật thông tin nhân viên đang xem trên form vào CSDL</w:t>
            </w:r>
          </w:p>
        </w:tc>
      </w:tr>
      <w:tr>
        <w:trPr>
          <w:cantSplit w:val="0"/>
          <w:tblHeader w:val="0"/>
        </w:trPr>
        <w:tc>
          <w:tcPr/>
          <w:p w:rsidR="00000000" w:rsidDel="00000000" w:rsidP="00000000" w:rsidRDefault="00000000" w:rsidRPr="00000000" w14:paraId="00000254">
            <w:pPr>
              <w:ind w:firstLine="0"/>
              <w:rPr/>
            </w:pPr>
            <w:r w:rsidDel="00000000" w:rsidR="00000000" w:rsidRPr="00000000">
              <w:rPr>
                <w:rtl w:val="0"/>
              </w:rPr>
              <w:t xml:space="preserve">4</w:t>
            </w:r>
          </w:p>
        </w:tc>
        <w:tc>
          <w:tcPr/>
          <w:p w:rsidR="00000000" w:rsidDel="00000000" w:rsidP="00000000" w:rsidRDefault="00000000" w:rsidRPr="00000000" w14:paraId="00000255">
            <w:pPr>
              <w:ind w:firstLine="0"/>
              <w:rPr/>
            </w:pPr>
            <w:r w:rsidDel="00000000" w:rsidR="00000000" w:rsidRPr="00000000">
              <w:rPr>
                <w:rtl w:val="0"/>
              </w:rPr>
              <w:t xml:space="preserve">Nút Xóa </w:t>
            </w:r>
          </w:p>
        </w:tc>
        <w:tc>
          <w:tcPr/>
          <w:p w:rsidR="00000000" w:rsidDel="00000000" w:rsidP="00000000" w:rsidRDefault="00000000" w:rsidRPr="00000000" w14:paraId="00000256">
            <w:pPr>
              <w:ind w:firstLine="0"/>
              <w:rPr/>
            </w:pPr>
            <w:r w:rsidDel="00000000" w:rsidR="00000000" w:rsidRPr="00000000">
              <w:rPr>
                <w:rtl w:val="0"/>
              </w:rPr>
              <w:t xml:space="preserve">Click</w:t>
            </w:r>
          </w:p>
        </w:tc>
        <w:tc>
          <w:tcPr/>
          <w:p w:rsidR="00000000" w:rsidDel="00000000" w:rsidP="00000000" w:rsidRDefault="00000000" w:rsidRPr="00000000" w14:paraId="00000257">
            <w:pPr>
              <w:ind w:firstLine="0"/>
              <w:rPr/>
            </w:pPr>
            <w:r w:rsidDel="00000000" w:rsidR="00000000" w:rsidRPr="00000000">
              <w:rPr>
                <w:rtl w:val="0"/>
              </w:rPr>
              <w:t xml:space="preserve">Xóa nhân viên có mã đang xem trên form</w:t>
            </w:r>
          </w:p>
        </w:tc>
      </w:tr>
      <w:tr>
        <w:trPr>
          <w:cantSplit w:val="0"/>
          <w:tblHeader w:val="0"/>
        </w:trPr>
        <w:tc>
          <w:tcPr/>
          <w:p w:rsidR="00000000" w:rsidDel="00000000" w:rsidP="00000000" w:rsidRDefault="00000000" w:rsidRPr="00000000" w14:paraId="00000258">
            <w:pPr>
              <w:ind w:firstLine="0"/>
              <w:rPr/>
            </w:pPr>
            <w:r w:rsidDel="00000000" w:rsidR="00000000" w:rsidRPr="00000000">
              <w:rPr>
                <w:rtl w:val="0"/>
              </w:rPr>
              <w:t xml:space="preserve">5</w:t>
            </w:r>
          </w:p>
        </w:tc>
        <w:tc>
          <w:tcPr/>
          <w:p w:rsidR="00000000" w:rsidDel="00000000" w:rsidP="00000000" w:rsidRDefault="00000000" w:rsidRPr="00000000" w14:paraId="00000259">
            <w:pPr>
              <w:ind w:firstLine="0"/>
              <w:rPr/>
            </w:pPr>
            <w:r w:rsidDel="00000000" w:rsidR="00000000" w:rsidRPr="00000000">
              <w:rPr>
                <w:rtl w:val="0"/>
              </w:rPr>
              <w:t xml:space="preserve">Nút Mới</w:t>
            </w:r>
          </w:p>
        </w:tc>
        <w:tc>
          <w:tcPr/>
          <w:p w:rsidR="00000000" w:rsidDel="00000000" w:rsidP="00000000" w:rsidRDefault="00000000" w:rsidRPr="00000000" w14:paraId="0000025A">
            <w:pPr>
              <w:ind w:firstLine="0"/>
              <w:rPr/>
            </w:pPr>
            <w:r w:rsidDel="00000000" w:rsidR="00000000" w:rsidRPr="00000000">
              <w:rPr>
                <w:rtl w:val="0"/>
              </w:rPr>
              <w:t xml:space="preserve">Click</w:t>
            </w:r>
          </w:p>
        </w:tc>
        <w:tc>
          <w:tcPr/>
          <w:p w:rsidR="00000000" w:rsidDel="00000000" w:rsidP="00000000" w:rsidRDefault="00000000" w:rsidRPr="00000000" w14:paraId="0000025B">
            <w:pPr>
              <w:ind w:firstLine="0"/>
              <w:rPr/>
            </w:pPr>
            <w:r w:rsidDel="00000000" w:rsidR="00000000" w:rsidRPr="00000000">
              <w:rPr>
                <w:rtl w:val="0"/>
              </w:rPr>
              <w:t xml:space="preserve">Xóa trắng form</w:t>
            </w:r>
          </w:p>
        </w:tc>
      </w:tr>
      <w:tr>
        <w:trPr>
          <w:cantSplit w:val="0"/>
          <w:tblHeader w:val="0"/>
        </w:trPr>
        <w:tc>
          <w:tcPr/>
          <w:p w:rsidR="00000000" w:rsidDel="00000000" w:rsidP="00000000" w:rsidRDefault="00000000" w:rsidRPr="00000000" w14:paraId="0000025C">
            <w:pPr>
              <w:ind w:firstLine="0"/>
              <w:rPr/>
            </w:pPr>
            <w:r w:rsidDel="00000000" w:rsidR="00000000" w:rsidRPr="00000000">
              <w:rPr>
                <w:rtl w:val="0"/>
              </w:rPr>
              <w:t xml:space="preserve">6</w:t>
            </w:r>
          </w:p>
        </w:tc>
        <w:tc>
          <w:tcPr/>
          <w:p w:rsidR="00000000" w:rsidDel="00000000" w:rsidP="00000000" w:rsidRDefault="00000000" w:rsidRPr="00000000" w14:paraId="0000025D">
            <w:pPr>
              <w:ind w:firstLine="0"/>
              <w:rPr/>
            </w:pPr>
            <w:r w:rsidDel="00000000" w:rsidR="00000000" w:rsidRPr="00000000">
              <w:rPr>
                <w:rtl w:val="0"/>
              </w:rPr>
              <w:t xml:space="preserve">Tab Danh Sách</w:t>
            </w:r>
          </w:p>
        </w:tc>
        <w:tc>
          <w:tcPr/>
          <w:p w:rsidR="00000000" w:rsidDel="00000000" w:rsidP="00000000" w:rsidRDefault="00000000" w:rsidRPr="00000000" w14:paraId="0000025E">
            <w:pPr>
              <w:ind w:firstLine="0"/>
              <w:rPr/>
            </w:pPr>
            <w:r w:rsidDel="00000000" w:rsidR="00000000" w:rsidRPr="00000000">
              <w:rPr>
                <w:rtl w:val="0"/>
              </w:rPr>
              <w:t xml:space="preserve">Click</w:t>
            </w:r>
          </w:p>
        </w:tc>
        <w:tc>
          <w:tcPr/>
          <w:p w:rsidR="00000000" w:rsidDel="00000000" w:rsidP="00000000" w:rsidRDefault="00000000" w:rsidRPr="00000000" w14:paraId="0000025F">
            <w:pPr>
              <w:ind w:firstLine="0"/>
              <w:rPr/>
            </w:pPr>
            <w:r w:rsidDel="00000000" w:rsidR="00000000" w:rsidRPr="00000000">
              <w:rPr>
                <w:rtl w:val="0"/>
              </w:rPr>
              <w:t xml:space="preserve">Hiển thị thông tin của nhân viên trên hàng được chọn của bảng lên form để xem</w:t>
            </w:r>
          </w:p>
        </w:tc>
      </w:tr>
      <w:tr>
        <w:trPr>
          <w:cantSplit w:val="0"/>
          <w:tblHeader w:val="0"/>
        </w:trPr>
        <w:tc>
          <w:tcPr/>
          <w:p w:rsidR="00000000" w:rsidDel="00000000" w:rsidP="00000000" w:rsidRDefault="00000000" w:rsidRPr="00000000" w14:paraId="00000260">
            <w:pPr>
              <w:ind w:firstLine="0"/>
              <w:rPr/>
            </w:pPr>
            <w:r w:rsidDel="00000000" w:rsidR="00000000" w:rsidRPr="00000000">
              <w:rPr>
                <w:rtl w:val="0"/>
              </w:rPr>
              <w:t xml:space="preserve">7</w:t>
            </w:r>
          </w:p>
        </w:tc>
        <w:tc>
          <w:tcPr/>
          <w:p w:rsidR="00000000" w:rsidDel="00000000" w:rsidP="00000000" w:rsidRDefault="00000000" w:rsidRPr="00000000" w14:paraId="00000261">
            <w:pPr>
              <w:ind w:firstLine="0"/>
              <w:rPr/>
            </w:pPr>
            <w:r w:rsidDel="00000000" w:rsidR="00000000" w:rsidRPr="00000000">
              <w:rPr>
                <w:rtl w:val="0"/>
              </w:rPr>
              <w:t xml:space="preserve">Nút |&lt;</w:t>
            </w:r>
          </w:p>
        </w:tc>
        <w:tc>
          <w:tcPr/>
          <w:p w:rsidR="00000000" w:rsidDel="00000000" w:rsidP="00000000" w:rsidRDefault="00000000" w:rsidRPr="00000000" w14:paraId="00000262">
            <w:pPr>
              <w:ind w:firstLine="0"/>
              <w:rPr/>
            </w:pPr>
            <w:r w:rsidDel="00000000" w:rsidR="00000000" w:rsidRPr="00000000">
              <w:rPr>
                <w:rtl w:val="0"/>
              </w:rPr>
              <w:t xml:space="preserve">Click</w:t>
            </w:r>
          </w:p>
        </w:tc>
        <w:tc>
          <w:tcPr/>
          <w:p w:rsidR="00000000" w:rsidDel="00000000" w:rsidP="00000000" w:rsidRDefault="00000000" w:rsidRPr="00000000" w14:paraId="00000263">
            <w:pPr>
              <w:ind w:firstLine="0"/>
              <w:rPr/>
            </w:pPr>
            <w:r w:rsidDel="00000000" w:rsidR="00000000" w:rsidRPr="00000000">
              <w:rPr>
                <w:rtl w:val="0"/>
              </w:rPr>
              <w:t xml:space="preserve">Hiển thị thông tin của nhân viên của hàng đầu tiên của bảng lên form để xem</w:t>
            </w:r>
          </w:p>
        </w:tc>
      </w:tr>
      <w:tr>
        <w:trPr>
          <w:cantSplit w:val="0"/>
          <w:tblHeader w:val="0"/>
        </w:trPr>
        <w:tc>
          <w:tcPr/>
          <w:p w:rsidR="00000000" w:rsidDel="00000000" w:rsidP="00000000" w:rsidRDefault="00000000" w:rsidRPr="00000000" w14:paraId="00000264">
            <w:pPr>
              <w:ind w:firstLine="0"/>
              <w:rPr/>
            </w:pPr>
            <w:r w:rsidDel="00000000" w:rsidR="00000000" w:rsidRPr="00000000">
              <w:rPr>
                <w:rtl w:val="0"/>
              </w:rPr>
              <w:t xml:space="preserve">8</w:t>
            </w:r>
          </w:p>
        </w:tc>
        <w:tc>
          <w:tcPr/>
          <w:p w:rsidR="00000000" w:rsidDel="00000000" w:rsidP="00000000" w:rsidRDefault="00000000" w:rsidRPr="00000000" w14:paraId="00000265">
            <w:pPr>
              <w:ind w:firstLine="0"/>
              <w:rPr/>
            </w:pPr>
            <w:r w:rsidDel="00000000" w:rsidR="00000000" w:rsidRPr="00000000">
              <w:rPr>
                <w:rtl w:val="0"/>
              </w:rPr>
              <w:t xml:space="preserve">Nút &lt;&lt;</w:t>
            </w:r>
          </w:p>
        </w:tc>
        <w:tc>
          <w:tcPr/>
          <w:p w:rsidR="00000000" w:rsidDel="00000000" w:rsidP="00000000" w:rsidRDefault="00000000" w:rsidRPr="00000000" w14:paraId="00000266">
            <w:pPr>
              <w:ind w:firstLine="0"/>
              <w:rPr/>
            </w:pPr>
            <w:r w:rsidDel="00000000" w:rsidR="00000000" w:rsidRPr="00000000">
              <w:rPr>
                <w:rtl w:val="0"/>
              </w:rPr>
              <w:t xml:space="preserve">Click</w:t>
            </w:r>
          </w:p>
        </w:tc>
        <w:tc>
          <w:tcPr/>
          <w:p w:rsidR="00000000" w:rsidDel="00000000" w:rsidP="00000000" w:rsidRDefault="00000000" w:rsidRPr="00000000" w14:paraId="00000267">
            <w:pPr>
              <w:ind w:firstLine="0"/>
              <w:rPr/>
            </w:pPr>
            <w:r w:rsidDel="00000000" w:rsidR="00000000" w:rsidRPr="00000000">
              <w:rPr>
                <w:rtl w:val="0"/>
              </w:rPr>
              <w:t xml:space="preserve">Hiển thị thông tin của nhân viên của hàng kế trước hàng được chọn của bảng lên form để xem</w:t>
            </w:r>
          </w:p>
        </w:tc>
      </w:tr>
      <w:tr>
        <w:trPr>
          <w:cantSplit w:val="0"/>
          <w:tblHeader w:val="0"/>
        </w:trPr>
        <w:tc>
          <w:tcPr/>
          <w:p w:rsidR="00000000" w:rsidDel="00000000" w:rsidP="00000000" w:rsidRDefault="00000000" w:rsidRPr="00000000" w14:paraId="00000268">
            <w:pPr>
              <w:ind w:firstLine="0"/>
              <w:rPr/>
            </w:pPr>
            <w:r w:rsidDel="00000000" w:rsidR="00000000" w:rsidRPr="00000000">
              <w:rPr>
                <w:rtl w:val="0"/>
              </w:rPr>
              <w:t xml:space="preserve">9</w:t>
            </w:r>
          </w:p>
        </w:tc>
        <w:tc>
          <w:tcPr/>
          <w:p w:rsidR="00000000" w:rsidDel="00000000" w:rsidP="00000000" w:rsidRDefault="00000000" w:rsidRPr="00000000" w14:paraId="00000269">
            <w:pPr>
              <w:ind w:firstLine="0"/>
              <w:rPr/>
            </w:pPr>
            <w:r w:rsidDel="00000000" w:rsidR="00000000" w:rsidRPr="00000000">
              <w:rPr>
                <w:rtl w:val="0"/>
              </w:rPr>
              <w:t xml:space="preserve">Nút &gt;&gt;</w:t>
            </w:r>
          </w:p>
        </w:tc>
        <w:tc>
          <w:tcPr/>
          <w:p w:rsidR="00000000" w:rsidDel="00000000" w:rsidP="00000000" w:rsidRDefault="00000000" w:rsidRPr="00000000" w14:paraId="0000026A">
            <w:pPr>
              <w:ind w:firstLine="0"/>
              <w:rPr/>
            </w:pPr>
            <w:r w:rsidDel="00000000" w:rsidR="00000000" w:rsidRPr="00000000">
              <w:rPr>
                <w:rtl w:val="0"/>
              </w:rPr>
              <w:t xml:space="preserve">Click</w:t>
            </w:r>
          </w:p>
        </w:tc>
        <w:tc>
          <w:tcPr/>
          <w:p w:rsidR="00000000" w:rsidDel="00000000" w:rsidP="00000000" w:rsidRDefault="00000000" w:rsidRPr="00000000" w14:paraId="0000026B">
            <w:pPr>
              <w:ind w:firstLine="0"/>
              <w:rPr/>
            </w:pPr>
            <w:r w:rsidDel="00000000" w:rsidR="00000000" w:rsidRPr="00000000">
              <w:rPr>
                <w:rtl w:val="0"/>
              </w:rPr>
              <w:t xml:space="preserve">Hiển thị thông tin của nhân viên của hàng kế sau hàng được chọn của bảng lên form để xem</w:t>
            </w:r>
          </w:p>
        </w:tc>
      </w:tr>
      <w:tr>
        <w:trPr>
          <w:cantSplit w:val="0"/>
          <w:tblHeader w:val="0"/>
        </w:trPr>
        <w:tc>
          <w:tcPr/>
          <w:p w:rsidR="00000000" w:rsidDel="00000000" w:rsidP="00000000" w:rsidRDefault="00000000" w:rsidRPr="00000000" w14:paraId="0000026C">
            <w:pPr>
              <w:ind w:firstLine="0"/>
              <w:rPr/>
            </w:pPr>
            <w:r w:rsidDel="00000000" w:rsidR="00000000" w:rsidRPr="00000000">
              <w:rPr>
                <w:rtl w:val="0"/>
              </w:rPr>
              <w:t xml:space="preserve">10</w:t>
            </w:r>
          </w:p>
        </w:tc>
        <w:tc>
          <w:tcPr/>
          <w:p w:rsidR="00000000" w:rsidDel="00000000" w:rsidP="00000000" w:rsidRDefault="00000000" w:rsidRPr="00000000" w14:paraId="0000026D">
            <w:pPr>
              <w:ind w:firstLine="0"/>
              <w:rPr/>
            </w:pPr>
            <w:r w:rsidDel="00000000" w:rsidR="00000000" w:rsidRPr="00000000">
              <w:rPr>
                <w:rtl w:val="0"/>
              </w:rPr>
              <w:t xml:space="preserve">Nút &gt;|</w:t>
            </w:r>
          </w:p>
        </w:tc>
        <w:tc>
          <w:tcPr/>
          <w:p w:rsidR="00000000" w:rsidDel="00000000" w:rsidP="00000000" w:rsidRDefault="00000000" w:rsidRPr="00000000" w14:paraId="0000026E">
            <w:pPr>
              <w:ind w:firstLine="0"/>
              <w:rPr/>
            </w:pPr>
            <w:r w:rsidDel="00000000" w:rsidR="00000000" w:rsidRPr="00000000">
              <w:rPr>
                <w:rtl w:val="0"/>
              </w:rPr>
              <w:t xml:space="preserve">Click</w:t>
            </w:r>
          </w:p>
        </w:tc>
        <w:tc>
          <w:tcPr/>
          <w:p w:rsidR="00000000" w:rsidDel="00000000" w:rsidP="00000000" w:rsidRDefault="00000000" w:rsidRPr="00000000" w14:paraId="0000026F">
            <w:pPr>
              <w:ind w:firstLine="0"/>
              <w:rPr/>
            </w:pPr>
            <w:r w:rsidDel="00000000" w:rsidR="00000000" w:rsidRPr="00000000">
              <w:rPr>
                <w:rtl w:val="0"/>
              </w:rPr>
              <w:t xml:space="preserve">Hiển thị thông tin của nhân viên của hàng cuối cùng của bảng lên form để xem</w:t>
            </w:r>
          </w:p>
        </w:tc>
      </w:tr>
    </w:tbl>
    <w:p w:rsidR="00000000" w:rsidDel="00000000" w:rsidP="00000000" w:rsidRDefault="00000000" w:rsidRPr="00000000" w14:paraId="00000270">
      <w:pPr>
        <w:pStyle w:val="Heading4"/>
        <w:ind w:left="0" w:firstLine="0"/>
        <w:rPr/>
      </w:pPr>
      <w:r w:rsidDel="00000000" w:rsidR="00000000" w:rsidRPr="00000000">
        <w:rPr>
          <w:rtl w:val="0"/>
        </w:rPr>
        <w:t xml:space="preserve">3.3.3.2.Cửa sổ quản lý chuyên đề</w:t>
      </w:r>
    </w:p>
    <w:p w:rsidR="00000000" w:rsidDel="00000000" w:rsidP="00000000" w:rsidRDefault="00000000" w:rsidRPr="00000000" w14:paraId="00000271">
      <w:pPr>
        <w:rPr/>
      </w:pPr>
      <w:r w:rsidDel="00000000" w:rsidR="00000000" w:rsidRPr="00000000">
        <w:rPr>
          <w:rtl w:val="0"/>
        </w:rPr>
        <w:t xml:space="preserve">Giao diện:</w:t>
      </w:r>
    </w:p>
    <w:p w:rsidR="00000000" w:rsidDel="00000000" w:rsidP="00000000" w:rsidRDefault="00000000" w:rsidRPr="00000000" w14:paraId="00000272">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4470400"/>
            <wp:effectExtent b="0" l="0" r="0" t="0"/>
            <wp:docPr id="35" name="image32.jpg"/>
            <a:graphic>
              <a:graphicData uri="http://schemas.openxmlformats.org/drawingml/2006/picture">
                <pic:pic>
                  <pic:nvPicPr>
                    <pic:cNvPr id="0" name="image32.jpg"/>
                    <pic:cNvPicPr preferRelativeResize="0"/>
                  </pic:nvPicPr>
                  <pic:blipFill>
                    <a:blip r:embed="rId22"/>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4483100"/>
            <wp:effectExtent b="0" l="0" r="0" t="0"/>
            <wp:docPr id="25"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Mô tả hoạt động:</w:t>
      </w:r>
    </w:p>
    <w:tbl>
      <w:tblPr>
        <w:tblStyle w:val="Table10"/>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1500"/>
        <w:gridCol w:w="1440"/>
        <w:gridCol w:w="5145"/>
        <w:tblGridChange w:id="0">
          <w:tblGrid>
            <w:gridCol w:w="1275"/>
            <w:gridCol w:w="1500"/>
            <w:gridCol w:w="1440"/>
            <w:gridCol w:w="5145"/>
          </w:tblGrid>
        </w:tblGridChange>
      </w:tblGrid>
      <w:tr>
        <w:trPr>
          <w:cantSplit w:val="0"/>
          <w:tblHeader w:val="0"/>
        </w:trPr>
        <w:tc>
          <w:tcPr>
            <w:shd w:fill="f2f2f2" w:val="clear"/>
          </w:tcPr>
          <w:p w:rsidR="00000000" w:rsidDel="00000000" w:rsidP="00000000" w:rsidRDefault="00000000" w:rsidRPr="00000000" w14:paraId="00000275">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276">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277">
            <w:pPr>
              <w:ind w:firstLine="0"/>
              <w:rPr/>
            </w:pPr>
            <w:r w:rsidDel="00000000" w:rsidR="00000000" w:rsidRPr="00000000">
              <w:rPr>
                <w:rtl w:val="0"/>
              </w:rPr>
              <w:t xml:space="preserve">Sự kiện</w:t>
            </w:r>
          </w:p>
        </w:tc>
        <w:tc>
          <w:tcPr>
            <w:shd w:fill="f2f2f2" w:val="clear"/>
          </w:tcPr>
          <w:p w:rsidR="00000000" w:rsidDel="00000000" w:rsidP="00000000" w:rsidRDefault="00000000" w:rsidRPr="00000000" w14:paraId="00000278">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279">
            <w:pPr>
              <w:ind w:firstLine="0"/>
              <w:rPr/>
            </w:pPr>
            <w:r w:rsidDel="00000000" w:rsidR="00000000" w:rsidRPr="00000000">
              <w:rPr>
                <w:rtl w:val="0"/>
              </w:rPr>
              <w:t xml:space="preserve">1</w:t>
            </w:r>
          </w:p>
        </w:tc>
        <w:tc>
          <w:tcPr/>
          <w:p w:rsidR="00000000" w:rsidDel="00000000" w:rsidP="00000000" w:rsidRDefault="00000000" w:rsidRPr="00000000" w14:paraId="0000027A">
            <w:pPr>
              <w:ind w:firstLine="0"/>
              <w:rPr/>
            </w:pPr>
            <w:r w:rsidDel="00000000" w:rsidR="00000000" w:rsidRPr="00000000">
              <w:rPr>
                <w:rtl w:val="0"/>
              </w:rPr>
              <w:t xml:space="preserve">Cửa sổ</w:t>
            </w:r>
          </w:p>
        </w:tc>
        <w:tc>
          <w:tcPr/>
          <w:p w:rsidR="00000000" w:rsidDel="00000000" w:rsidP="00000000" w:rsidRDefault="00000000" w:rsidRPr="00000000" w14:paraId="0000027B">
            <w:pPr>
              <w:ind w:firstLine="0"/>
              <w:rPr/>
            </w:pPr>
            <w:r w:rsidDel="00000000" w:rsidR="00000000" w:rsidRPr="00000000">
              <w:rPr>
                <w:rtl w:val="0"/>
              </w:rPr>
              <w:t xml:space="preserve">Initialize</w:t>
            </w:r>
          </w:p>
        </w:tc>
        <w:tc>
          <w:tcPr/>
          <w:p w:rsidR="00000000" w:rsidDel="00000000" w:rsidP="00000000" w:rsidRDefault="00000000" w:rsidRPr="00000000" w14:paraId="0000027C">
            <w:pPr>
              <w:ind w:firstLine="0"/>
              <w:rPr/>
            </w:pPr>
            <w:r w:rsidDel="00000000" w:rsidR="00000000" w:rsidRPr="00000000">
              <w:rPr>
                <w:rtl w:val="0"/>
              </w:rPr>
              <w:t xml:space="preserve">Hiển thị tất cả chuyên đề lên bảng</w:t>
            </w:r>
          </w:p>
        </w:tc>
      </w:tr>
      <w:tr>
        <w:trPr>
          <w:cantSplit w:val="0"/>
          <w:tblHeader w:val="0"/>
        </w:trPr>
        <w:tc>
          <w:tcPr/>
          <w:p w:rsidR="00000000" w:rsidDel="00000000" w:rsidP="00000000" w:rsidRDefault="00000000" w:rsidRPr="00000000" w14:paraId="0000027D">
            <w:pPr>
              <w:ind w:firstLine="0"/>
              <w:rPr/>
            </w:pPr>
            <w:r w:rsidDel="00000000" w:rsidR="00000000" w:rsidRPr="00000000">
              <w:rPr>
                <w:rtl w:val="0"/>
              </w:rPr>
              <w:t xml:space="preserve">2</w:t>
            </w:r>
          </w:p>
        </w:tc>
        <w:tc>
          <w:tcPr/>
          <w:p w:rsidR="00000000" w:rsidDel="00000000" w:rsidP="00000000" w:rsidRDefault="00000000" w:rsidRPr="00000000" w14:paraId="0000027E">
            <w:pPr>
              <w:ind w:firstLine="0"/>
              <w:rPr/>
            </w:pPr>
            <w:r w:rsidDel="00000000" w:rsidR="00000000" w:rsidRPr="00000000">
              <w:rPr>
                <w:rtl w:val="0"/>
              </w:rPr>
              <w:t xml:space="preserve">[Thêm]</w:t>
            </w:r>
          </w:p>
        </w:tc>
        <w:tc>
          <w:tcPr/>
          <w:p w:rsidR="00000000" w:rsidDel="00000000" w:rsidP="00000000" w:rsidRDefault="00000000" w:rsidRPr="00000000" w14:paraId="0000027F">
            <w:pPr>
              <w:ind w:firstLine="0"/>
              <w:rPr/>
            </w:pPr>
            <w:r w:rsidDel="00000000" w:rsidR="00000000" w:rsidRPr="00000000">
              <w:rPr>
                <w:rtl w:val="0"/>
              </w:rPr>
              <w:t xml:space="preserve">Click</w:t>
            </w:r>
          </w:p>
        </w:tc>
        <w:tc>
          <w:tcPr/>
          <w:p w:rsidR="00000000" w:rsidDel="00000000" w:rsidP="00000000" w:rsidRDefault="00000000" w:rsidRPr="00000000" w14:paraId="00000280">
            <w:pPr>
              <w:ind w:firstLine="0"/>
              <w:rPr/>
            </w:pPr>
            <w:r w:rsidDel="00000000" w:rsidR="00000000" w:rsidRPr="00000000">
              <w:rPr>
                <w:rtl w:val="0"/>
              </w:rPr>
              <w:t xml:space="preserve">Validation, Thêm vào CSDL một chuyên đề mới với dữ liệu nhập từ form</w:t>
            </w:r>
          </w:p>
        </w:tc>
      </w:tr>
      <w:tr>
        <w:trPr>
          <w:cantSplit w:val="0"/>
          <w:tblHeader w:val="0"/>
        </w:trPr>
        <w:tc>
          <w:tcPr/>
          <w:p w:rsidR="00000000" w:rsidDel="00000000" w:rsidP="00000000" w:rsidRDefault="00000000" w:rsidRPr="00000000" w14:paraId="00000281">
            <w:pPr>
              <w:ind w:firstLine="0"/>
              <w:rPr/>
            </w:pPr>
            <w:r w:rsidDel="00000000" w:rsidR="00000000" w:rsidRPr="00000000">
              <w:rPr>
                <w:rtl w:val="0"/>
              </w:rPr>
              <w:t xml:space="preserve">3</w:t>
            </w:r>
          </w:p>
        </w:tc>
        <w:tc>
          <w:tcPr/>
          <w:p w:rsidR="00000000" w:rsidDel="00000000" w:rsidP="00000000" w:rsidRDefault="00000000" w:rsidRPr="00000000" w14:paraId="00000282">
            <w:pPr>
              <w:ind w:firstLine="0"/>
              <w:rPr/>
            </w:pPr>
            <w:r w:rsidDel="00000000" w:rsidR="00000000" w:rsidRPr="00000000">
              <w:rPr>
                <w:rtl w:val="0"/>
              </w:rPr>
              <w:t xml:space="preserve">[Sửa]</w:t>
            </w:r>
          </w:p>
        </w:tc>
        <w:tc>
          <w:tcPr/>
          <w:p w:rsidR="00000000" w:rsidDel="00000000" w:rsidP="00000000" w:rsidRDefault="00000000" w:rsidRPr="00000000" w14:paraId="00000283">
            <w:pPr>
              <w:ind w:firstLine="0"/>
              <w:rPr/>
            </w:pPr>
            <w:r w:rsidDel="00000000" w:rsidR="00000000" w:rsidRPr="00000000">
              <w:rPr>
                <w:rtl w:val="0"/>
              </w:rPr>
              <w:t xml:space="preserve">Click</w:t>
            </w:r>
          </w:p>
        </w:tc>
        <w:tc>
          <w:tcPr/>
          <w:p w:rsidR="00000000" w:rsidDel="00000000" w:rsidP="00000000" w:rsidRDefault="00000000" w:rsidRPr="00000000" w14:paraId="00000284">
            <w:pPr>
              <w:ind w:firstLine="0"/>
              <w:rPr/>
            </w:pPr>
            <w:r w:rsidDel="00000000" w:rsidR="00000000" w:rsidRPr="00000000">
              <w:rPr>
                <w:rtl w:val="0"/>
              </w:rPr>
              <w:t xml:space="preserve">Validation, Cập nhật thông tin chuyên đề đang xem trên form vào CSDL</w:t>
            </w:r>
          </w:p>
        </w:tc>
      </w:tr>
      <w:tr>
        <w:trPr>
          <w:cantSplit w:val="0"/>
          <w:tblHeader w:val="0"/>
        </w:trPr>
        <w:tc>
          <w:tcPr/>
          <w:p w:rsidR="00000000" w:rsidDel="00000000" w:rsidP="00000000" w:rsidRDefault="00000000" w:rsidRPr="00000000" w14:paraId="00000285">
            <w:pPr>
              <w:ind w:firstLine="0"/>
              <w:rPr/>
            </w:pPr>
            <w:r w:rsidDel="00000000" w:rsidR="00000000" w:rsidRPr="00000000">
              <w:rPr>
                <w:rtl w:val="0"/>
              </w:rPr>
              <w:t xml:space="preserve">4</w:t>
            </w:r>
          </w:p>
        </w:tc>
        <w:tc>
          <w:tcPr/>
          <w:p w:rsidR="00000000" w:rsidDel="00000000" w:rsidP="00000000" w:rsidRDefault="00000000" w:rsidRPr="00000000" w14:paraId="00000286">
            <w:pPr>
              <w:ind w:firstLine="0"/>
              <w:rPr/>
            </w:pPr>
            <w:r w:rsidDel="00000000" w:rsidR="00000000" w:rsidRPr="00000000">
              <w:rPr>
                <w:rtl w:val="0"/>
              </w:rPr>
              <w:t xml:space="preserve">[Xóa]</w:t>
            </w:r>
          </w:p>
        </w:tc>
        <w:tc>
          <w:tcPr/>
          <w:p w:rsidR="00000000" w:rsidDel="00000000" w:rsidP="00000000" w:rsidRDefault="00000000" w:rsidRPr="00000000" w14:paraId="00000287">
            <w:pPr>
              <w:ind w:firstLine="0"/>
              <w:rPr/>
            </w:pPr>
            <w:r w:rsidDel="00000000" w:rsidR="00000000" w:rsidRPr="00000000">
              <w:rPr>
                <w:rtl w:val="0"/>
              </w:rPr>
              <w:t xml:space="preserve">Click</w:t>
            </w:r>
          </w:p>
        </w:tc>
        <w:tc>
          <w:tcPr/>
          <w:p w:rsidR="00000000" w:rsidDel="00000000" w:rsidP="00000000" w:rsidRDefault="00000000" w:rsidRPr="00000000" w14:paraId="00000288">
            <w:pPr>
              <w:ind w:firstLine="0"/>
              <w:rPr/>
            </w:pPr>
            <w:r w:rsidDel="00000000" w:rsidR="00000000" w:rsidRPr="00000000">
              <w:rPr>
                <w:rtl w:val="0"/>
              </w:rPr>
              <w:t xml:space="preserve">Xóa chuyên đề có mã đang xem trên form</w:t>
            </w:r>
          </w:p>
        </w:tc>
      </w:tr>
      <w:tr>
        <w:trPr>
          <w:cantSplit w:val="0"/>
          <w:tblHeader w:val="0"/>
        </w:trPr>
        <w:tc>
          <w:tcPr/>
          <w:p w:rsidR="00000000" w:rsidDel="00000000" w:rsidP="00000000" w:rsidRDefault="00000000" w:rsidRPr="00000000" w14:paraId="00000289">
            <w:pPr>
              <w:ind w:firstLine="0"/>
              <w:rPr/>
            </w:pPr>
            <w:r w:rsidDel="00000000" w:rsidR="00000000" w:rsidRPr="00000000">
              <w:rPr>
                <w:rtl w:val="0"/>
              </w:rPr>
              <w:t xml:space="preserve">5</w:t>
            </w:r>
          </w:p>
        </w:tc>
        <w:tc>
          <w:tcPr/>
          <w:p w:rsidR="00000000" w:rsidDel="00000000" w:rsidP="00000000" w:rsidRDefault="00000000" w:rsidRPr="00000000" w14:paraId="0000028A">
            <w:pPr>
              <w:ind w:firstLine="0"/>
              <w:rPr/>
            </w:pPr>
            <w:r w:rsidDel="00000000" w:rsidR="00000000" w:rsidRPr="00000000">
              <w:rPr>
                <w:rtl w:val="0"/>
              </w:rPr>
              <w:t xml:space="preserve">[Mới]</w:t>
            </w:r>
          </w:p>
        </w:tc>
        <w:tc>
          <w:tcPr/>
          <w:p w:rsidR="00000000" w:rsidDel="00000000" w:rsidP="00000000" w:rsidRDefault="00000000" w:rsidRPr="00000000" w14:paraId="0000028B">
            <w:pPr>
              <w:ind w:firstLine="0"/>
              <w:rPr/>
            </w:pPr>
            <w:r w:rsidDel="00000000" w:rsidR="00000000" w:rsidRPr="00000000">
              <w:rPr>
                <w:rtl w:val="0"/>
              </w:rPr>
              <w:t xml:space="preserve">Click</w:t>
            </w:r>
          </w:p>
        </w:tc>
        <w:tc>
          <w:tcPr/>
          <w:p w:rsidR="00000000" w:rsidDel="00000000" w:rsidP="00000000" w:rsidRDefault="00000000" w:rsidRPr="00000000" w14:paraId="0000028C">
            <w:pPr>
              <w:ind w:firstLine="0"/>
              <w:rPr/>
            </w:pPr>
            <w:r w:rsidDel="00000000" w:rsidR="00000000" w:rsidRPr="00000000">
              <w:rPr>
                <w:rtl w:val="0"/>
              </w:rPr>
              <w:t xml:space="preserve">Xóa trắng form</w:t>
            </w:r>
          </w:p>
        </w:tc>
      </w:tr>
      <w:tr>
        <w:trPr>
          <w:cantSplit w:val="0"/>
          <w:tblHeader w:val="0"/>
        </w:trPr>
        <w:tc>
          <w:tcPr/>
          <w:p w:rsidR="00000000" w:rsidDel="00000000" w:rsidP="00000000" w:rsidRDefault="00000000" w:rsidRPr="00000000" w14:paraId="0000028D">
            <w:pPr>
              <w:ind w:firstLine="0"/>
              <w:rPr/>
            </w:pPr>
            <w:r w:rsidDel="00000000" w:rsidR="00000000" w:rsidRPr="00000000">
              <w:rPr>
                <w:rtl w:val="0"/>
              </w:rPr>
              <w:t xml:space="preserve">6</w:t>
            </w:r>
          </w:p>
        </w:tc>
        <w:tc>
          <w:tcPr/>
          <w:p w:rsidR="00000000" w:rsidDel="00000000" w:rsidP="00000000" w:rsidRDefault="00000000" w:rsidRPr="00000000" w14:paraId="0000028E">
            <w:pPr>
              <w:ind w:firstLine="0"/>
              <w:rPr/>
            </w:pPr>
            <w:r w:rsidDel="00000000" w:rsidR="00000000" w:rsidRPr="00000000">
              <w:rPr>
                <w:rtl w:val="0"/>
              </w:rPr>
              <w:t xml:space="preserve">Bảng</w:t>
            </w:r>
          </w:p>
        </w:tc>
        <w:tc>
          <w:tcPr/>
          <w:p w:rsidR="00000000" w:rsidDel="00000000" w:rsidP="00000000" w:rsidRDefault="00000000" w:rsidRPr="00000000" w14:paraId="0000028F">
            <w:pPr>
              <w:ind w:firstLine="0"/>
              <w:rPr/>
            </w:pPr>
            <w:r w:rsidDel="00000000" w:rsidR="00000000" w:rsidRPr="00000000">
              <w:rPr>
                <w:rtl w:val="0"/>
              </w:rPr>
              <w:t xml:space="preserve">Click</w:t>
            </w:r>
          </w:p>
        </w:tc>
        <w:tc>
          <w:tcPr/>
          <w:p w:rsidR="00000000" w:rsidDel="00000000" w:rsidP="00000000" w:rsidRDefault="00000000" w:rsidRPr="00000000" w14:paraId="00000290">
            <w:pPr>
              <w:ind w:firstLine="0"/>
              <w:rPr/>
            </w:pPr>
            <w:r w:rsidDel="00000000" w:rsidR="00000000" w:rsidRPr="00000000">
              <w:rPr>
                <w:rtl w:val="0"/>
              </w:rPr>
              <w:t xml:space="preserve">Hiển thị thông tin của chuyên đề trên hàng được chọn của bảng lên form để xem</w:t>
            </w:r>
          </w:p>
        </w:tc>
      </w:tr>
      <w:tr>
        <w:trPr>
          <w:cantSplit w:val="0"/>
          <w:tblHeader w:val="0"/>
        </w:trPr>
        <w:tc>
          <w:tcPr/>
          <w:p w:rsidR="00000000" w:rsidDel="00000000" w:rsidP="00000000" w:rsidRDefault="00000000" w:rsidRPr="00000000" w14:paraId="00000291">
            <w:pPr>
              <w:ind w:firstLine="0"/>
              <w:rPr/>
            </w:pPr>
            <w:r w:rsidDel="00000000" w:rsidR="00000000" w:rsidRPr="00000000">
              <w:rPr>
                <w:rtl w:val="0"/>
              </w:rPr>
              <w:t xml:space="preserve">7</w:t>
            </w:r>
          </w:p>
        </w:tc>
        <w:tc>
          <w:tcPr/>
          <w:p w:rsidR="00000000" w:rsidDel="00000000" w:rsidP="00000000" w:rsidRDefault="00000000" w:rsidRPr="00000000" w14:paraId="00000292">
            <w:pPr>
              <w:ind w:firstLine="0"/>
              <w:rPr/>
            </w:pPr>
            <w:r w:rsidDel="00000000" w:rsidR="00000000" w:rsidRPr="00000000">
              <w:rPr>
                <w:rtl w:val="0"/>
              </w:rPr>
              <w:t xml:space="preserve">[|&lt;]</w:t>
            </w:r>
          </w:p>
        </w:tc>
        <w:tc>
          <w:tcPr/>
          <w:p w:rsidR="00000000" w:rsidDel="00000000" w:rsidP="00000000" w:rsidRDefault="00000000" w:rsidRPr="00000000" w14:paraId="00000293">
            <w:pPr>
              <w:ind w:firstLine="0"/>
              <w:rPr/>
            </w:pPr>
            <w:r w:rsidDel="00000000" w:rsidR="00000000" w:rsidRPr="00000000">
              <w:rPr>
                <w:rtl w:val="0"/>
              </w:rPr>
              <w:t xml:space="preserve">Click</w:t>
            </w:r>
          </w:p>
        </w:tc>
        <w:tc>
          <w:tcPr/>
          <w:p w:rsidR="00000000" w:rsidDel="00000000" w:rsidP="00000000" w:rsidRDefault="00000000" w:rsidRPr="00000000" w14:paraId="00000294">
            <w:pPr>
              <w:ind w:firstLine="0"/>
              <w:rPr/>
            </w:pPr>
            <w:r w:rsidDel="00000000" w:rsidR="00000000" w:rsidRPr="00000000">
              <w:rPr>
                <w:rtl w:val="0"/>
              </w:rPr>
              <w:t xml:space="preserve">Hiển thị thông tin của chuyên đề của hàng đầu tiên của bảng lên form để xem</w:t>
            </w:r>
          </w:p>
        </w:tc>
      </w:tr>
      <w:tr>
        <w:trPr>
          <w:cantSplit w:val="0"/>
          <w:tblHeader w:val="0"/>
        </w:trPr>
        <w:tc>
          <w:tcPr/>
          <w:p w:rsidR="00000000" w:rsidDel="00000000" w:rsidP="00000000" w:rsidRDefault="00000000" w:rsidRPr="00000000" w14:paraId="00000295">
            <w:pPr>
              <w:ind w:firstLine="0"/>
              <w:rPr/>
            </w:pPr>
            <w:r w:rsidDel="00000000" w:rsidR="00000000" w:rsidRPr="00000000">
              <w:rPr>
                <w:rtl w:val="0"/>
              </w:rPr>
              <w:t xml:space="preserve">8</w:t>
            </w:r>
          </w:p>
        </w:tc>
        <w:tc>
          <w:tcPr/>
          <w:p w:rsidR="00000000" w:rsidDel="00000000" w:rsidP="00000000" w:rsidRDefault="00000000" w:rsidRPr="00000000" w14:paraId="00000296">
            <w:pPr>
              <w:ind w:firstLine="0"/>
              <w:rPr/>
            </w:pPr>
            <w:r w:rsidDel="00000000" w:rsidR="00000000" w:rsidRPr="00000000">
              <w:rPr>
                <w:rtl w:val="0"/>
              </w:rPr>
              <w:t xml:space="preserve">[&lt;&lt;]</w:t>
            </w:r>
          </w:p>
        </w:tc>
        <w:tc>
          <w:tcPr/>
          <w:p w:rsidR="00000000" w:rsidDel="00000000" w:rsidP="00000000" w:rsidRDefault="00000000" w:rsidRPr="00000000" w14:paraId="00000297">
            <w:pPr>
              <w:ind w:firstLine="0"/>
              <w:rPr/>
            </w:pPr>
            <w:r w:rsidDel="00000000" w:rsidR="00000000" w:rsidRPr="00000000">
              <w:rPr>
                <w:rtl w:val="0"/>
              </w:rPr>
              <w:t xml:space="preserve">Click</w:t>
            </w:r>
          </w:p>
        </w:tc>
        <w:tc>
          <w:tcPr/>
          <w:p w:rsidR="00000000" w:rsidDel="00000000" w:rsidP="00000000" w:rsidRDefault="00000000" w:rsidRPr="00000000" w14:paraId="00000298">
            <w:pPr>
              <w:ind w:firstLine="0"/>
              <w:rPr/>
            </w:pPr>
            <w:r w:rsidDel="00000000" w:rsidR="00000000" w:rsidRPr="00000000">
              <w:rPr>
                <w:rtl w:val="0"/>
              </w:rPr>
              <w:t xml:space="preserve">Hiển thị thông tin của chuyên đề của hàng kế trước hàng được chọn của bảng lên form để xem</w:t>
            </w:r>
          </w:p>
        </w:tc>
      </w:tr>
      <w:tr>
        <w:trPr>
          <w:cantSplit w:val="0"/>
          <w:tblHeader w:val="0"/>
        </w:trPr>
        <w:tc>
          <w:tcPr/>
          <w:p w:rsidR="00000000" w:rsidDel="00000000" w:rsidP="00000000" w:rsidRDefault="00000000" w:rsidRPr="00000000" w14:paraId="00000299">
            <w:pPr>
              <w:ind w:firstLine="0"/>
              <w:rPr/>
            </w:pPr>
            <w:r w:rsidDel="00000000" w:rsidR="00000000" w:rsidRPr="00000000">
              <w:rPr>
                <w:rtl w:val="0"/>
              </w:rPr>
              <w:t xml:space="preserve">9</w:t>
            </w:r>
          </w:p>
        </w:tc>
        <w:tc>
          <w:tcPr/>
          <w:p w:rsidR="00000000" w:rsidDel="00000000" w:rsidP="00000000" w:rsidRDefault="00000000" w:rsidRPr="00000000" w14:paraId="0000029A">
            <w:pPr>
              <w:ind w:firstLine="0"/>
              <w:rPr/>
            </w:pPr>
            <w:r w:rsidDel="00000000" w:rsidR="00000000" w:rsidRPr="00000000">
              <w:rPr>
                <w:rtl w:val="0"/>
              </w:rPr>
              <w:t xml:space="preserve">[&gt;&gt;]</w:t>
            </w:r>
          </w:p>
        </w:tc>
        <w:tc>
          <w:tcPr/>
          <w:p w:rsidR="00000000" w:rsidDel="00000000" w:rsidP="00000000" w:rsidRDefault="00000000" w:rsidRPr="00000000" w14:paraId="0000029B">
            <w:pPr>
              <w:ind w:firstLine="0"/>
              <w:rPr/>
            </w:pPr>
            <w:r w:rsidDel="00000000" w:rsidR="00000000" w:rsidRPr="00000000">
              <w:rPr>
                <w:rtl w:val="0"/>
              </w:rPr>
              <w:t xml:space="preserve">Click</w:t>
            </w:r>
          </w:p>
        </w:tc>
        <w:tc>
          <w:tcPr/>
          <w:p w:rsidR="00000000" w:rsidDel="00000000" w:rsidP="00000000" w:rsidRDefault="00000000" w:rsidRPr="00000000" w14:paraId="0000029C">
            <w:pPr>
              <w:ind w:firstLine="0"/>
              <w:rPr/>
            </w:pPr>
            <w:r w:rsidDel="00000000" w:rsidR="00000000" w:rsidRPr="00000000">
              <w:rPr>
                <w:rtl w:val="0"/>
              </w:rPr>
              <w:t xml:space="preserve">Hiển thị thông tin của chuyên đề của hàng kế sau hàng được chọn của bảng lên form để xem</w:t>
            </w:r>
          </w:p>
        </w:tc>
      </w:tr>
      <w:tr>
        <w:trPr>
          <w:cantSplit w:val="0"/>
          <w:tblHeader w:val="0"/>
        </w:trPr>
        <w:tc>
          <w:tcPr/>
          <w:p w:rsidR="00000000" w:rsidDel="00000000" w:rsidP="00000000" w:rsidRDefault="00000000" w:rsidRPr="00000000" w14:paraId="0000029D">
            <w:pPr>
              <w:ind w:firstLine="0"/>
              <w:rPr/>
            </w:pPr>
            <w:r w:rsidDel="00000000" w:rsidR="00000000" w:rsidRPr="00000000">
              <w:rPr>
                <w:rtl w:val="0"/>
              </w:rPr>
              <w:t xml:space="preserve">10</w:t>
            </w:r>
          </w:p>
        </w:tc>
        <w:tc>
          <w:tcPr/>
          <w:p w:rsidR="00000000" w:rsidDel="00000000" w:rsidP="00000000" w:rsidRDefault="00000000" w:rsidRPr="00000000" w14:paraId="0000029E">
            <w:pPr>
              <w:ind w:firstLine="0"/>
              <w:rPr/>
            </w:pPr>
            <w:r w:rsidDel="00000000" w:rsidR="00000000" w:rsidRPr="00000000">
              <w:rPr>
                <w:rtl w:val="0"/>
              </w:rPr>
              <w:t xml:space="preserve">[&gt;|]</w:t>
            </w:r>
          </w:p>
        </w:tc>
        <w:tc>
          <w:tcPr/>
          <w:p w:rsidR="00000000" w:rsidDel="00000000" w:rsidP="00000000" w:rsidRDefault="00000000" w:rsidRPr="00000000" w14:paraId="0000029F">
            <w:pPr>
              <w:ind w:firstLine="0"/>
              <w:rPr/>
            </w:pPr>
            <w:r w:rsidDel="00000000" w:rsidR="00000000" w:rsidRPr="00000000">
              <w:rPr>
                <w:rtl w:val="0"/>
              </w:rPr>
              <w:t xml:space="preserve">Click</w:t>
            </w:r>
          </w:p>
        </w:tc>
        <w:tc>
          <w:tcPr/>
          <w:p w:rsidR="00000000" w:rsidDel="00000000" w:rsidP="00000000" w:rsidRDefault="00000000" w:rsidRPr="00000000" w14:paraId="000002A0">
            <w:pPr>
              <w:ind w:firstLine="0"/>
              <w:rPr/>
            </w:pPr>
            <w:r w:rsidDel="00000000" w:rsidR="00000000" w:rsidRPr="00000000">
              <w:rPr>
                <w:rtl w:val="0"/>
              </w:rPr>
              <w:t xml:space="preserve">Hiển thị thông tin của chuyên đề của hàng cuối cùng của bảng lên form để xem</w:t>
            </w:r>
          </w:p>
        </w:tc>
      </w:tr>
    </w:tbl>
    <w:p w:rsidR="00000000" w:rsidDel="00000000" w:rsidP="00000000" w:rsidRDefault="00000000" w:rsidRPr="00000000" w14:paraId="000002A1">
      <w:pPr>
        <w:pStyle w:val="Heading4"/>
        <w:ind w:left="0" w:firstLine="0"/>
        <w:rPr/>
      </w:pPr>
      <w:r w:rsidDel="00000000" w:rsidR="00000000" w:rsidRPr="00000000">
        <w:rPr>
          <w:rtl w:val="0"/>
        </w:rPr>
        <w:t xml:space="preserve">3.3.3.3.Cửa sổ quản lý người học</w:t>
      </w:r>
    </w:p>
    <w:p w:rsidR="00000000" w:rsidDel="00000000" w:rsidP="00000000" w:rsidRDefault="00000000" w:rsidRPr="00000000" w14:paraId="000002A2">
      <w:pPr>
        <w:rPr/>
      </w:pPr>
      <w:r w:rsidDel="00000000" w:rsidR="00000000" w:rsidRPr="00000000">
        <w:rPr>
          <w:rtl w:val="0"/>
        </w:rPr>
        <w:t xml:space="preserve">Giao diện:</w:t>
      </w:r>
    </w:p>
    <w:p w:rsidR="00000000" w:rsidDel="00000000" w:rsidP="00000000" w:rsidRDefault="00000000" w:rsidRPr="00000000" w14:paraId="000002A3">
      <w:pP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4965700"/>
            <wp:effectExtent b="0" l="0" r="0" t="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A5">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4978400"/>
            <wp:effectExtent b="0" l="0" r="0" t="0"/>
            <wp:docPr id="59"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
        <w:gridCol w:w="1200"/>
        <w:gridCol w:w="1470"/>
        <w:gridCol w:w="5760"/>
        <w:tblGridChange w:id="0">
          <w:tblGrid>
            <w:gridCol w:w="930"/>
            <w:gridCol w:w="1200"/>
            <w:gridCol w:w="1470"/>
            <w:gridCol w:w="5760"/>
          </w:tblGrid>
        </w:tblGridChange>
      </w:tblGrid>
      <w:tr>
        <w:trPr>
          <w:cantSplit w:val="0"/>
          <w:tblHeader w:val="0"/>
        </w:trPr>
        <w:tc>
          <w:tcPr>
            <w:shd w:fill="f2f2f2" w:val="clear"/>
          </w:tcPr>
          <w:p w:rsidR="00000000" w:rsidDel="00000000" w:rsidP="00000000" w:rsidRDefault="00000000" w:rsidRPr="00000000" w14:paraId="000002A7">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2A8">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2A9">
            <w:pPr>
              <w:ind w:firstLine="0"/>
              <w:rPr/>
            </w:pPr>
            <w:r w:rsidDel="00000000" w:rsidR="00000000" w:rsidRPr="00000000">
              <w:rPr>
                <w:rtl w:val="0"/>
              </w:rPr>
              <w:t xml:space="preserve">Sự kiện</w:t>
            </w:r>
          </w:p>
        </w:tc>
        <w:tc>
          <w:tcPr>
            <w:shd w:fill="f2f2f2" w:val="clear"/>
          </w:tcPr>
          <w:p w:rsidR="00000000" w:rsidDel="00000000" w:rsidP="00000000" w:rsidRDefault="00000000" w:rsidRPr="00000000" w14:paraId="000002AA">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2AB">
            <w:pPr>
              <w:ind w:firstLine="0"/>
              <w:rPr/>
            </w:pPr>
            <w:r w:rsidDel="00000000" w:rsidR="00000000" w:rsidRPr="00000000">
              <w:rPr>
                <w:rtl w:val="0"/>
              </w:rPr>
              <w:t xml:space="preserve">1</w:t>
            </w:r>
          </w:p>
        </w:tc>
        <w:tc>
          <w:tcPr/>
          <w:p w:rsidR="00000000" w:rsidDel="00000000" w:rsidP="00000000" w:rsidRDefault="00000000" w:rsidRPr="00000000" w14:paraId="000002AC">
            <w:pPr>
              <w:ind w:firstLine="0"/>
              <w:rPr/>
            </w:pPr>
            <w:r w:rsidDel="00000000" w:rsidR="00000000" w:rsidRPr="00000000">
              <w:rPr>
                <w:rtl w:val="0"/>
              </w:rPr>
              <w:t xml:space="preserve">Cửa Sổ</w:t>
            </w:r>
          </w:p>
        </w:tc>
        <w:tc>
          <w:tcPr/>
          <w:p w:rsidR="00000000" w:rsidDel="00000000" w:rsidP="00000000" w:rsidRDefault="00000000" w:rsidRPr="00000000" w14:paraId="000002AD">
            <w:pPr>
              <w:ind w:firstLine="0"/>
              <w:rPr/>
            </w:pPr>
            <w:r w:rsidDel="00000000" w:rsidR="00000000" w:rsidRPr="00000000">
              <w:rPr>
                <w:rtl w:val="0"/>
              </w:rPr>
              <w:t xml:space="preserve">Initialize</w:t>
            </w:r>
          </w:p>
        </w:tc>
        <w:tc>
          <w:tcPr/>
          <w:p w:rsidR="00000000" w:rsidDel="00000000" w:rsidP="00000000" w:rsidRDefault="00000000" w:rsidRPr="00000000" w14:paraId="000002AE">
            <w:pPr>
              <w:ind w:firstLine="0"/>
              <w:rPr/>
            </w:pPr>
            <w:r w:rsidDel="00000000" w:rsidR="00000000" w:rsidRPr="00000000">
              <w:rPr>
                <w:rtl w:val="0"/>
              </w:rPr>
              <w:t xml:space="preserve">Hiển thị tất cả nhân viên lên bảng</w:t>
            </w:r>
          </w:p>
        </w:tc>
      </w:tr>
      <w:tr>
        <w:trPr>
          <w:cantSplit w:val="0"/>
          <w:tblHeader w:val="0"/>
        </w:trPr>
        <w:tc>
          <w:tcPr/>
          <w:p w:rsidR="00000000" w:rsidDel="00000000" w:rsidP="00000000" w:rsidRDefault="00000000" w:rsidRPr="00000000" w14:paraId="000002AF">
            <w:pPr>
              <w:ind w:firstLine="0"/>
              <w:rPr/>
            </w:pPr>
            <w:r w:rsidDel="00000000" w:rsidR="00000000" w:rsidRPr="00000000">
              <w:rPr>
                <w:rtl w:val="0"/>
              </w:rPr>
              <w:t xml:space="preserve">2</w:t>
            </w:r>
          </w:p>
        </w:tc>
        <w:tc>
          <w:tcPr/>
          <w:p w:rsidR="00000000" w:rsidDel="00000000" w:rsidP="00000000" w:rsidRDefault="00000000" w:rsidRPr="00000000" w14:paraId="000002B0">
            <w:pPr>
              <w:ind w:firstLine="0"/>
              <w:rPr/>
            </w:pPr>
            <w:r w:rsidDel="00000000" w:rsidR="00000000" w:rsidRPr="00000000">
              <w:rPr>
                <w:rtl w:val="0"/>
              </w:rPr>
              <w:t xml:space="preserve">JComboBox</w:t>
            </w:r>
          </w:p>
        </w:tc>
        <w:tc>
          <w:tcPr/>
          <w:p w:rsidR="00000000" w:rsidDel="00000000" w:rsidP="00000000" w:rsidRDefault="00000000" w:rsidRPr="00000000" w14:paraId="000002B1">
            <w:pPr>
              <w:ind w:firstLine="0"/>
              <w:rPr/>
            </w:pPr>
            <w:r w:rsidDel="00000000" w:rsidR="00000000" w:rsidRPr="00000000">
              <w:rPr>
                <w:rtl w:val="0"/>
              </w:rPr>
              <w:t xml:space="preserve">Click</w:t>
            </w:r>
          </w:p>
        </w:tc>
        <w:tc>
          <w:tcPr/>
          <w:p w:rsidR="00000000" w:rsidDel="00000000" w:rsidP="00000000" w:rsidRDefault="00000000" w:rsidRPr="00000000" w14:paraId="000002B2">
            <w:pPr>
              <w:ind w:firstLine="0"/>
              <w:rPr/>
            </w:pPr>
            <w:r w:rsidDel="00000000" w:rsidR="00000000" w:rsidRPr="00000000">
              <w:rPr>
                <w:rtl w:val="0"/>
              </w:rPr>
              <w:t xml:space="preserve">chọn giới tính nam hoặc nữ</w:t>
            </w:r>
            <w:r w:rsidDel="00000000" w:rsidR="00000000" w:rsidRPr="00000000">
              <w:rPr>
                <w:rtl w:val="0"/>
              </w:rPr>
            </w:r>
          </w:p>
        </w:tc>
      </w:tr>
      <w:tr>
        <w:trPr>
          <w:cantSplit w:val="0"/>
          <w:tblHeader w:val="0"/>
        </w:trPr>
        <w:tc>
          <w:tcPr/>
          <w:p w:rsidR="00000000" w:rsidDel="00000000" w:rsidP="00000000" w:rsidRDefault="00000000" w:rsidRPr="00000000" w14:paraId="000002B3">
            <w:pPr>
              <w:ind w:firstLine="0"/>
              <w:rPr/>
            </w:pPr>
            <w:r w:rsidDel="00000000" w:rsidR="00000000" w:rsidRPr="00000000">
              <w:rPr>
                <w:rtl w:val="0"/>
              </w:rPr>
              <w:t xml:space="preserve">3</w:t>
            </w:r>
          </w:p>
        </w:tc>
        <w:tc>
          <w:tcPr/>
          <w:p w:rsidR="00000000" w:rsidDel="00000000" w:rsidP="00000000" w:rsidRDefault="00000000" w:rsidRPr="00000000" w14:paraId="000002B4">
            <w:pPr>
              <w:ind w:firstLine="0"/>
              <w:rPr/>
            </w:pPr>
            <w:r w:rsidDel="00000000" w:rsidR="00000000" w:rsidRPr="00000000">
              <w:rPr>
                <w:rtl w:val="0"/>
              </w:rPr>
              <w:t xml:space="preserve">Thêm</w:t>
            </w:r>
          </w:p>
        </w:tc>
        <w:tc>
          <w:tcPr/>
          <w:p w:rsidR="00000000" w:rsidDel="00000000" w:rsidP="00000000" w:rsidRDefault="00000000" w:rsidRPr="00000000" w14:paraId="000002B5">
            <w:pPr>
              <w:ind w:firstLine="0"/>
              <w:rPr/>
            </w:pPr>
            <w:r w:rsidDel="00000000" w:rsidR="00000000" w:rsidRPr="00000000">
              <w:rPr>
                <w:rtl w:val="0"/>
              </w:rPr>
              <w:t xml:space="preserve">Click</w:t>
            </w:r>
          </w:p>
        </w:tc>
        <w:tc>
          <w:tcPr/>
          <w:p w:rsidR="00000000" w:rsidDel="00000000" w:rsidP="00000000" w:rsidRDefault="00000000" w:rsidRPr="00000000" w14:paraId="000002B6">
            <w:pPr>
              <w:ind w:firstLine="0"/>
              <w:rPr/>
            </w:pPr>
            <w:r w:rsidDel="00000000" w:rsidR="00000000" w:rsidRPr="00000000">
              <w:rPr>
                <w:rtl w:val="0"/>
              </w:rPr>
              <w:t xml:space="preserve">Thêm người học mới vào bảng quản lí</w:t>
            </w:r>
          </w:p>
        </w:tc>
      </w:tr>
      <w:tr>
        <w:trPr>
          <w:cantSplit w:val="0"/>
          <w:tblHeader w:val="0"/>
        </w:trPr>
        <w:tc>
          <w:tcPr/>
          <w:p w:rsidR="00000000" w:rsidDel="00000000" w:rsidP="00000000" w:rsidRDefault="00000000" w:rsidRPr="00000000" w14:paraId="000002B7">
            <w:pPr>
              <w:ind w:firstLine="0"/>
              <w:rPr/>
            </w:pPr>
            <w:r w:rsidDel="00000000" w:rsidR="00000000" w:rsidRPr="00000000">
              <w:rPr>
                <w:rtl w:val="0"/>
              </w:rPr>
              <w:t xml:space="preserve">4</w:t>
            </w:r>
          </w:p>
        </w:tc>
        <w:tc>
          <w:tcPr/>
          <w:p w:rsidR="00000000" w:rsidDel="00000000" w:rsidP="00000000" w:rsidRDefault="00000000" w:rsidRPr="00000000" w14:paraId="000002B8">
            <w:pPr>
              <w:ind w:firstLine="0"/>
              <w:rPr/>
            </w:pPr>
            <w:r w:rsidDel="00000000" w:rsidR="00000000" w:rsidRPr="00000000">
              <w:rPr>
                <w:rtl w:val="0"/>
              </w:rPr>
              <w:t xml:space="preserve">Xóa</w:t>
            </w:r>
          </w:p>
        </w:tc>
        <w:tc>
          <w:tcPr/>
          <w:p w:rsidR="00000000" w:rsidDel="00000000" w:rsidP="00000000" w:rsidRDefault="00000000" w:rsidRPr="00000000" w14:paraId="000002B9">
            <w:pPr>
              <w:ind w:firstLine="0"/>
              <w:rPr/>
            </w:pPr>
            <w:r w:rsidDel="00000000" w:rsidR="00000000" w:rsidRPr="00000000">
              <w:rPr>
                <w:rtl w:val="0"/>
              </w:rPr>
              <w:t xml:space="preserve">Click</w:t>
            </w:r>
          </w:p>
        </w:tc>
        <w:tc>
          <w:tcPr/>
          <w:p w:rsidR="00000000" w:rsidDel="00000000" w:rsidP="00000000" w:rsidRDefault="00000000" w:rsidRPr="00000000" w14:paraId="000002BA">
            <w:pPr>
              <w:ind w:firstLine="0"/>
              <w:rPr/>
            </w:pPr>
            <w:r w:rsidDel="00000000" w:rsidR="00000000" w:rsidRPr="00000000">
              <w:rPr>
                <w:rtl w:val="0"/>
              </w:rPr>
              <w:t xml:space="preserve">Xóa người học ra khỏi bảng quản lí</w:t>
            </w:r>
          </w:p>
        </w:tc>
      </w:tr>
      <w:tr>
        <w:trPr>
          <w:cantSplit w:val="0"/>
          <w:tblHeader w:val="0"/>
        </w:trPr>
        <w:tc>
          <w:tcPr/>
          <w:p w:rsidR="00000000" w:rsidDel="00000000" w:rsidP="00000000" w:rsidRDefault="00000000" w:rsidRPr="00000000" w14:paraId="000002BB">
            <w:pPr>
              <w:ind w:firstLine="0"/>
              <w:rPr/>
            </w:pPr>
            <w:r w:rsidDel="00000000" w:rsidR="00000000" w:rsidRPr="00000000">
              <w:rPr>
                <w:rtl w:val="0"/>
              </w:rPr>
              <w:t xml:space="preserve">5</w:t>
            </w:r>
          </w:p>
        </w:tc>
        <w:tc>
          <w:tcPr/>
          <w:p w:rsidR="00000000" w:rsidDel="00000000" w:rsidP="00000000" w:rsidRDefault="00000000" w:rsidRPr="00000000" w14:paraId="000002BC">
            <w:pPr>
              <w:ind w:firstLine="0"/>
              <w:rPr/>
            </w:pPr>
            <w:r w:rsidDel="00000000" w:rsidR="00000000" w:rsidRPr="00000000">
              <w:rPr>
                <w:rtl w:val="0"/>
              </w:rPr>
              <w:t xml:space="preserve">Sửa</w:t>
            </w:r>
          </w:p>
        </w:tc>
        <w:tc>
          <w:tcPr/>
          <w:p w:rsidR="00000000" w:rsidDel="00000000" w:rsidP="00000000" w:rsidRDefault="00000000" w:rsidRPr="00000000" w14:paraId="000002BD">
            <w:pPr>
              <w:ind w:firstLine="0"/>
              <w:rPr/>
            </w:pPr>
            <w:r w:rsidDel="00000000" w:rsidR="00000000" w:rsidRPr="00000000">
              <w:rPr>
                <w:rtl w:val="0"/>
              </w:rPr>
              <w:t xml:space="preserve">Click</w:t>
            </w:r>
          </w:p>
        </w:tc>
        <w:tc>
          <w:tcPr/>
          <w:p w:rsidR="00000000" w:rsidDel="00000000" w:rsidP="00000000" w:rsidRDefault="00000000" w:rsidRPr="00000000" w14:paraId="000002BE">
            <w:pPr>
              <w:ind w:firstLine="0"/>
              <w:rPr/>
            </w:pPr>
            <w:r w:rsidDel="00000000" w:rsidR="00000000" w:rsidRPr="00000000">
              <w:rPr>
                <w:rtl w:val="0"/>
              </w:rPr>
              <w:t xml:space="preserve">Sửa các thông tin của người học</w:t>
            </w:r>
          </w:p>
        </w:tc>
      </w:tr>
      <w:tr>
        <w:trPr>
          <w:cantSplit w:val="0"/>
          <w:tblHeader w:val="0"/>
        </w:trPr>
        <w:tc>
          <w:tcPr/>
          <w:p w:rsidR="00000000" w:rsidDel="00000000" w:rsidP="00000000" w:rsidRDefault="00000000" w:rsidRPr="00000000" w14:paraId="000002BF">
            <w:pPr>
              <w:ind w:firstLine="0"/>
              <w:rPr/>
            </w:pPr>
            <w:r w:rsidDel="00000000" w:rsidR="00000000" w:rsidRPr="00000000">
              <w:rPr>
                <w:rtl w:val="0"/>
              </w:rPr>
              <w:t xml:space="preserve">6</w:t>
            </w:r>
          </w:p>
        </w:tc>
        <w:tc>
          <w:tcPr/>
          <w:p w:rsidR="00000000" w:rsidDel="00000000" w:rsidP="00000000" w:rsidRDefault="00000000" w:rsidRPr="00000000" w14:paraId="000002C0">
            <w:pPr>
              <w:ind w:firstLine="0"/>
              <w:rPr/>
            </w:pPr>
            <w:r w:rsidDel="00000000" w:rsidR="00000000" w:rsidRPr="00000000">
              <w:rPr>
                <w:rtl w:val="0"/>
              </w:rPr>
              <w:t xml:space="preserve">Mới</w:t>
            </w:r>
          </w:p>
        </w:tc>
        <w:tc>
          <w:tcPr/>
          <w:p w:rsidR="00000000" w:rsidDel="00000000" w:rsidP="00000000" w:rsidRDefault="00000000" w:rsidRPr="00000000" w14:paraId="000002C1">
            <w:pPr>
              <w:ind w:firstLine="0"/>
              <w:rPr/>
            </w:pPr>
            <w:r w:rsidDel="00000000" w:rsidR="00000000" w:rsidRPr="00000000">
              <w:rPr>
                <w:rtl w:val="0"/>
              </w:rPr>
              <w:t xml:space="preserve">Click</w:t>
            </w:r>
          </w:p>
        </w:tc>
        <w:tc>
          <w:tcPr/>
          <w:p w:rsidR="00000000" w:rsidDel="00000000" w:rsidP="00000000" w:rsidRDefault="00000000" w:rsidRPr="00000000" w14:paraId="000002C2">
            <w:pPr>
              <w:ind w:firstLine="0"/>
              <w:rPr/>
            </w:pPr>
            <w:r w:rsidDel="00000000" w:rsidR="00000000" w:rsidRPr="00000000">
              <w:rPr>
                <w:rtl w:val="0"/>
              </w:rPr>
              <w:t xml:space="preserve">Làm mới tất cả , để có thể thêm người học khác vào</w:t>
            </w:r>
          </w:p>
        </w:tc>
      </w:tr>
      <w:tr>
        <w:trPr>
          <w:cantSplit w:val="0"/>
          <w:tblHeader w:val="0"/>
        </w:trPr>
        <w:tc>
          <w:tcPr/>
          <w:p w:rsidR="00000000" w:rsidDel="00000000" w:rsidP="00000000" w:rsidRDefault="00000000" w:rsidRPr="00000000" w14:paraId="000002C3">
            <w:pPr>
              <w:ind w:firstLine="0"/>
              <w:rPr/>
            </w:pPr>
            <w:r w:rsidDel="00000000" w:rsidR="00000000" w:rsidRPr="00000000">
              <w:rPr>
                <w:rtl w:val="0"/>
              </w:rPr>
              <w:t xml:space="preserve">7</w:t>
            </w:r>
          </w:p>
        </w:tc>
        <w:tc>
          <w:tcPr/>
          <w:p w:rsidR="00000000" w:rsidDel="00000000" w:rsidP="00000000" w:rsidRDefault="00000000" w:rsidRPr="00000000" w14:paraId="000002C4">
            <w:pPr>
              <w:ind w:firstLine="0"/>
              <w:rPr/>
            </w:pPr>
            <w:r w:rsidDel="00000000" w:rsidR="00000000" w:rsidRPr="00000000">
              <w:rPr>
                <w:rtl w:val="0"/>
              </w:rPr>
              <w:t xml:space="preserve">|&lt;</w:t>
            </w:r>
          </w:p>
        </w:tc>
        <w:tc>
          <w:tcPr/>
          <w:p w:rsidR="00000000" w:rsidDel="00000000" w:rsidP="00000000" w:rsidRDefault="00000000" w:rsidRPr="00000000" w14:paraId="000002C5">
            <w:pPr>
              <w:ind w:firstLine="0"/>
              <w:rPr/>
            </w:pPr>
            <w:r w:rsidDel="00000000" w:rsidR="00000000" w:rsidRPr="00000000">
              <w:rPr>
                <w:rtl w:val="0"/>
              </w:rPr>
              <w:t xml:space="preserve">Click</w:t>
            </w:r>
          </w:p>
        </w:tc>
        <w:tc>
          <w:tcPr/>
          <w:p w:rsidR="00000000" w:rsidDel="00000000" w:rsidP="00000000" w:rsidRDefault="00000000" w:rsidRPr="00000000" w14:paraId="000002C6">
            <w:pPr>
              <w:ind w:firstLine="0"/>
              <w:rPr/>
            </w:pPr>
            <w:r w:rsidDel="00000000" w:rsidR="00000000" w:rsidRPr="00000000">
              <w:rPr>
                <w:rtl w:val="0"/>
              </w:rPr>
              <w:t xml:space="preserve">Tới trang đầu tiên</w:t>
            </w:r>
          </w:p>
        </w:tc>
      </w:tr>
      <w:tr>
        <w:trPr>
          <w:cantSplit w:val="0"/>
          <w:tblHeader w:val="0"/>
        </w:trPr>
        <w:tc>
          <w:tcPr/>
          <w:p w:rsidR="00000000" w:rsidDel="00000000" w:rsidP="00000000" w:rsidRDefault="00000000" w:rsidRPr="00000000" w14:paraId="000002C7">
            <w:pPr>
              <w:ind w:firstLine="0"/>
              <w:rPr/>
            </w:pPr>
            <w:r w:rsidDel="00000000" w:rsidR="00000000" w:rsidRPr="00000000">
              <w:rPr>
                <w:rtl w:val="0"/>
              </w:rPr>
              <w:t xml:space="preserve">8</w:t>
            </w:r>
          </w:p>
        </w:tc>
        <w:tc>
          <w:tcPr/>
          <w:p w:rsidR="00000000" w:rsidDel="00000000" w:rsidP="00000000" w:rsidRDefault="00000000" w:rsidRPr="00000000" w14:paraId="000002C8">
            <w:pPr>
              <w:ind w:firstLine="0"/>
              <w:rPr/>
            </w:pPr>
            <w:r w:rsidDel="00000000" w:rsidR="00000000" w:rsidRPr="00000000">
              <w:rPr>
                <w:rtl w:val="0"/>
              </w:rPr>
              <w:t xml:space="preserve">&lt;&lt;</w:t>
            </w:r>
          </w:p>
        </w:tc>
        <w:tc>
          <w:tcPr/>
          <w:p w:rsidR="00000000" w:rsidDel="00000000" w:rsidP="00000000" w:rsidRDefault="00000000" w:rsidRPr="00000000" w14:paraId="000002C9">
            <w:pPr>
              <w:ind w:firstLine="0"/>
              <w:rPr/>
            </w:pPr>
            <w:r w:rsidDel="00000000" w:rsidR="00000000" w:rsidRPr="00000000">
              <w:rPr>
                <w:rtl w:val="0"/>
              </w:rPr>
              <w:t xml:space="preserve">Click</w:t>
            </w:r>
          </w:p>
        </w:tc>
        <w:tc>
          <w:tcPr/>
          <w:p w:rsidR="00000000" w:rsidDel="00000000" w:rsidP="00000000" w:rsidRDefault="00000000" w:rsidRPr="00000000" w14:paraId="000002CA">
            <w:pPr>
              <w:ind w:firstLine="0"/>
              <w:rPr/>
            </w:pPr>
            <w:r w:rsidDel="00000000" w:rsidR="00000000" w:rsidRPr="00000000">
              <w:rPr>
                <w:rtl w:val="0"/>
              </w:rPr>
              <w:t xml:space="preserve">Trở lại trang kế đó</w:t>
            </w:r>
          </w:p>
        </w:tc>
      </w:tr>
      <w:tr>
        <w:trPr>
          <w:cantSplit w:val="0"/>
          <w:tblHeader w:val="0"/>
        </w:trPr>
        <w:tc>
          <w:tcPr/>
          <w:p w:rsidR="00000000" w:rsidDel="00000000" w:rsidP="00000000" w:rsidRDefault="00000000" w:rsidRPr="00000000" w14:paraId="000002CB">
            <w:pPr>
              <w:ind w:firstLine="0"/>
              <w:rPr/>
            </w:pPr>
            <w:r w:rsidDel="00000000" w:rsidR="00000000" w:rsidRPr="00000000">
              <w:rPr>
                <w:rtl w:val="0"/>
              </w:rPr>
              <w:t xml:space="preserve">9</w:t>
            </w:r>
          </w:p>
        </w:tc>
        <w:tc>
          <w:tcPr/>
          <w:p w:rsidR="00000000" w:rsidDel="00000000" w:rsidP="00000000" w:rsidRDefault="00000000" w:rsidRPr="00000000" w14:paraId="000002CC">
            <w:pPr>
              <w:ind w:firstLine="0"/>
              <w:rPr/>
            </w:pPr>
            <w:r w:rsidDel="00000000" w:rsidR="00000000" w:rsidRPr="00000000">
              <w:rPr>
                <w:rtl w:val="0"/>
              </w:rPr>
              <w:t xml:space="preserve">&gt;&gt;</w:t>
            </w:r>
          </w:p>
        </w:tc>
        <w:tc>
          <w:tcPr/>
          <w:p w:rsidR="00000000" w:rsidDel="00000000" w:rsidP="00000000" w:rsidRDefault="00000000" w:rsidRPr="00000000" w14:paraId="000002CD">
            <w:pPr>
              <w:ind w:firstLine="0"/>
              <w:rPr/>
            </w:pPr>
            <w:r w:rsidDel="00000000" w:rsidR="00000000" w:rsidRPr="00000000">
              <w:rPr>
                <w:rtl w:val="0"/>
              </w:rPr>
              <w:t xml:space="preserve">Click</w:t>
            </w:r>
          </w:p>
        </w:tc>
        <w:tc>
          <w:tcPr/>
          <w:p w:rsidR="00000000" w:rsidDel="00000000" w:rsidP="00000000" w:rsidRDefault="00000000" w:rsidRPr="00000000" w14:paraId="000002CE">
            <w:pPr>
              <w:ind w:firstLine="0"/>
              <w:rPr/>
            </w:pPr>
            <w:r w:rsidDel="00000000" w:rsidR="00000000" w:rsidRPr="00000000">
              <w:rPr>
                <w:rtl w:val="0"/>
              </w:rPr>
              <w:t xml:space="preserve">Tiếp tục trang kế tiếp</w:t>
            </w:r>
          </w:p>
        </w:tc>
      </w:tr>
      <w:tr>
        <w:trPr>
          <w:cantSplit w:val="0"/>
          <w:tblHeader w:val="0"/>
        </w:trPr>
        <w:tc>
          <w:tcPr/>
          <w:p w:rsidR="00000000" w:rsidDel="00000000" w:rsidP="00000000" w:rsidRDefault="00000000" w:rsidRPr="00000000" w14:paraId="000002CF">
            <w:pPr>
              <w:ind w:firstLine="0"/>
              <w:rPr/>
            </w:pPr>
            <w:r w:rsidDel="00000000" w:rsidR="00000000" w:rsidRPr="00000000">
              <w:rPr>
                <w:rtl w:val="0"/>
              </w:rPr>
              <w:t xml:space="preserve">10</w:t>
            </w:r>
          </w:p>
        </w:tc>
        <w:tc>
          <w:tcPr/>
          <w:p w:rsidR="00000000" w:rsidDel="00000000" w:rsidP="00000000" w:rsidRDefault="00000000" w:rsidRPr="00000000" w14:paraId="000002D0">
            <w:pPr>
              <w:ind w:firstLine="0"/>
              <w:rPr/>
            </w:pPr>
            <w:r w:rsidDel="00000000" w:rsidR="00000000" w:rsidRPr="00000000">
              <w:rPr>
                <w:rtl w:val="0"/>
              </w:rPr>
              <w:t xml:space="preserve">&gt;|</w:t>
            </w:r>
          </w:p>
        </w:tc>
        <w:tc>
          <w:tcPr/>
          <w:p w:rsidR="00000000" w:rsidDel="00000000" w:rsidP="00000000" w:rsidRDefault="00000000" w:rsidRPr="00000000" w14:paraId="000002D1">
            <w:pPr>
              <w:ind w:firstLine="0"/>
              <w:rPr/>
            </w:pPr>
            <w:r w:rsidDel="00000000" w:rsidR="00000000" w:rsidRPr="00000000">
              <w:rPr>
                <w:rtl w:val="0"/>
              </w:rPr>
              <w:t xml:space="preserve">Click</w:t>
            </w:r>
          </w:p>
        </w:tc>
        <w:tc>
          <w:tcPr/>
          <w:p w:rsidR="00000000" w:rsidDel="00000000" w:rsidP="00000000" w:rsidRDefault="00000000" w:rsidRPr="00000000" w14:paraId="000002D2">
            <w:pPr>
              <w:ind w:firstLine="0"/>
              <w:rPr/>
            </w:pPr>
            <w:r w:rsidDel="00000000" w:rsidR="00000000" w:rsidRPr="00000000">
              <w:rPr>
                <w:rtl w:val="0"/>
              </w:rPr>
              <w:t xml:space="preserve">Tới trang cuối cùng</w:t>
            </w:r>
          </w:p>
        </w:tc>
      </w:tr>
      <w:tr>
        <w:trPr>
          <w:cantSplit w:val="0"/>
          <w:tblHeader w:val="0"/>
        </w:trPr>
        <w:tc>
          <w:tcPr/>
          <w:p w:rsidR="00000000" w:rsidDel="00000000" w:rsidP="00000000" w:rsidRDefault="00000000" w:rsidRPr="00000000" w14:paraId="000002D3">
            <w:pPr>
              <w:ind w:firstLine="0"/>
              <w:rPr/>
            </w:pPr>
            <w:r w:rsidDel="00000000" w:rsidR="00000000" w:rsidRPr="00000000">
              <w:rPr>
                <w:rtl w:val="0"/>
              </w:rPr>
              <w:t xml:space="preserve">11</w:t>
            </w:r>
          </w:p>
        </w:tc>
        <w:tc>
          <w:tcPr/>
          <w:p w:rsidR="00000000" w:rsidDel="00000000" w:rsidP="00000000" w:rsidRDefault="00000000" w:rsidRPr="00000000" w14:paraId="000002D4">
            <w:pPr>
              <w:ind w:firstLine="0"/>
              <w:rPr/>
            </w:pPr>
            <w:r w:rsidDel="00000000" w:rsidR="00000000" w:rsidRPr="00000000">
              <w:rPr>
                <w:rtl w:val="0"/>
              </w:rPr>
              <w:t xml:space="preserve">DANH SÁCH</w:t>
            </w:r>
          </w:p>
        </w:tc>
        <w:tc>
          <w:tcPr/>
          <w:p w:rsidR="00000000" w:rsidDel="00000000" w:rsidP="00000000" w:rsidRDefault="00000000" w:rsidRPr="00000000" w14:paraId="000002D5">
            <w:pPr>
              <w:ind w:firstLine="0"/>
              <w:rPr/>
            </w:pPr>
            <w:r w:rsidDel="00000000" w:rsidR="00000000" w:rsidRPr="00000000">
              <w:rPr>
                <w:rtl w:val="0"/>
              </w:rPr>
              <w:t xml:space="preserve">Click</w:t>
            </w:r>
          </w:p>
        </w:tc>
        <w:tc>
          <w:tcPr/>
          <w:p w:rsidR="00000000" w:rsidDel="00000000" w:rsidP="00000000" w:rsidRDefault="00000000" w:rsidRPr="00000000" w14:paraId="000002D6">
            <w:pPr>
              <w:ind w:firstLine="0"/>
              <w:rPr/>
            </w:pPr>
            <w:r w:rsidDel="00000000" w:rsidR="00000000" w:rsidRPr="00000000">
              <w:rPr>
                <w:rtl w:val="0"/>
              </w:rPr>
              <w:t xml:space="preserve">Chuyển qua trang danh sách của người học </w:t>
            </w:r>
          </w:p>
        </w:tc>
      </w:tr>
      <w:tr>
        <w:trPr>
          <w:cantSplit w:val="0"/>
          <w:tblHeader w:val="0"/>
        </w:trPr>
        <w:tc>
          <w:tcPr/>
          <w:p w:rsidR="00000000" w:rsidDel="00000000" w:rsidP="00000000" w:rsidRDefault="00000000" w:rsidRPr="00000000" w14:paraId="000002D7">
            <w:pPr>
              <w:ind w:firstLine="0"/>
              <w:rPr/>
            </w:pPr>
            <w:r w:rsidDel="00000000" w:rsidR="00000000" w:rsidRPr="00000000">
              <w:rPr>
                <w:rtl w:val="0"/>
              </w:rPr>
              <w:t xml:space="preserve">12</w:t>
            </w:r>
          </w:p>
        </w:tc>
        <w:tc>
          <w:tcPr/>
          <w:p w:rsidR="00000000" w:rsidDel="00000000" w:rsidP="00000000" w:rsidRDefault="00000000" w:rsidRPr="00000000" w14:paraId="000002D8">
            <w:pPr>
              <w:ind w:firstLine="0"/>
              <w:rPr/>
            </w:pPr>
            <w:r w:rsidDel="00000000" w:rsidR="00000000" w:rsidRPr="00000000">
              <w:rPr>
                <w:rtl w:val="0"/>
              </w:rPr>
              <w:t xml:space="preserve">Tìm kiếm</w:t>
            </w:r>
          </w:p>
        </w:tc>
        <w:tc>
          <w:tcPr/>
          <w:p w:rsidR="00000000" w:rsidDel="00000000" w:rsidP="00000000" w:rsidRDefault="00000000" w:rsidRPr="00000000" w14:paraId="000002D9">
            <w:pPr>
              <w:ind w:firstLine="0"/>
              <w:rPr/>
            </w:pPr>
            <w:r w:rsidDel="00000000" w:rsidR="00000000" w:rsidRPr="00000000">
              <w:rPr>
                <w:rtl w:val="0"/>
              </w:rPr>
              <w:t xml:space="preserve">Click</w:t>
            </w:r>
          </w:p>
        </w:tc>
        <w:tc>
          <w:tcPr/>
          <w:p w:rsidR="00000000" w:rsidDel="00000000" w:rsidP="00000000" w:rsidRDefault="00000000" w:rsidRPr="00000000" w14:paraId="000002DA">
            <w:pPr>
              <w:ind w:firstLine="0"/>
              <w:rPr/>
            </w:pPr>
            <w:r w:rsidDel="00000000" w:rsidR="00000000" w:rsidRPr="00000000">
              <w:rPr>
                <w:rtl w:val="0"/>
              </w:rPr>
              <w:t xml:space="preserve">Tìm kiếm bằng mã người học </w:t>
            </w:r>
          </w:p>
        </w:tc>
      </w:tr>
      <w:tr>
        <w:trPr>
          <w:cantSplit w:val="0"/>
          <w:tblHeader w:val="0"/>
        </w:trPr>
        <w:tc>
          <w:tcPr/>
          <w:p w:rsidR="00000000" w:rsidDel="00000000" w:rsidP="00000000" w:rsidRDefault="00000000" w:rsidRPr="00000000" w14:paraId="000002DB">
            <w:pPr>
              <w:ind w:firstLine="0"/>
              <w:rPr/>
            </w:pPr>
            <w:r w:rsidDel="00000000" w:rsidR="00000000" w:rsidRPr="00000000">
              <w:rPr>
                <w:rtl w:val="0"/>
              </w:rPr>
            </w:r>
          </w:p>
        </w:tc>
        <w:tc>
          <w:tcPr/>
          <w:p w:rsidR="00000000" w:rsidDel="00000000" w:rsidP="00000000" w:rsidRDefault="00000000" w:rsidRPr="00000000" w14:paraId="000002DC">
            <w:pPr>
              <w:ind w:firstLine="0"/>
              <w:rPr/>
            </w:pPr>
            <w:r w:rsidDel="00000000" w:rsidR="00000000" w:rsidRPr="00000000">
              <w:rPr>
                <w:rtl w:val="0"/>
              </w:rPr>
            </w:r>
          </w:p>
        </w:tc>
        <w:tc>
          <w:tcPr/>
          <w:p w:rsidR="00000000" w:rsidDel="00000000" w:rsidP="00000000" w:rsidRDefault="00000000" w:rsidRPr="00000000" w14:paraId="000002DD">
            <w:pPr>
              <w:ind w:firstLine="0"/>
              <w:rPr/>
            </w:pPr>
            <w:r w:rsidDel="00000000" w:rsidR="00000000" w:rsidRPr="00000000">
              <w:rPr>
                <w:rtl w:val="0"/>
              </w:rPr>
            </w:r>
          </w:p>
        </w:tc>
        <w:tc>
          <w:tcPr/>
          <w:p w:rsidR="00000000" w:rsidDel="00000000" w:rsidP="00000000" w:rsidRDefault="00000000" w:rsidRPr="00000000" w14:paraId="000002DE">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2DF">
            <w:pPr>
              <w:jc w:val="center"/>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0">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1">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2">
            <w:pPr>
              <w:jc w:val="left"/>
              <w:rPr>
                <w:rFonts w:ascii="Times" w:cs="Times" w:eastAsia="Times" w:hAnsi="Times"/>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E3">
            <w:pPr>
              <w:jc w:val="center"/>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4">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5">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6">
            <w:pPr>
              <w:jc w:val="left"/>
              <w:rPr>
                <w:rFonts w:ascii="Times" w:cs="Times" w:eastAsia="Times" w:hAnsi="Times"/>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E7">
            <w:pPr>
              <w:jc w:val="center"/>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8">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9">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A">
            <w:pPr>
              <w:jc w:val="left"/>
              <w:rPr>
                <w:rFonts w:ascii="Times" w:cs="Times" w:eastAsia="Times" w:hAnsi="Times"/>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EB">
            <w:pPr>
              <w:jc w:val="center"/>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C">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D">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EE">
            <w:pPr>
              <w:jc w:val="left"/>
              <w:rPr>
                <w:rFonts w:ascii="Times" w:cs="Times" w:eastAsia="Times" w:hAnsi="Times"/>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EF">
            <w:pPr>
              <w:jc w:val="center"/>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F0">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F1">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F2">
            <w:pPr>
              <w:jc w:val="left"/>
              <w:rPr>
                <w:rFonts w:ascii="Times" w:cs="Times" w:eastAsia="Times" w:hAnsi="Times"/>
                <w:b w:val="1"/>
                <w:smallCaps w:val="1"/>
                <w:sz w:val="24"/>
                <w:szCs w:val="24"/>
              </w:rPr>
            </w:pPr>
            <w:r w:rsidDel="00000000" w:rsidR="00000000" w:rsidRPr="00000000">
              <w:rPr>
                <w:rtl w:val="0"/>
              </w:rPr>
            </w:r>
          </w:p>
        </w:tc>
      </w:tr>
    </w:tbl>
    <w:p w:rsidR="00000000" w:rsidDel="00000000" w:rsidP="00000000" w:rsidRDefault="00000000" w:rsidRPr="00000000" w14:paraId="000002F3">
      <w:pPr>
        <w:pStyle w:val="Heading4"/>
        <w:ind w:firstLine="864"/>
        <w:rPr/>
      </w:pPr>
      <w:r w:rsidDel="00000000" w:rsidR="00000000" w:rsidRPr="00000000">
        <w:rPr>
          <w:rtl w:val="0"/>
        </w:rPr>
        <w:t xml:space="preserve">3.3.3.4.Cửa sổ quản lý khóa học</w:t>
      </w:r>
    </w:p>
    <w:p w:rsidR="00000000" w:rsidDel="00000000" w:rsidP="00000000" w:rsidRDefault="00000000" w:rsidRPr="00000000" w14:paraId="000002F4">
      <w:pPr>
        <w:rPr/>
      </w:pPr>
      <w:r w:rsidDel="00000000" w:rsidR="00000000" w:rsidRPr="00000000">
        <w:rPr>
          <w:rtl w:val="0"/>
        </w:rPr>
        <w:t xml:space="preserve">Giao diện:</w:t>
      </w:r>
    </w:p>
    <w:p w:rsidR="00000000" w:rsidDel="00000000" w:rsidP="00000000" w:rsidRDefault="00000000" w:rsidRPr="00000000" w14:paraId="000002F5">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4508500"/>
            <wp:effectExtent b="0" l="0" r="0" t="0"/>
            <wp:docPr id="44" name="image40.jpg"/>
            <a:graphic>
              <a:graphicData uri="http://schemas.openxmlformats.org/drawingml/2006/picture">
                <pic:pic>
                  <pic:nvPicPr>
                    <pic:cNvPr id="0" name="image40.jpg"/>
                    <pic:cNvPicPr preferRelativeResize="0"/>
                  </pic:nvPicPr>
                  <pic:blipFill>
                    <a:blip r:embed="rId26"/>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4432300"/>
            <wp:effectExtent b="0" l="0" r="0" t="0"/>
            <wp:docPr id="8"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jc w:val="left"/>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Mô tả hoạt động:</w:t>
      </w:r>
    </w:p>
    <w:tbl>
      <w:tblPr>
        <w:tblStyle w:val="Table12"/>
        <w:tblW w:w="93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rHeight w:val="555" w:hRule="atLeast"/>
          <w:tblHeader w:val="0"/>
        </w:trPr>
        <w:tc>
          <w:tcPr>
            <w:shd w:fill="f2f2f2" w:val="clear"/>
          </w:tcPr>
          <w:p w:rsidR="00000000" w:rsidDel="00000000" w:rsidP="00000000" w:rsidRDefault="00000000" w:rsidRPr="00000000" w14:paraId="000002F9">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2FA">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2FB">
            <w:pPr>
              <w:ind w:firstLine="0"/>
              <w:rPr/>
            </w:pPr>
            <w:r w:rsidDel="00000000" w:rsidR="00000000" w:rsidRPr="00000000">
              <w:rPr>
                <w:rtl w:val="0"/>
              </w:rPr>
              <w:t xml:space="preserve">Sự kiện</w:t>
            </w:r>
          </w:p>
        </w:tc>
        <w:tc>
          <w:tcPr>
            <w:shd w:fill="f2f2f2" w:val="clear"/>
          </w:tcPr>
          <w:p w:rsidR="00000000" w:rsidDel="00000000" w:rsidP="00000000" w:rsidRDefault="00000000" w:rsidRPr="00000000" w14:paraId="000002FC">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2FD">
            <w:pPr>
              <w:ind w:firstLine="0"/>
              <w:rPr/>
            </w:pPr>
            <w:r w:rsidDel="00000000" w:rsidR="00000000" w:rsidRPr="00000000">
              <w:rPr>
                <w:rtl w:val="0"/>
              </w:rPr>
              <w:t xml:space="preserve">1</w:t>
            </w:r>
          </w:p>
        </w:tc>
        <w:tc>
          <w:tcPr/>
          <w:p w:rsidR="00000000" w:rsidDel="00000000" w:rsidP="00000000" w:rsidRDefault="00000000" w:rsidRPr="00000000" w14:paraId="000002FE">
            <w:pPr>
              <w:ind w:firstLine="0"/>
              <w:rPr/>
            </w:pPr>
            <w:r w:rsidDel="00000000" w:rsidR="00000000" w:rsidRPr="00000000">
              <w:rPr>
                <w:rtl w:val="0"/>
              </w:rPr>
              <w:t xml:space="preserve">Cửa sổ</w:t>
            </w:r>
          </w:p>
        </w:tc>
        <w:tc>
          <w:tcPr/>
          <w:p w:rsidR="00000000" w:rsidDel="00000000" w:rsidP="00000000" w:rsidRDefault="00000000" w:rsidRPr="00000000" w14:paraId="000002FF">
            <w:pPr>
              <w:ind w:firstLine="0"/>
              <w:rPr/>
            </w:pPr>
            <w:r w:rsidDel="00000000" w:rsidR="00000000" w:rsidRPr="00000000">
              <w:rPr>
                <w:rtl w:val="0"/>
              </w:rPr>
              <w:t xml:space="preserve">Initialize</w:t>
            </w:r>
          </w:p>
        </w:tc>
        <w:tc>
          <w:tcPr/>
          <w:p w:rsidR="00000000" w:rsidDel="00000000" w:rsidP="00000000" w:rsidRDefault="00000000" w:rsidRPr="00000000" w14:paraId="00000300">
            <w:pPr>
              <w:ind w:firstLine="0"/>
              <w:rPr/>
            </w:pPr>
            <w:r w:rsidDel="00000000" w:rsidR="00000000" w:rsidRPr="00000000">
              <w:rPr>
                <w:rtl w:val="0"/>
              </w:rPr>
              <w:t xml:space="preserve">Hiển thị tất cả nhân viên lên bảng</w:t>
            </w:r>
          </w:p>
        </w:tc>
      </w:tr>
      <w:tr>
        <w:trPr>
          <w:cantSplit w:val="0"/>
          <w:tblHeader w:val="0"/>
        </w:trPr>
        <w:tc>
          <w:tcPr/>
          <w:p w:rsidR="00000000" w:rsidDel="00000000" w:rsidP="00000000" w:rsidRDefault="00000000" w:rsidRPr="00000000" w14:paraId="00000301">
            <w:pPr>
              <w:ind w:firstLine="0"/>
              <w:rPr/>
            </w:pPr>
            <w:r w:rsidDel="00000000" w:rsidR="00000000" w:rsidRPr="00000000">
              <w:rPr>
                <w:rtl w:val="0"/>
              </w:rPr>
              <w:t xml:space="preserve">2</w:t>
            </w:r>
          </w:p>
        </w:tc>
        <w:tc>
          <w:tcPr/>
          <w:p w:rsidR="00000000" w:rsidDel="00000000" w:rsidP="00000000" w:rsidRDefault="00000000" w:rsidRPr="00000000" w14:paraId="00000302">
            <w:pPr>
              <w:ind w:firstLine="0"/>
              <w:rPr/>
            </w:pPr>
            <w:r w:rsidDel="00000000" w:rsidR="00000000" w:rsidRPr="00000000">
              <w:rPr>
                <w:rtl w:val="0"/>
              </w:rPr>
              <w:t xml:space="preserve">[Thêm]</w:t>
            </w:r>
          </w:p>
        </w:tc>
        <w:tc>
          <w:tcPr/>
          <w:p w:rsidR="00000000" w:rsidDel="00000000" w:rsidP="00000000" w:rsidRDefault="00000000" w:rsidRPr="00000000" w14:paraId="00000303">
            <w:pPr>
              <w:ind w:firstLine="0"/>
              <w:rPr/>
            </w:pPr>
            <w:r w:rsidDel="00000000" w:rsidR="00000000" w:rsidRPr="00000000">
              <w:rPr>
                <w:rtl w:val="0"/>
              </w:rPr>
              <w:t xml:space="preserve">Click</w:t>
            </w:r>
          </w:p>
        </w:tc>
        <w:tc>
          <w:tcPr/>
          <w:p w:rsidR="00000000" w:rsidDel="00000000" w:rsidP="00000000" w:rsidRDefault="00000000" w:rsidRPr="00000000" w14:paraId="00000304">
            <w:pPr>
              <w:ind w:firstLine="0"/>
              <w:rPr/>
            </w:pPr>
            <w:r w:rsidDel="00000000" w:rsidR="00000000" w:rsidRPr="00000000">
              <w:rPr>
                <w:rtl w:val="0"/>
              </w:rPr>
              <w:t xml:space="preserve"> Thêm vào CSDL một khóa học mới với dữ liệu nhập từ form</w:t>
            </w:r>
          </w:p>
        </w:tc>
      </w:tr>
      <w:tr>
        <w:trPr>
          <w:cantSplit w:val="0"/>
          <w:tblHeader w:val="0"/>
        </w:trPr>
        <w:tc>
          <w:tcPr/>
          <w:p w:rsidR="00000000" w:rsidDel="00000000" w:rsidP="00000000" w:rsidRDefault="00000000" w:rsidRPr="00000000" w14:paraId="00000305">
            <w:pPr>
              <w:ind w:firstLine="0"/>
              <w:rPr/>
            </w:pPr>
            <w:r w:rsidDel="00000000" w:rsidR="00000000" w:rsidRPr="00000000">
              <w:rPr>
                <w:rtl w:val="0"/>
              </w:rPr>
              <w:t xml:space="preserve">3</w:t>
            </w:r>
          </w:p>
        </w:tc>
        <w:tc>
          <w:tcPr/>
          <w:p w:rsidR="00000000" w:rsidDel="00000000" w:rsidP="00000000" w:rsidRDefault="00000000" w:rsidRPr="00000000" w14:paraId="00000306">
            <w:pPr>
              <w:ind w:firstLine="0"/>
              <w:rPr/>
            </w:pPr>
            <w:r w:rsidDel="00000000" w:rsidR="00000000" w:rsidRPr="00000000">
              <w:rPr>
                <w:rtl w:val="0"/>
              </w:rPr>
              <w:t xml:space="preserve">[Sửa]</w:t>
            </w:r>
          </w:p>
        </w:tc>
        <w:tc>
          <w:tcPr/>
          <w:p w:rsidR="00000000" w:rsidDel="00000000" w:rsidP="00000000" w:rsidRDefault="00000000" w:rsidRPr="00000000" w14:paraId="00000307">
            <w:pPr>
              <w:ind w:firstLine="0"/>
              <w:rPr/>
            </w:pPr>
            <w:r w:rsidDel="00000000" w:rsidR="00000000" w:rsidRPr="00000000">
              <w:rPr>
                <w:rtl w:val="0"/>
              </w:rPr>
              <w:t xml:space="preserve">Click</w:t>
            </w:r>
          </w:p>
        </w:tc>
        <w:tc>
          <w:tcPr/>
          <w:p w:rsidR="00000000" w:rsidDel="00000000" w:rsidP="00000000" w:rsidRDefault="00000000" w:rsidRPr="00000000" w14:paraId="00000308">
            <w:pPr>
              <w:ind w:firstLine="0"/>
              <w:rPr/>
            </w:pPr>
            <w:r w:rsidDel="00000000" w:rsidR="00000000" w:rsidRPr="00000000">
              <w:rPr>
                <w:rtl w:val="0"/>
              </w:rPr>
              <w:t xml:space="preserve">Cập nhật thông tin khóa học đang xem trên form vào CSDL</w:t>
            </w:r>
          </w:p>
        </w:tc>
      </w:tr>
      <w:tr>
        <w:trPr>
          <w:cantSplit w:val="0"/>
          <w:tblHeader w:val="0"/>
        </w:trPr>
        <w:tc>
          <w:tcPr/>
          <w:p w:rsidR="00000000" w:rsidDel="00000000" w:rsidP="00000000" w:rsidRDefault="00000000" w:rsidRPr="00000000" w14:paraId="00000309">
            <w:pPr>
              <w:ind w:firstLine="0"/>
              <w:rPr/>
            </w:pPr>
            <w:r w:rsidDel="00000000" w:rsidR="00000000" w:rsidRPr="00000000">
              <w:rPr>
                <w:rtl w:val="0"/>
              </w:rPr>
              <w:t xml:space="preserve">4</w:t>
            </w:r>
          </w:p>
        </w:tc>
        <w:tc>
          <w:tcPr/>
          <w:p w:rsidR="00000000" w:rsidDel="00000000" w:rsidP="00000000" w:rsidRDefault="00000000" w:rsidRPr="00000000" w14:paraId="0000030A">
            <w:pPr>
              <w:ind w:firstLine="0"/>
              <w:rPr/>
            </w:pPr>
            <w:r w:rsidDel="00000000" w:rsidR="00000000" w:rsidRPr="00000000">
              <w:rPr>
                <w:rtl w:val="0"/>
              </w:rPr>
              <w:t xml:space="preserve">[Xóa]</w:t>
            </w:r>
          </w:p>
        </w:tc>
        <w:tc>
          <w:tcPr/>
          <w:p w:rsidR="00000000" w:rsidDel="00000000" w:rsidP="00000000" w:rsidRDefault="00000000" w:rsidRPr="00000000" w14:paraId="0000030B">
            <w:pPr>
              <w:ind w:firstLine="0"/>
              <w:rPr/>
            </w:pPr>
            <w:r w:rsidDel="00000000" w:rsidR="00000000" w:rsidRPr="00000000">
              <w:rPr>
                <w:rtl w:val="0"/>
              </w:rPr>
              <w:t xml:space="preserve">Click</w:t>
            </w:r>
          </w:p>
        </w:tc>
        <w:tc>
          <w:tcPr/>
          <w:p w:rsidR="00000000" w:rsidDel="00000000" w:rsidP="00000000" w:rsidRDefault="00000000" w:rsidRPr="00000000" w14:paraId="0000030C">
            <w:pPr>
              <w:ind w:firstLine="0"/>
              <w:rPr/>
            </w:pPr>
            <w:r w:rsidDel="00000000" w:rsidR="00000000" w:rsidRPr="00000000">
              <w:rPr>
                <w:rtl w:val="0"/>
              </w:rPr>
              <w:t xml:space="preserve">Xóa khóa học có mã đang xem trên form</w:t>
            </w:r>
          </w:p>
        </w:tc>
      </w:tr>
      <w:tr>
        <w:trPr>
          <w:cantSplit w:val="0"/>
          <w:tblHeader w:val="0"/>
        </w:trPr>
        <w:tc>
          <w:tcPr/>
          <w:p w:rsidR="00000000" w:rsidDel="00000000" w:rsidP="00000000" w:rsidRDefault="00000000" w:rsidRPr="00000000" w14:paraId="0000030D">
            <w:pPr>
              <w:ind w:firstLine="0"/>
              <w:rPr/>
            </w:pPr>
            <w:r w:rsidDel="00000000" w:rsidR="00000000" w:rsidRPr="00000000">
              <w:rPr>
                <w:rtl w:val="0"/>
              </w:rPr>
              <w:t xml:space="preserve">5</w:t>
            </w:r>
          </w:p>
        </w:tc>
        <w:tc>
          <w:tcPr/>
          <w:p w:rsidR="00000000" w:rsidDel="00000000" w:rsidP="00000000" w:rsidRDefault="00000000" w:rsidRPr="00000000" w14:paraId="0000030E">
            <w:pPr>
              <w:ind w:firstLine="0"/>
              <w:rPr/>
            </w:pPr>
            <w:r w:rsidDel="00000000" w:rsidR="00000000" w:rsidRPr="00000000">
              <w:rPr>
                <w:rtl w:val="0"/>
              </w:rPr>
              <w:t xml:space="preserve">[Mới]</w:t>
            </w:r>
          </w:p>
        </w:tc>
        <w:tc>
          <w:tcPr/>
          <w:p w:rsidR="00000000" w:rsidDel="00000000" w:rsidP="00000000" w:rsidRDefault="00000000" w:rsidRPr="00000000" w14:paraId="0000030F">
            <w:pPr>
              <w:ind w:firstLine="0"/>
              <w:rPr/>
            </w:pPr>
            <w:r w:rsidDel="00000000" w:rsidR="00000000" w:rsidRPr="00000000">
              <w:rPr>
                <w:rtl w:val="0"/>
              </w:rPr>
              <w:t xml:space="preserve">Click</w:t>
            </w:r>
          </w:p>
        </w:tc>
        <w:tc>
          <w:tcPr/>
          <w:p w:rsidR="00000000" w:rsidDel="00000000" w:rsidP="00000000" w:rsidRDefault="00000000" w:rsidRPr="00000000" w14:paraId="00000310">
            <w:pPr>
              <w:ind w:firstLine="0"/>
              <w:rPr/>
            </w:pPr>
            <w:r w:rsidDel="00000000" w:rsidR="00000000" w:rsidRPr="00000000">
              <w:rPr>
                <w:rtl w:val="0"/>
              </w:rPr>
              <w:t xml:space="preserve">Xóa trắng form</w:t>
            </w:r>
          </w:p>
        </w:tc>
      </w:tr>
      <w:tr>
        <w:trPr>
          <w:cantSplit w:val="0"/>
          <w:tblHeader w:val="0"/>
        </w:trPr>
        <w:tc>
          <w:tcPr/>
          <w:p w:rsidR="00000000" w:rsidDel="00000000" w:rsidP="00000000" w:rsidRDefault="00000000" w:rsidRPr="00000000" w14:paraId="00000311">
            <w:pPr>
              <w:ind w:firstLine="0"/>
              <w:rPr/>
            </w:pPr>
            <w:r w:rsidDel="00000000" w:rsidR="00000000" w:rsidRPr="00000000">
              <w:rPr>
                <w:rtl w:val="0"/>
              </w:rPr>
              <w:t xml:space="preserve">6</w:t>
            </w:r>
          </w:p>
        </w:tc>
        <w:tc>
          <w:tcPr/>
          <w:p w:rsidR="00000000" w:rsidDel="00000000" w:rsidP="00000000" w:rsidRDefault="00000000" w:rsidRPr="00000000" w14:paraId="00000312">
            <w:pPr>
              <w:ind w:firstLine="0"/>
              <w:rPr/>
            </w:pPr>
            <w:r w:rsidDel="00000000" w:rsidR="00000000" w:rsidRPr="00000000">
              <w:rPr>
                <w:rtl w:val="0"/>
              </w:rPr>
              <w:t xml:space="preserve">[Học Viên]</w:t>
            </w:r>
          </w:p>
        </w:tc>
        <w:tc>
          <w:tcPr/>
          <w:p w:rsidR="00000000" w:rsidDel="00000000" w:rsidP="00000000" w:rsidRDefault="00000000" w:rsidRPr="00000000" w14:paraId="00000313">
            <w:pPr>
              <w:ind w:firstLine="0"/>
              <w:rPr/>
            </w:pPr>
            <w:r w:rsidDel="00000000" w:rsidR="00000000" w:rsidRPr="00000000">
              <w:rPr>
                <w:rtl w:val="0"/>
              </w:rPr>
              <w:t xml:space="preserve">Click</w:t>
            </w:r>
          </w:p>
        </w:tc>
        <w:tc>
          <w:tcPr/>
          <w:p w:rsidR="00000000" w:rsidDel="00000000" w:rsidP="00000000" w:rsidRDefault="00000000" w:rsidRPr="00000000" w14:paraId="00000314">
            <w:pPr>
              <w:ind w:firstLine="0"/>
              <w:rPr/>
            </w:pPr>
            <w:r w:rsidDel="00000000" w:rsidR="00000000" w:rsidRPr="00000000">
              <w:rPr>
                <w:rtl w:val="0"/>
              </w:rPr>
              <w:t xml:space="preserve">Mở giao diện hocVienJFrame</w:t>
            </w:r>
          </w:p>
        </w:tc>
      </w:tr>
      <w:tr>
        <w:trPr>
          <w:cantSplit w:val="0"/>
          <w:tblHeader w:val="0"/>
        </w:trPr>
        <w:tc>
          <w:tcPr/>
          <w:p w:rsidR="00000000" w:rsidDel="00000000" w:rsidP="00000000" w:rsidRDefault="00000000" w:rsidRPr="00000000" w14:paraId="00000315">
            <w:pPr>
              <w:ind w:firstLine="0"/>
              <w:rPr/>
            </w:pPr>
            <w:r w:rsidDel="00000000" w:rsidR="00000000" w:rsidRPr="00000000">
              <w:rPr>
                <w:rtl w:val="0"/>
              </w:rPr>
              <w:t xml:space="preserve">7</w:t>
            </w:r>
          </w:p>
        </w:tc>
        <w:tc>
          <w:tcPr/>
          <w:p w:rsidR="00000000" w:rsidDel="00000000" w:rsidP="00000000" w:rsidRDefault="00000000" w:rsidRPr="00000000" w14:paraId="00000316">
            <w:pPr>
              <w:ind w:firstLine="0"/>
              <w:rPr/>
            </w:pPr>
            <w:r w:rsidDel="00000000" w:rsidR="00000000" w:rsidRPr="00000000">
              <w:rPr>
                <w:rtl w:val="0"/>
              </w:rPr>
              <w:t xml:space="preserve">Bảng</w:t>
            </w:r>
          </w:p>
        </w:tc>
        <w:tc>
          <w:tcPr/>
          <w:p w:rsidR="00000000" w:rsidDel="00000000" w:rsidP="00000000" w:rsidRDefault="00000000" w:rsidRPr="00000000" w14:paraId="00000317">
            <w:pPr>
              <w:ind w:firstLine="0"/>
              <w:rPr/>
            </w:pPr>
            <w:r w:rsidDel="00000000" w:rsidR="00000000" w:rsidRPr="00000000">
              <w:rPr>
                <w:rtl w:val="0"/>
              </w:rPr>
              <w:t xml:space="preserve">Click</w:t>
            </w:r>
          </w:p>
        </w:tc>
        <w:tc>
          <w:tcPr/>
          <w:p w:rsidR="00000000" w:rsidDel="00000000" w:rsidP="00000000" w:rsidRDefault="00000000" w:rsidRPr="00000000" w14:paraId="00000318">
            <w:pPr>
              <w:ind w:firstLine="0"/>
              <w:rPr/>
            </w:pPr>
            <w:r w:rsidDel="00000000" w:rsidR="00000000" w:rsidRPr="00000000">
              <w:rPr>
                <w:rtl w:val="0"/>
              </w:rPr>
              <w:t xml:space="preserve">Hiển thị thông tin của khóa học trên hàng được chọn của bảng lên form để xem</w:t>
            </w:r>
          </w:p>
        </w:tc>
      </w:tr>
      <w:tr>
        <w:trPr>
          <w:cantSplit w:val="0"/>
          <w:tblHeader w:val="0"/>
        </w:trPr>
        <w:tc>
          <w:tcPr/>
          <w:p w:rsidR="00000000" w:rsidDel="00000000" w:rsidP="00000000" w:rsidRDefault="00000000" w:rsidRPr="00000000" w14:paraId="00000319">
            <w:pPr>
              <w:ind w:firstLine="0"/>
              <w:rPr/>
            </w:pPr>
            <w:r w:rsidDel="00000000" w:rsidR="00000000" w:rsidRPr="00000000">
              <w:rPr>
                <w:rtl w:val="0"/>
              </w:rPr>
              <w:t xml:space="preserve">8</w:t>
            </w:r>
          </w:p>
        </w:tc>
        <w:tc>
          <w:tcPr/>
          <w:p w:rsidR="00000000" w:rsidDel="00000000" w:rsidP="00000000" w:rsidRDefault="00000000" w:rsidRPr="00000000" w14:paraId="0000031A">
            <w:pPr>
              <w:ind w:firstLine="0"/>
              <w:rPr/>
            </w:pPr>
            <w:r w:rsidDel="00000000" w:rsidR="00000000" w:rsidRPr="00000000">
              <w:rPr>
                <w:rtl w:val="0"/>
              </w:rPr>
              <w:t xml:space="preserve">[|&lt;]</w:t>
            </w:r>
          </w:p>
        </w:tc>
        <w:tc>
          <w:tcPr/>
          <w:p w:rsidR="00000000" w:rsidDel="00000000" w:rsidP="00000000" w:rsidRDefault="00000000" w:rsidRPr="00000000" w14:paraId="0000031B">
            <w:pPr>
              <w:ind w:firstLine="0"/>
              <w:rPr/>
            </w:pPr>
            <w:r w:rsidDel="00000000" w:rsidR="00000000" w:rsidRPr="00000000">
              <w:rPr>
                <w:rtl w:val="0"/>
              </w:rPr>
              <w:t xml:space="preserve">Click</w:t>
            </w:r>
          </w:p>
        </w:tc>
        <w:tc>
          <w:tcPr/>
          <w:p w:rsidR="00000000" w:rsidDel="00000000" w:rsidP="00000000" w:rsidRDefault="00000000" w:rsidRPr="00000000" w14:paraId="0000031C">
            <w:pPr>
              <w:ind w:firstLine="0"/>
              <w:rPr/>
            </w:pPr>
            <w:r w:rsidDel="00000000" w:rsidR="00000000" w:rsidRPr="00000000">
              <w:rPr>
                <w:rtl w:val="0"/>
              </w:rPr>
              <w:t xml:space="preserve">Hiển thị thông tin của khóa học của hàng đầu tiên của bảng lên form để xem</w:t>
            </w:r>
          </w:p>
        </w:tc>
      </w:tr>
      <w:tr>
        <w:trPr>
          <w:cantSplit w:val="0"/>
          <w:tblHeader w:val="0"/>
        </w:trPr>
        <w:tc>
          <w:tcPr/>
          <w:p w:rsidR="00000000" w:rsidDel="00000000" w:rsidP="00000000" w:rsidRDefault="00000000" w:rsidRPr="00000000" w14:paraId="0000031D">
            <w:pPr>
              <w:ind w:firstLine="0"/>
              <w:rPr/>
            </w:pPr>
            <w:r w:rsidDel="00000000" w:rsidR="00000000" w:rsidRPr="00000000">
              <w:rPr>
                <w:rtl w:val="0"/>
              </w:rPr>
              <w:t xml:space="preserve">9</w:t>
            </w:r>
          </w:p>
        </w:tc>
        <w:tc>
          <w:tcPr/>
          <w:p w:rsidR="00000000" w:rsidDel="00000000" w:rsidP="00000000" w:rsidRDefault="00000000" w:rsidRPr="00000000" w14:paraId="0000031E">
            <w:pPr>
              <w:ind w:firstLine="0"/>
              <w:rPr/>
            </w:pPr>
            <w:r w:rsidDel="00000000" w:rsidR="00000000" w:rsidRPr="00000000">
              <w:rPr>
                <w:rtl w:val="0"/>
              </w:rPr>
              <w:t xml:space="preserve">[&lt;&lt;]</w:t>
            </w:r>
          </w:p>
        </w:tc>
        <w:tc>
          <w:tcPr/>
          <w:p w:rsidR="00000000" w:rsidDel="00000000" w:rsidP="00000000" w:rsidRDefault="00000000" w:rsidRPr="00000000" w14:paraId="0000031F">
            <w:pPr>
              <w:ind w:firstLine="0"/>
              <w:rPr/>
            </w:pPr>
            <w:r w:rsidDel="00000000" w:rsidR="00000000" w:rsidRPr="00000000">
              <w:rPr>
                <w:rtl w:val="0"/>
              </w:rPr>
              <w:t xml:space="preserve">Click</w:t>
            </w:r>
          </w:p>
        </w:tc>
        <w:tc>
          <w:tcPr/>
          <w:p w:rsidR="00000000" w:rsidDel="00000000" w:rsidP="00000000" w:rsidRDefault="00000000" w:rsidRPr="00000000" w14:paraId="00000320">
            <w:pPr>
              <w:ind w:firstLine="0"/>
              <w:rPr/>
            </w:pPr>
            <w:r w:rsidDel="00000000" w:rsidR="00000000" w:rsidRPr="00000000">
              <w:rPr>
                <w:rtl w:val="0"/>
              </w:rPr>
              <w:t xml:space="preserve">Hiển thị thông tin của khóa học của hàng kế trước hàng được chọn của bảng lên form để xem</w:t>
            </w:r>
          </w:p>
        </w:tc>
      </w:tr>
      <w:tr>
        <w:trPr>
          <w:cantSplit w:val="0"/>
          <w:tblHeader w:val="0"/>
        </w:trPr>
        <w:tc>
          <w:tcPr/>
          <w:p w:rsidR="00000000" w:rsidDel="00000000" w:rsidP="00000000" w:rsidRDefault="00000000" w:rsidRPr="00000000" w14:paraId="00000321">
            <w:pPr>
              <w:ind w:firstLine="0"/>
              <w:rPr/>
            </w:pPr>
            <w:r w:rsidDel="00000000" w:rsidR="00000000" w:rsidRPr="00000000">
              <w:rPr>
                <w:rtl w:val="0"/>
              </w:rPr>
              <w:t xml:space="preserve">10</w:t>
            </w:r>
          </w:p>
        </w:tc>
        <w:tc>
          <w:tcPr/>
          <w:p w:rsidR="00000000" w:rsidDel="00000000" w:rsidP="00000000" w:rsidRDefault="00000000" w:rsidRPr="00000000" w14:paraId="00000322">
            <w:pPr>
              <w:ind w:firstLine="0"/>
              <w:rPr/>
            </w:pPr>
            <w:r w:rsidDel="00000000" w:rsidR="00000000" w:rsidRPr="00000000">
              <w:rPr>
                <w:rtl w:val="0"/>
              </w:rPr>
              <w:t xml:space="preserve">[&gt;&gt;]</w:t>
            </w:r>
          </w:p>
        </w:tc>
        <w:tc>
          <w:tcPr/>
          <w:p w:rsidR="00000000" w:rsidDel="00000000" w:rsidP="00000000" w:rsidRDefault="00000000" w:rsidRPr="00000000" w14:paraId="00000323">
            <w:pPr>
              <w:ind w:firstLine="0"/>
              <w:rPr/>
            </w:pPr>
            <w:r w:rsidDel="00000000" w:rsidR="00000000" w:rsidRPr="00000000">
              <w:rPr>
                <w:rtl w:val="0"/>
              </w:rPr>
              <w:t xml:space="preserve">Click</w:t>
            </w:r>
          </w:p>
        </w:tc>
        <w:tc>
          <w:tcPr/>
          <w:p w:rsidR="00000000" w:rsidDel="00000000" w:rsidP="00000000" w:rsidRDefault="00000000" w:rsidRPr="00000000" w14:paraId="00000324">
            <w:pPr>
              <w:ind w:firstLine="0"/>
              <w:rPr/>
            </w:pPr>
            <w:r w:rsidDel="00000000" w:rsidR="00000000" w:rsidRPr="00000000">
              <w:rPr>
                <w:rtl w:val="0"/>
              </w:rPr>
              <w:t xml:space="preserve">Hiển thị thông tin của khóa học của hàng kế sau hàng được chọn của bảng lên form để xem</w:t>
            </w:r>
          </w:p>
          <w:p w:rsidR="00000000" w:rsidDel="00000000" w:rsidP="00000000" w:rsidRDefault="00000000" w:rsidRPr="00000000" w14:paraId="00000325">
            <w:pPr>
              <w:ind w:firstLine="0"/>
              <w:rPr/>
            </w:pPr>
            <w:r w:rsidDel="00000000" w:rsidR="00000000" w:rsidRPr="00000000">
              <w:rPr>
                <w:rtl w:val="0"/>
              </w:rPr>
            </w:r>
          </w:p>
        </w:tc>
      </w:tr>
    </w:tbl>
    <w:p w:rsidR="00000000" w:rsidDel="00000000" w:rsidP="00000000" w:rsidRDefault="00000000" w:rsidRPr="00000000" w14:paraId="00000326">
      <w:pPr>
        <w:pStyle w:val="Heading4"/>
        <w:ind w:firstLine="864"/>
        <w:rPr/>
      </w:pPr>
      <w:bookmarkStart w:colFirst="0" w:colLast="0" w:name="_9ircdrxkon2d" w:id="35"/>
      <w:bookmarkEnd w:id="35"/>
      <w:r w:rsidDel="00000000" w:rsidR="00000000" w:rsidRPr="00000000">
        <w:rPr>
          <w:rtl w:val="0"/>
        </w:rPr>
      </w:r>
    </w:p>
    <w:p w:rsidR="00000000" w:rsidDel="00000000" w:rsidP="00000000" w:rsidRDefault="00000000" w:rsidRPr="00000000" w14:paraId="00000327">
      <w:pPr>
        <w:pStyle w:val="Heading4"/>
        <w:ind w:left="0" w:firstLine="0"/>
        <w:rPr>
          <w:ins w:author="Phan Tín Nghị" w:id="1" w:date="2021-09-25T08:11:44Z"/>
        </w:rPr>
      </w:pPr>
      <w:r w:rsidDel="00000000" w:rsidR="00000000" w:rsidRPr="00000000">
        <w:rPr>
          <w:rtl w:val="0"/>
        </w:rPr>
        <w:t xml:space="preserve">3.3.3.5..Cửa sổ quản lý học viên</w:t>
      </w:r>
      <w:ins w:author="Phan Tín Nghị" w:id="1" w:date="2021-09-25T08:11:44Z">
        <w:r w:rsidDel="00000000" w:rsidR="00000000" w:rsidRPr="00000000">
          <w:rPr>
            <w:rtl w:val="0"/>
          </w:rPr>
          <w:t xml:space="preserve"> </w:t>
        </w:r>
      </w:ins>
    </w:p>
    <w:p w:rsidR="00000000" w:rsidDel="00000000" w:rsidP="00000000" w:rsidRDefault="00000000" w:rsidRPr="00000000" w14:paraId="00000328">
      <w:pPr>
        <w:ind w:left="0"/>
        <w:rPr>
          <w:smallCaps w:val="1"/>
        </w:rPr>
      </w:pPr>
      <w:ins w:author="Phan Tín Nghị" w:id="1" w:date="2021-09-25T08:11:44Z">
        <w:r w:rsidDel="00000000" w:rsidR="00000000" w:rsidRPr="00000000">
          <w:rPr>
            <w:rtl w:val="0"/>
          </w:rPr>
          <w:t xml:space="preserve"> </w:t>
        </w:r>
      </w:ins>
      <w:r w:rsidDel="00000000" w:rsidR="00000000" w:rsidRPr="00000000">
        <w:rPr>
          <w:smallCaps w:val="1"/>
          <w:rtl w:val="0"/>
        </w:rPr>
        <w:t xml:space="preserve">Giao diện:</w:t>
      </w:r>
    </w:p>
    <w:p w:rsidR="00000000" w:rsidDel="00000000" w:rsidP="00000000" w:rsidRDefault="00000000" w:rsidRPr="00000000" w14:paraId="00000329">
      <w:pP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4533900"/>
            <wp:effectExtent b="0" l="0" r="0" t="0"/>
            <wp:docPr id="55"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Mô tả hoạt động:</w:t>
      </w:r>
    </w:p>
    <w:tbl>
      <w:tblPr>
        <w:tblStyle w:val="Table13"/>
        <w:tblW w:w="93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905"/>
        <w:gridCol w:w="1080"/>
        <w:gridCol w:w="5760"/>
        <w:tblGridChange w:id="0">
          <w:tblGrid>
            <w:gridCol w:w="618"/>
            <w:gridCol w:w="1905"/>
            <w:gridCol w:w="1080"/>
            <w:gridCol w:w="5760"/>
          </w:tblGrid>
        </w:tblGridChange>
      </w:tblGrid>
      <w:tr>
        <w:trPr>
          <w:cantSplit w:val="0"/>
          <w:tblHeader w:val="0"/>
        </w:trPr>
        <w:tc>
          <w:tcPr>
            <w:shd w:fill="f2f2f2" w:val="clear"/>
          </w:tcPr>
          <w:p w:rsidR="00000000" w:rsidDel="00000000" w:rsidP="00000000" w:rsidRDefault="00000000" w:rsidRPr="00000000" w14:paraId="0000032C">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32D">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32E">
            <w:pPr>
              <w:ind w:firstLine="0"/>
              <w:rPr/>
            </w:pPr>
            <w:r w:rsidDel="00000000" w:rsidR="00000000" w:rsidRPr="00000000">
              <w:rPr>
                <w:rtl w:val="0"/>
              </w:rPr>
              <w:t xml:space="preserve">Sự kiện</w:t>
            </w:r>
          </w:p>
        </w:tc>
        <w:tc>
          <w:tcPr>
            <w:shd w:fill="f2f2f2" w:val="clear"/>
          </w:tcPr>
          <w:p w:rsidR="00000000" w:rsidDel="00000000" w:rsidP="00000000" w:rsidRDefault="00000000" w:rsidRPr="00000000" w14:paraId="0000032F">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330">
            <w:pPr>
              <w:ind w:firstLine="0"/>
              <w:rPr/>
            </w:pPr>
            <w:r w:rsidDel="00000000" w:rsidR="00000000" w:rsidRPr="00000000">
              <w:rPr>
                <w:rtl w:val="0"/>
              </w:rPr>
              <w:t xml:space="preserve">1</w:t>
            </w:r>
          </w:p>
        </w:tc>
        <w:tc>
          <w:tcPr/>
          <w:p w:rsidR="00000000" w:rsidDel="00000000" w:rsidP="00000000" w:rsidRDefault="00000000" w:rsidRPr="00000000" w14:paraId="00000331">
            <w:pPr>
              <w:ind w:firstLine="0"/>
              <w:rPr/>
            </w:pPr>
            <w:r w:rsidDel="00000000" w:rsidR="00000000" w:rsidRPr="00000000">
              <w:rPr>
                <w:rtl w:val="0"/>
              </w:rPr>
              <w:t xml:space="preserve">Jcombobox</w:t>
            </w:r>
          </w:p>
        </w:tc>
        <w:tc>
          <w:tcPr/>
          <w:p w:rsidR="00000000" w:rsidDel="00000000" w:rsidP="00000000" w:rsidRDefault="00000000" w:rsidRPr="00000000" w14:paraId="00000332">
            <w:pPr>
              <w:ind w:firstLine="0"/>
              <w:rPr/>
            </w:pPr>
            <w:r w:rsidDel="00000000" w:rsidR="00000000" w:rsidRPr="00000000">
              <w:rPr>
                <w:rtl w:val="0"/>
              </w:rPr>
              <w:t xml:space="preserve">Click</w:t>
            </w:r>
          </w:p>
        </w:tc>
        <w:tc>
          <w:tcPr/>
          <w:p w:rsidR="00000000" w:rsidDel="00000000" w:rsidP="00000000" w:rsidRDefault="00000000" w:rsidRPr="00000000" w14:paraId="00000333">
            <w:pPr>
              <w:ind w:firstLine="0"/>
              <w:rPr/>
            </w:pPr>
            <w:r w:rsidDel="00000000" w:rsidR="00000000" w:rsidRPr="00000000">
              <w:rPr>
                <w:rtl w:val="0"/>
              </w:rPr>
              <w:t xml:space="preserve">Chọn học viên</w:t>
            </w:r>
          </w:p>
        </w:tc>
      </w:tr>
      <w:tr>
        <w:trPr>
          <w:cantSplit w:val="0"/>
          <w:tblHeader w:val="0"/>
        </w:trPr>
        <w:tc>
          <w:tcPr/>
          <w:p w:rsidR="00000000" w:rsidDel="00000000" w:rsidP="00000000" w:rsidRDefault="00000000" w:rsidRPr="00000000" w14:paraId="00000334">
            <w:pPr>
              <w:ind w:firstLine="0"/>
              <w:rPr/>
            </w:pPr>
            <w:r w:rsidDel="00000000" w:rsidR="00000000" w:rsidRPr="00000000">
              <w:rPr>
                <w:rtl w:val="0"/>
              </w:rPr>
              <w:t xml:space="preserve">2</w:t>
            </w:r>
          </w:p>
        </w:tc>
        <w:tc>
          <w:tcPr/>
          <w:p w:rsidR="00000000" w:rsidDel="00000000" w:rsidP="00000000" w:rsidRDefault="00000000" w:rsidRPr="00000000" w14:paraId="00000335">
            <w:pPr>
              <w:ind w:firstLine="0"/>
              <w:rPr/>
            </w:pPr>
            <w:r w:rsidDel="00000000" w:rsidR="00000000" w:rsidRPr="00000000">
              <w:rPr>
                <w:rtl w:val="0"/>
              </w:rPr>
              <w:t xml:space="preserve">Thêm</w:t>
            </w:r>
          </w:p>
        </w:tc>
        <w:tc>
          <w:tcPr/>
          <w:p w:rsidR="00000000" w:rsidDel="00000000" w:rsidP="00000000" w:rsidRDefault="00000000" w:rsidRPr="00000000" w14:paraId="00000336">
            <w:pPr>
              <w:ind w:firstLine="0"/>
              <w:rPr/>
            </w:pPr>
            <w:r w:rsidDel="00000000" w:rsidR="00000000" w:rsidRPr="00000000">
              <w:rPr>
                <w:rtl w:val="0"/>
              </w:rPr>
              <w:t xml:space="preserve">Click</w:t>
            </w:r>
          </w:p>
        </w:tc>
        <w:tc>
          <w:tcPr/>
          <w:p w:rsidR="00000000" w:rsidDel="00000000" w:rsidP="00000000" w:rsidRDefault="00000000" w:rsidRPr="00000000" w14:paraId="00000337">
            <w:pPr>
              <w:ind w:firstLine="0"/>
              <w:rPr/>
            </w:pPr>
            <w:r w:rsidDel="00000000" w:rsidR="00000000" w:rsidRPr="00000000">
              <w:rPr>
                <w:rtl w:val="0"/>
              </w:rPr>
              <w:t xml:space="preserve">Thêm học viên khác</w:t>
            </w:r>
          </w:p>
        </w:tc>
      </w:tr>
      <w:tr>
        <w:trPr>
          <w:cantSplit w:val="0"/>
          <w:tblHeader w:val="0"/>
        </w:trPr>
        <w:tc>
          <w:tcPr/>
          <w:p w:rsidR="00000000" w:rsidDel="00000000" w:rsidP="00000000" w:rsidRDefault="00000000" w:rsidRPr="00000000" w14:paraId="00000338">
            <w:pPr>
              <w:ind w:firstLine="0"/>
              <w:rPr/>
            </w:pPr>
            <w:r w:rsidDel="00000000" w:rsidR="00000000" w:rsidRPr="00000000">
              <w:rPr>
                <w:rtl w:val="0"/>
              </w:rPr>
              <w:t xml:space="preserve">3</w:t>
            </w:r>
          </w:p>
        </w:tc>
        <w:tc>
          <w:tcPr/>
          <w:p w:rsidR="00000000" w:rsidDel="00000000" w:rsidP="00000000" w:rsidRDefault="00000000" w:rsidRPr="00000000" w14:paraId="00000339">
            <w:pPr>
              <w:ind w:firstLine="0"/>
              <w:rPr/>
            </w:pPr>
            <w:r w:rsidDel="00000000" w:rsidR="00000000" w:rsidRPr="00000000">
              <w:rPr>
                <w:rtl w:val="0"/>
              </w:rPr>
              <w:t xml:space="preserve">JRadioButton</w:t>
            </w:r>
          </w:p>
        </w:tc>
        <w:tc>
          <w:tcPr/>
          <w:p w:rsidR="00000000" w:rsidDel="00000000" w:rsidP="00000000" w:rsidRDefault="00000000" w:rsidRPr="00000000" w14:paraId="0000033A">
            <w:pPr>
              <w:ind w:firstLine="0"/>
              <w:rPr/>
            </w:pPr>
            <w:r w:rsidDel="00000000" w:rsidR="00000000" w:rsidRPr="00000000">
              <w:rPr>
                <w:rtl w:val="0"/>
              </w:rPr>
              <w:t xml:space="preserve">Click</w:t>
            </w:r>
          </w:p>
        </w:tc>
        <w:tc>
          <w:tcPr/>
          <w:p w:rsidR="00000000" w:rsidDel="00000000" w:rsidP="00000000" w:rsidRDefault="00000000" w:rsidRPr="00000000" w14:paraId="0000033B">
            <w:pPr>
              <w:ind w:firstLine="0"/>
              <w:rPr/>
            </w:pPr>
            <w:r w:rsidDel="00000000" w:rsidR="00000000" w:rsidRPr="00000000">
              <w:rPr>
                <w:rtl w:val="0"/>
              </w:rPr>
              <w:t xml:space="preserve">Chọn trạng thái của học viên</w:t>
            </w:r>
          </w:p>
        </w:tc>
      </w:tr>
      <w:tr>
        <w:trPr>
          <w:cantSplit w:val="0"/>
          <w:tblHeader w:val="0"/>
        </w:trPr>
        <w:tc>
          <w:tcPr/>
          <w:p w:rsidR="00000000" w:rsidDel="00000000" w:rsidP="00000000" w:rsidRDefault="00000000" w:rsidRPr="00000000" w14:paraId="0000033C">
            <w:pPr>
              <w:ind w:firstLine="0"/>
              <w:rPr/>
            </w:pPr>
            <w:r w:rsidDel="00000000" w:rsidR="00000000" w:rsidRPr="00000000">
              <w:rPr>
                <w:rtl w:val="0"/>
              </w:rPr>
              <w:t xml:space="preserve">4</w:t>
            </w:r>
          </w:p>
        </w:tc>
        <w:tc>
          <w:tcPr/>
          <w:p w:rsidR="00000000" w:rsidDel="00000000" w:rsidP="00000000" w:rsidRDefault="00000000" w:rsidRPr="00000000" w14:paraId="0000033D">
            <w:pPr>
              <w:ind w:firstLine="0"/>
              <w:rPr/>
            </w:pPr>
            <w:r w:rsidDel="00000000" w:rsidR="00000000" w:rsidRPr="00000000">
              <w:rPr>
                <w:rtl w:val="0"/>
              </w:rPr>
              <w:t xml:space="preserve">CẬP NHẬT</w:t>
            </w:r>
          </w:p>
        </w:tc>
        <w:tc>
          <w:tcPr/>
          <w:p w:rsidR="00000000" w:rsidDel="00000000" w:rsidP="00000000" w:rsidRDefault="00000000" w:rsidRPr="00000000" w14:paraId="0000033E">
            <w:pPr>
              <w:ind w:firstLine="0"/>
              <w:rPr/>
            </w:pPr>
            <w:r w:rsidDel="00000000" w:rsidR="00000000" w:rsidRPr="00000000">
              <w:rPr>
                <w:rtl w:val="0"/>
              </w:rPr>
              <w:t xml:space="preserve">Click</w:t>
            </w:r>
          </w:p>
        </w:tc>
        <w:tc>
          <w:tcPr/>
          <w:p w:rsidR="00000000" w:rsidDel="00000000" w:rsidP="00000000" w:rsidRDefault="00000000" w:rsidRPr="00000000" w14:paraId="0000033F">
            <w:pPr>
              <w:ind w:firstLine="0"/>
              <w:rPr/>
            </w:pPr>
            <w:r w:rsidDel="00000000" w:rsidR="00000000" w:rsidRPr="00000000">
              <w:rPr>
                <w:rtl w:val="0"/>
              </w:rPr>
              <w:t xml:space="preserve">Bấm chọn để cập nhật học viên mới</w:t>
            </w:r>
          </w:p>
        </w:tc>
      </w:tr>
      <w:tr>
        <w:trPr>
          <w:cantSplit w:val="0"/>
          <w:tblHeader w:val="0"/>
        </w:trPr>
        <w:tc>
          <w:tcPr/>
          <w:p w:rsidR="00000000" w:rsidDel="00000000" w:rsidP="00000000" w:rsidRDefault="00000000" w:rsidRPr="00000000" w14:paraId="00000340">
            <w:pPr>
              <w:ind w:firstLine="0"/>
              <w:rPr/>
            </w:pPr>
            <w:r w:rsidDel="00000000" w:rsidR="00000000" w:rsidRPr="00000000">
              <w:rPr>
                <w:rtl w:val="0"/>
              </w:rPr>
            </w:r>
          </w:p>
        </w:tc>
        <w:tc>
          <w:tcPr/>
          <w:p w:rsidR="00000000" w:rsidDel="00000000" w:rsidP="00000000" w:rsidRDefault="00000000" w:rsidRPr="00000000" w14:paraId="00000341">
            <w:pPr>
              <w:ind w:firstLine="0"/>
              <w:rPr/>
            </w:pPr>
            <w:r w:rsidDel="00000000" w:rsidR="00000000" w:rsidRPr="00000000">
              <w:rPr>
                <w:rtl w:val="0"/>
              </w:rPr>
            </w:r>
          </w:p>
        </w:tc>
        <w:tc>
          <w:tcPr/>
          <w:p w:rsidR="00000000" w:rsidDel="00000000" w:rsidP="00000000" w:rsidRDefault="00000000" w:rsidRPr="00000000" w14:paraId="00000342">
            <w:pPr>
              <w:ind w:firstLine="0"/>
              <w:rPr/>
            </w:pPr>
            <w:r w:rsidDel="00000000" w:rsidR="00000000" w:rsidRPr="00000000">
              <w:rPr>
                <w:rtl w:val="0"/>
              </w:rPr>
            </w:r>
          </w:p>
        </w:tc>
        <w:tc>
          <w:tcPr/>
          <w:p w:rsidR="00000000" w:rsidDel="00000000" w:rsidP="00000000" w:rsidRDefault="00000000" w:rsidRPr="00000000" w14:paraId="00000343">
            <w:pPr>
              <w:ind w:firstLine="0"/>
              <w:rPr/>
            </w:pPr>
            <w:r w:rsidDel="00000000" w:rsidR="00000000" w:rsidRPr="00000000">
              <w:rPr>
                <w:rtl w:val="0"/>
              </w:rPr>
            </w:r>
          </w:p>
        </w:tc>
      </w:tr>
    </w:tbl>
    <w:p w:rsidR="00000000" w:rsidDel="00000000" w:rsidP="00000000" w:rsidRDefault="00000000" w:rsidRPr="00000000" w14:paraId="00000344">
      <w:pPr>
        <w:ind w:left="0"/>
        <w:rPr/>
      </w:pPr>
      <w:r w:rsidDel="00000000" w:rsidR="00000000" w:rsidRPr="00000000">
        <w:rPr>
          <w:rtl w:val="0"/>
        </w:rPr>
        <w:t xml:space="preserve">3.3.3.5.Cửa sổ thống kê</w:t>
      </w:r>
    </w:p>
    <w:p w:rsidR="00000000" w:rsidDel="00000000" w:rsidP="00000000" w:rsidRDefault="00000000" w:rsidRPr="00000000" w14:paraId="00000345">
      <w:pPr>
        <w:rPr/>
      </w:pPr>
      <w:r w:rsidDel="00000000" w:rsidR="00000000" w:rsidRPr="00000000">
        <w:rPr>
          <w:rtl w:val="0"/>
        </w:rPr>
        <w:t xml:space="preserve"> Giao diện:</w:t>
      </w:r>
    </w:p>
    <w:p w:rsidR="00000000" w:rsidDel="00000000" w:rsidP="00000000" w:rsidRDefault="00000000" w:rsidRPr="00000000" w14:paraId="00000346">
      <w:pP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3667983" cy="2452688"/>
            <wp:effectExtent b="0" l="0" r="0" t="0"/>
            <wp:docPr id="45"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3667983"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3752343" cy="2405063"/>
            <wp:effectExtent b="0" l="0" r="0" t="0"/>
            <wp:docPr id="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752343"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3860690" cy="2519363"/>
            <wp:effectExtent b="0" l="0" r="0" t="0"/>
            <wp:docPr id="20"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860690"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3786188" cy="2442903"/>
            <wp:effectExtent b="0" l="0" r="0" t="0"/>
            <wp:docPr id="34"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3786188" cy="2442903"/>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34B">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Mô tả hoạt động:</w:t>
      </w:r>
    </w:p>
    <w:tbl>
      <w:tblPr>
        <w:tblStyle w:val="Table14"/>
        <w:tblW w:w="93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4D">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34E">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34F">
            <w:pPr>
              <w:ind w:firstLine="0"/>
              <w:rPr/>
            </w:pPr>
            <w:r w:rsidDel="00000000" w:rsidR="00000000" w:rsidRPr="00000000">
              <w:rPr>
                <w:rtl w:val="0"/>
              </w:rPr>
              <w:t xml:space="preserve">Sự kiện</w:t>
            </w:r>
          </w:p>
        </w:tc>
        <w:tc>
          <w:tcPr>
            <w:shd w:fill="f2f2f2" w:val="clear"/>
          </w:tcPr>
          <w:p w:rsidR="00000000" w:rsidDel="00000000" w:rsidP="00000000" w:rsidRDefault="00000000" w:rsidRPr="00000000" w14:paraId="00000350">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351">
            <w:pPr>
              <w:ind w:firstLine="0"/>
              <w:rPr/>
            </w:pPr>
            <w:r w:rsidDel="00000000" w:rsidR="00000000" w:rsidRPr="00000000">
              <w:rPr>
                <w:rtl w:val="0"/>
              </w:rPr>
              <w:t xml:space="preserve">1</w:t>
            </w:r>
          </w:p>
        </w:tc>
        <w:tc>
          <w:tcPr/>
          <w:p w:rsidR="00000000" w:rsidDel="00000000" w:rsidP="00000000" w:rsidRDefault="00000000" w:rsidRPr="00000000" w14:paraId="00000352">
            <w:pPr>
              <w:ind w:firstLine="0"/>
              <w:rPr/>
            </w:pPr>
            <w:r w:rsidDel="00000000" w:rsidR="00000000" w:rsidRPr="00000000">
              <w:rPr>
                <w:rtl w:val="0"/>
              </w:rPr>
              <w:t xml:space="preserve">Cửa sổ</w:t>
            </w:r>
          </w:p>
        </w:tc>
        <w:tc>
          <w:tcPr/>
          <w:p w:rsidR="00000000" w:rsidDel="00000000" w:rsidP="00000000" w:rsidRDefault="00000000" w:rsidRPr="00000000" w14:paraId="00000353">
            <w:pPr>
              <w:ind w:firstLine="0"/>
              <w:rPr/>
            </w:pPr>
            <w:r w:rsidDel="00000000" w:rsidR="00000000" w:rsidRPr="00000000">
              <w:rPr>
                <w:rtl w:val="0"/>
              </w:rPr>
              <w:t xml:space="preserve">Initialize</w:t>
            </w:r>
          </w:p>
        </w:tc>
        <w:tc>
          <w:tcPr/>
          <w:p w:rsidR="00000000" w:rsidDel="00000000" w:rsidP="00000000" w:rsidRDefault="00000000" w:rsidRPr="00000000" w14:paraId="00000354">
            <w:pPr>
              <w:ind w:firstLine="0"/>
              <w:rPr/>
            </w:pPr>
            <w:r w:rsidDel="00000000" w:rsidR="00000000" w:rsidRPr="00000000">
              <w:rPr>
                <w:rtl w:val="0"/>
              </w:rPr>
              <w:t xml:space="preserve">Hiển thị tất cả thông tin thống kê lên bảng </w:t>
            </w:r>
          </w:p>
        </w:tc>
      </w:tr>
      <w:tr>
        <w:trPr>
          <w:cantSplit w:val="0"/>
          <w:tblHeader w:val="0"/>
        </w:trPr>
        <w:tc>
          <w:tcPr/>
          <w:p w:rsidR="00000000" w:rsidDel="00000000" w:rsidP="00000000" w:rsidRDefault="00000000" w:rsidRPr="00000000" w14:paraId="00000355">
            <w:pPr>
              <w:ind w:firstLine="0"/>
              <w:rPr/>
            </w:pPr>
            <w:r w:rsidDel="00000000" w:rsidR="00000000" w:rsidRPr="00000000">
              <w:rPr>
                <w:rtl w:val="0"/>
              </w:rPr>
              <w:t xml:space="preserve">2</w:t>
            </w:r>
          </w:p>
        </w:tc>
        <w:tc>
          <w:tcPr/>
          <w:p w:rsidR="00000000" w:rsidDel="00000000" w:rsidP="00000000" w:rsidRDefault="00000000" w:rsidRPr="00000000" w14:paraId="00000356">
            <w:pPr>
              <w:ind w:firstLine="0"/>
              <w:rPr/>
            </w:pPr>
            <w:r w:rsidDel="00000000" w:rsidR="00000000" w:rsidRPr="00000000">
              <w:rPr>
                <w:rtl w:val="0"/>
              </w:rPr>
              <w:t xml:space="preserve">Bảng điểm</w:t>
            </w:r>
          </w:p>
        </w:tc>
        <w:tc>
          <w:tcPr/>
          <w:p w:rsidR="00000000" w:rsidDel="00000000" w:rsidP="00000000" w:rsidRDefault="00000000" w:rsidRPr="00000000" w14:paraId="00000357">
            <w:pPr>
              <w:ind w:firstLine="0"/>
              <w:rPr/>
            </w:pPr>
            <w:r w:rsidDel="00000000" w:rsidR="00000000" w:rsidRPr="00000000">
              <w:rPr>
                <w:rtl w:val="0"/>
              </w:rPr>
              <w:t xml:space="preserve">Click</w:t>
            </w:r>
          </w:p>
        </w:tc>
        <w:tc>
          <w:tcPr/>
          <w:p w:rsidR="00000000" w:rsidDel="00000000" w:rsidP="00000000" w:rsidRDefault="00000000" w:rsidRPr="00000000" w14:paraId="00000358">
            <w:pPr>
              <w:ind w:firstLine="0"/>
              <w:rPr/>
            </w:pPr>
            <w:r w:rsidDel="00000000" w:rsidR="00000000" w:rsidRPr="00000000">
              <w:rPr>
                <w:rtl w:val="0"/>
              </w:rPr>
              <w:t xml:space="preserve">Hiển thị  bảng điểm đã được thông kê lên form</w:t>
            </w:r>
          </w:p>
        </w:tc>
      </w:tr>
      <w:tr>
        <w:trPr>
          <w:cantSplit w:val="0"/>
          <w:trHeight w:val="45" w:hRule="atLeast"/>
          <w:tblHeader w:val="0"/>
        </w:trPr>
        <w:tc>
          <w:tcPr/>
          <w:p w:rsidR="00000000" w:rsidDel="00000000" w:rsidP="00000000" w:rsidRDefault="00000000" w:rsidRPr="00000000" w14:paraId="00000359">
            <w:pPr>
              <w:ind w:firstLine="0"/>
              <w:rPr/>
            </w:pPr>
            <w:r w:rsidDel="00000000" w:rsidR="00000000" w:rsidRPr="00000000">
              <w:rPr>
                <w:rtl w:val="0"/>
              </w:rPr>
              <w:t xml:space="preserve">3</w:t>
            </w:r>
          </w:p>
        </w:tc>
        <w:tc>
          <w:tcPr/>
          <w:p w:rsidR="00000000" w:rsidDel="00000000" w:rsidP="00000000" w:rsidRDefault="00000000" w:rsidRPr="00000000" w14:paraId="0000035A">
            <w:pPr>
              <w:ind w:firstLine="0"/>
              <w:rPr/>
            </w:pPr>
            <w:r w:rsidDel="00000000" w:rsidR="00000000" w:rsidRPr="00000000">
              <w:rPr>
                <w:rtl w:val="0"/>
              </w:rPr>
              <w:t xml:space="preserve">cbo Khóa học</w:t>
            </w:r>
          </w:p>
        </w:tc>
        <w:tc>
          <w:tcPr/>
          <w:p w:rsidR="00000000" w:rsidDel="00000000" w:rsidP="00000000" w:rsidRDefault="00000000" w:rsidRPr="00000000" w14:paraId="0000035B">
            <w:pPr>
              <w:ind w:firstLine="0"/>
              <w:rPr/>
            </w:pPr>
            <w:r w:rsidDel="00000000" w:rsidR="00000000" w:rsidRPr="00000000">
              <w:rPr>
                <w:rtl w:val="0"/>
              </w:rPr>
              <w:t xml:space="preserve">Click</w:t>
            </w:r>
          </w:p>
        </w:tc>
        <w:tc>
          <w:tcPr/>
          <w:p w:rsidR="00000000" w:rsidDel="00000000" w:rsidP="00000000" w:rsidRDefault="00000000" w:rsidRPr="00000000" w14:paraId="0000035C">
            <w:pPr>
              <w:ind w:firstLine="0"/>
              <w:rPr/>
            </w:pPr>
            <w:r w:rsidDel="00000000" w:rsidR="00000000" w:rsidRPr="00000000">
              <w:rPr>
                <w:rtl w:val="0"/>
              </w:rPr>
              <w:t xml:space="preserve">Hiển thị thông tin thống kê của khoa học đã chọn</w:t>
            </w:r>
          </w:p>
        </w:tc>
      </w:tr>
      <w:tr>
        <w:trPr>
          <w:cantSplit w:val="0"/>
          <w:trHeight w:val="45" w:hRule="atLeast"/>
          <w:tblHeader w:val="0"/>
        </w:trPr>
        <w:tc>
          <w:tcPr/>
          <w:p w:rsidR="00000000" w:rsidDel="00000000" w:rsidP="00000000" w:rsidRDefault="00000000" w:rsidRPr="00000000" w14:paraId="0000035D">
            <w:pPr>
              <w:ind w:firstLine="0"/>
              <w:rPr/>
            </w:pPr>
            <w:r w:rsidDel="00000000" w:rsidR="00000000" w:rsidRPr="00000000">
              <w:rPr>
                <w:rtl w:val="0"/>
              </w:rPr>
              <w:t xml:space="preserve">4</w:t>
            </w:r>
          </w:p>
        </w:tc>
        <w:tc>
          <w:tcPr/>
          <w:p w:rsidR="00000000" w:rsidDel="00000000" w:rsidP="00000000" w:rsidRDefault="00000000" w:rsidRPr="00000000" w14:paraId="0000035E">
            <w:pPr>
              <w:ind w:firstLine="0"/>
              <w:rPr/>
            </w:pPr>
            <w:r w:rsidDel="00000000" w:rsidR="00000000" w:rsidRPr="00000000">
              <w:rPr>
                <w:rtl w:val="0"/>
              </w:rPr>
              <w:t xml:space="preserve">Tổng hợp điểm</w:t>
            </w:r>
          </w:p>
        </w:tc>
        <w:tc>
          <w:tcPr/>
          <w:p w:rsidR="00000000" w:rsidDel="00000000" w:rsidP="00000000" w:rsidRDefault="00000000" w:rsidRPr="00000000" w14:paraId="0000035F">
            <w:pPr>
              <w:ind w:firstLine="0"/>
              <w:rPr/>
            </w:pPr>
            <w:r w:rsidDel="00000000" w:rsidR="00000000" w:rsidRPr="00000000">
              <w:rPr>
                <w:rtl w:val="0"/>
              </w:rPr>
              <w:t xml:space="preserve">Click</w:t>
            </w:r>
          </w:p>
        </w:tc>
        <w:tc>
          <w:tcPr/>
          <w:p w:rsidR="00000000" w:rsidDel="00000000" w:rsidP="00000000" w:rsidRDefault="00000000" w:rsidRPr="00000000" w14:paraId="00000360">
            <w:pPr>
              <w:ind w:firstLine="0"/>
              <w:rPr/>
            </w:pPr>
            <w:r w:rsidDel="00000000" w:rsidR="00000000" w:rsidRPr="00000000">
              <w:rPr>
                <w:rtl w:val="0"/>
              </w:rPr>
              <w:t xml:space="preserve">Hiển thị bảng Tổng hợp đã được thống kê lên form</w:t>
            </w:r>
          </w:p>
        </w:tc>
      </w:tr>
      <w:tr>
        <w:trPr>
          <w:cantSplit w:val="0"/>
          <w:trHeight w:val="45" w:hRule="atLeast"/>
          <w:tblHeader w:val="0"/>
        </w:trPr>
        <w:tc>
          <w:tcPr/>
          <w:p w:rsidR="00000000" w:rsidDel="00000000" w:rsidP="00000000" w:rsidRDefault="00000000" w:rsidRPr="00000000" w14:paraId="00000361">
            <w:pPr>
              <w:ind w:firstLine="0"/>
              <w:rPr/>
            </w:pPr>
            <w:r w:rsidDel="00000000" w:rsidR="00000000" w:rsidRPr="00000000">
              <w:rPr>
                <w:rtl w:val="0"/>
              </w:rPr>
              <w:t xml:space="preserve">5</w:t>
            </w:r>
          </w:p>
        </w:tc>
        <w:tc>
          <w:tcPr/>
          <w:p w:rsidR="00000000" w:rsidDel="00000000" w:rsidP="00000000" w:rsidRDefault="00000000" w:rsidRPr="00000000" w14:paraId="00000362">
            <w:pPr>
              <w:ind w:firstLine="0"/>
              <w:rPr/>
            </w:pPr>
            <w:r w:rsidDel="00000000" w:rsidR="00000000" w:rsidRPr="00000000">
              <w:rPr>
                <w:rtl w:val="0"/>
              </w:rPr>
              <w:t xml:space="preserve">Doanh thu</w:t>
            </w:r>
          </w:p>
        </w:tc>
        <w:tc>
          <w:tcPr/>
          <w:p w:rsidR="00000000" w:rsidDel="00000000" w:rsidP="00000000" w:rsidRDefault="00000000" w:rsidRPr="00000000" w14:paraId="00000363">
            <w:pPr>
              <w:ind w:firstLine="0"/>
              <w:rPr/>
            </w:pPr>
            <w:r w:rsidDel="00000000" w:rsidR="00000000" w:rsidRPr="00000000">
              <w:rPr>
                <w:rtl w:val="0"/>
              </w:rPr>
              <w:t xml:space="preserve">Click </w:t>
            </w:r>
          </w:p>
        </w:tc>
        <w:tc>
          <w:tcPr/>
          <w:p w:rsidR="00000000" w:rsidDel="00000000" w:rsidP="00000000" w:rsidRDefault="00000000" w:rsidRPr="00000000" w14:paraId="00000364">
            <w:pPr>
              <w:ind w:firstLine="0"/>
              <w:rPr/>
            </w:pPr>
            <w:r w:rsidDel="00000000" w:rsidR="00000000" w:rsidRPr="00000000">
              <w:rPr>
                <w:rtl w:val="0"/>
              </w:rPr>
              <w:t xml:space="preserve">Hiển thị Doanh thu đã được thống kê lên form</w:t>
            </w:r>
          </w:p>
        </w:tc>
      </w:tr>
      <w:tr>
        <w:trPr>
          <w:cantSplit w:val="0"/>
          <w:trHeight w:val="45" w:hRule="atLeast"/>
          <w:tblHeader w:val="0"/>
        </w:trPr>
        <w:tc>
          <w:tcPr/>
          <w:p w:rsidR="00000000" w:rsidDel="00000000" w:rsidP="00000000" w:rsidRDefault="00000000" w:rsidRPr="00000000" w14:paraId="00000365">
            <w:pPr>
              <w:ind w:firstLine="0"/>
              <w:rPr/>
            </w:pPr>
            <w:r w:rsidDel="00000000" w:rsidR="00000000" w:rsidRPr="00000000">
              <w:rPr>
                <w:rtl w:val="0"/>
              </w:rPr>
              <w:t xml:space="preserve">6</w:t>
            </w:r>
          </w:p>
        </w:tc>
        <w:tc>
          <w:tcPr/>
          <w:p w:rsidR="00000000" w:rsidDel="00000000" w:rsidP="00000000" w:rsidRDefault="00000000" w:rsidRPr="00000000" w14:paraId="00000366">
            <w:pPr>
              <w:ind w:firstLine="0"/>
              <w:rPr/>
            </w:pPr>
            <w:r w:rsidDel="00000000" w:rsidR="00000000" w:rsidRPr="00000000">
              <w:rPr>
                <w:rtl w:val="0"/>
              </w:rPr>
              <w:t xml:space="preserve">Cbo Năm</w:t>
            </w:r>
          </w:p>
        </w:tc>
        <w:tc>
          <w:tcPr/>
          <w:p w:rsidR="00000000" w:rsidDel="00000000" w:rsidP="00000000" w:rsidRDefault="00000000" w:rsidRPr="00000000" w14:paraId="00000367">
            <w:pPr>
              <w:ind w:firstLine="0"/>
              <w:rPr/>
            </w:pPr>
            <w:r w:rsidDel="00000000" w:rsidR="00000000" w:rsidRPr="00000000">
              <w:rPr>
                <w:rtl w:val="0"/>
              </w:rPr>
              <w:t xml:space="preserve">Click</w:t>
            </w:r>
          </w:p>
        </w:tc>
        <w:tc>
          <w:tcPr/>
          <w:p w:rsidR="00000000" w:rsidDel="00000000" w:rsidP="00000000" w:rsidRDefault="00000000" w:rsidRPr="00000000" w14:paraId="00000368">
            <w:pPr>
              <w:ind w:firstLine="0"/>
              <w:rPr/>
            </w:pPr>
            <w:r w:rsidDel="00000000" w:rsidR="00000000" w:rsidRPr="00000000">
              <w:rPr>
                <w:rtl w:val="0"/>
              </w:rPr>
              <w:t xml:space="preserve">Hiển thị bảng thống kê doanh thu theo năm đã chọn</w:t>
            </w:r>
          </w:p>
        </w:tc>
      </w:tr>
    </w:tbl>
    <w:p w:rsidR="00000000" w:rsidDel="00000000" w:rsidP="00000000" w:rsidRDefault="00000000" w:rsidRPr="00000000" w14:paraId="00000369">
      <w:pPr>
        <w:pStyle w:val="Heading3"/>
        <w:ind w:firstLine="720"/>
        <w:rPr/>
      </w:pPr>
      <w:bookmarkStart w:colFirst="0" w:colLast="0" w:name="_3as4poj" w:id="36"/>
      <w:bookmarkEnd w:id="36"/>
      <w:r w:rsidDel="00000000" w:rsidR="00000000" w:rsidRPr="00000000">
        <w:rPr>
          <w:rtl w:val="0"/>
        </w:rPr>
        <w:t xml:space="preserve">3.3.4.Các giao diện hỗ trợ khác</w:t>
      </w:r>
    </w:p>
    <w:p w:rsidR="00000000" w:rsidDel="00000000" w:rsidP="00000000" w:rsidRDefault="00000000" w:rsidRPr="00000000" w14:paraId="0000036A">
      <w:pPr>
        <w:pStyle w:val="Heading4"/>
        <w:ind w:firstLine="864"/>
        <w:rPr/>
      </w:pPr>
      <w:r w:rsidDel="00000000" w:rsidR="00000000" w:rsidRPr="00000000">
        <w:rPr>
          <w:rtl w:val="0"/>
        </w:rPr>
        <w:t xml:space="preserve">3.3.4.1.</w:t>
      </w:r>
      <w:r w:rsidDel="00000000" w:rsidR="00000000" w:rsidRPr="00000000">
        <w:rPr>
          <w:rtl w:val="0"/>
        </w:rPr>
        <w:t xml:space="preserve">Cửa sổ chào </w:t>
      </w:r>
    </w:p>
    <w:p w:rsidR="00000000" w:rsidDel="00000000" w:rsidP="00000000" w:rsidRDefault="00000000" w:rsidRPr="00000000" w14:paraId="0000036B">
      <w:pPr>
        <w:rPr/>
      </w:pPr>
      <w:r w:rsidDel="00000000" w:rsidR="00000000" w:rsidRPr="00000000">
        <w:rPr>
          <w:rtl w:val="0"/>
        </w:rPr>
        <w:t xml:space="preserve">Giao diện</w:t>
      </w:r>
    </w:p>
    <w:p w:rsidR="00000000" w:rsidDel="00000000" w:rsidP="00000000" w:rsidRDefault="00000000" w:rsidRPr="00000000" w14:paraId="0000036C">
      <w:pPr>
        <w:jc w:val="center"/>
        <w:rPr/>
      </w:pPr>
      <w:r w:rsidDel="00000000" w:rsidR="00000000" w:rsidRPr="00000000">
        <w:rPr/>
        <w:drawing>
          <wp:inline distB="0" distT="0" distL="0" distR="0">
            <wp:extent cx="3381375" cy="1790700"/>
            <wp:effectExtent b="0" l="0" r="0" t="0"/>
            <wp:docPr id="53"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33813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Mô tả hoạt động</w:t>
      </w:r>
    </w:p>
    <w:tbl>
      <w:tblPr>
        <w:tblStyle w:val="Table15"/>
        <w:tblW w:w="93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6E">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36F">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370">
            <w:pPr>
              <w:ind w:firstLine="0"/>
              <w:rPr/>
            </w:pPr>
            <w:r w:rsidDel="00000000" w:rsidR="00000000" w:rsidRPr="00000000">
              <w:rPr>
                <w:rtl w:val="0"/>
              </w:rPr>
              <w:t xml:space="preserve">Sự kiện</w:t>
            </w:r>
          </w:p>
        </w:tc>
        <w:tc>
          <w:tcPr>
            <w:shd w:fill="f2f2f2" w:val="clear"/>
          </w:tcPr>
          <w:p w:rsidR="00000000" w:rsidDel="00000000" w:rsidP="00000000" w:rsidRDefault="00000000" w:rsidRPr="00000000" w14:paraId="00000371">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372">
            <w:pPr>
              <w:ind w:firstLine="0"/>
              <w:rPr/>
            </w:pPr>
            <w:r w:rsidDel="00000000" w:rsidR="00000000" w:rsidRPr="00000000">
              <w:rPr>
                <w:rtl w:val="0"/>
              </w:rPr>
              <w:t xml:space="preserve">1</w:t>
            </w:r>
          </w:p>
        </w:tc>
        <w:tc>
          <w:tcPr/>
          <w:p w:rsidR="00000000" w:rsidDel="00000000" w:rsidP="00000000" w:rsidRDefault="00000000" w:rsidRPr="00000000" w14:paraId="00000373">
            <w:pPr>
              <w:ind w:firstLine="0"/>
              <w:rPr/>
            </w:pPr>
            <w:r w:rsidDel="00000000" w:rsidR="00000000" w:rsidRPr="00000000">
              <w:rPr>
                <w:rtl w:val="0"/>
              </w:rPr>
              <w:t xml:space="preserve">Cửa Sổ</w:t>
            </w:r>
          </w:p>
        </w:tc>
        <w:tc>
          <w:tcPr/>
          <w:p w:rsidR="00000000" w:rsidDel="00000000" w:rsidP="00000000" w:rsidRDefault="00000000" w:rsidRPr="00000000" w14:paraId="00000374">
            <w:pPr>
              <w:ind w:firstLine="0"/>
              <w:rPr/>
            </w:pPr>
            <w:r w:rsidDel="00000000" w:rsidR="00000000" w:rsidRPr="00000000">
              <w:rPr>
                <w:rtl w:val="0"/>
              </w:rPr>
              <w:t xml:space="preserve">Initialize</w:t>
            </w:r>
          </w:p>
        </w:tc>
        <w:tc>
          <w:tcPr/>
          <w:p w:rsidR="00000000" w:rsidDel="00000000" w:rsidP="00000000" w:rsidRDefault="00000000" w:rsidRPr="00000000" w14:paraId="00000375">
            <w:pPr>
              <w:ind w:firstLine="0"/>
              <w:rPr/>
            </w:pPr>
            <w:r w:rsidDel="00000000" w:rsidR="00000000" w:rsidRPr="00000000">
              <w:rPr>
                <w:rtl w:val="0"/>
              </w:rPr>
              <w:t xml:space="preserve">hiển thị thông tin chào người dùng</w:t>
            </w:r>
          </w:p>
        </w:tc>
      </w:tr>
      <w:tr>
        <w:trPr>
          <w:cantSplit w:val="0"/>
          <w:tblHeader w:val="0"/>
        </w:trPr>
        <w:tc>
          <w:tcPr/>
          <w:p w:rsidR="00000000" w:rsidDel="00000000" w:rsidP="00000000" w:rsidRDefault="00000000" w:rsidRPr="00000000" w14:paraId="00000376">
            <w:pPr>
              <w:ind w:firstLine="0"/>
              <w:rPr/>
            </w:pPr>
            <w:r w:rsidDel="00000000" w:rsidR="00000000" w:rsidRPr="00000000">
              <w:rPr>
                <w:rtl w:val="0"/>
              </w:rPr>
              <w:t xml:space="preserve">2</w:t>
            </w:r>
          </w:p>
        </w:tc>
        <w:tc>
          <w:tcPr/>
          <w:p w:rsidR="00000000" w:rsidDel="00000000" w:rsidP="00000000" w:rsidRDefault="00000000" w:rsidRPr="00000000" w14:paraId="00000377">
            <w:pPr>
              <w:ind w:firstLine="0"/>
              <w:rPr/>
            </w:pPr>
            <w:r w:rsidDel="00000000" w:rsidR="00000000" w:rsidRPr="00000000">
              <w:rPr>
                <w:rtl w:val="0"/>
              </w:rPr>
              <w:t xml:space="preserve">Progress</w:t>
            </w:r>
          </w:p>
        </w:tc>
        <w:tc>
          <w:tcPr/>
          <w:p w:rsidR="00000000" w:rsidDel="00000000" w:rsidP="00000000" w:rsidRDefault="00000000" w:rsidRPr="00000000" w14:paraId="00000378">
            <w:pPr>
              <w:ind w:firstLine="0"/>
              <w:rPr/>
            </w:pPr>
            <w:r w:rsidDel="00000000" w:rsidR="00000000" w:rsidRPr="00000000">
              <w:rPr>
                <w:rtl w:val="0"/>
              </w:rPr>
              <w:t xml:space="preserve">Initialize</w:t>
            </w:r>
          </w:p>
        </w:tc>
        <w:tc>
          <w:tcPr/>
          <w:p w:rsidR="00000000" w:rsidDel="00000000" w:rsidP="00000000" w:rsidRDefault="00000000" w:rsidRPr="00000000" w14:paraId="00000379">
            <w:pPr>
              <w:ind w:firstLine="0"/>
              <w:rPr/>
            </w:pPr>
            <w:r w:rsidDel="00000000" w:rsidR="00000000" w:rsidRPr="00000000">
              <w:rPr>
                <w:rtl w:val="0"/>
              </w:rPr>
              <w:t xml:space="preserve">tắt cửa sổ khi giá trị về đến max</w:t>
            </w:r>
          </w:p>
        </w:tc>
      </w:tr>
    </w:tbl>
    <w:p w:rsidR="00000000" w:rsidDel="00000000" w:rsidP="00000000" w:rsidRDefault="00000000" w:rsidRPr="00000000" w14:paraId="0000037A">
      <w:pPr>
        <w:pStyle w:val="Heading4"/>
        <w:ind w:left="0" w:firstLine="0"/>
        <w:rPr>
          <w:b w:val="1"/>
          <w:smallCaps w:val="1"/>
        </w:rPr>
      </w:pPr>
      <w:r w:rsidDel="00000000" w:rsidR="00000000" w:rsidRPr="00000000">
        <w:rPr>
          <w:rtl w:val="0"/>
        </w:rPr>
        <w:t xml:space="preserve">3.3.4.2.Cửa sổ đăng nhập </w:t>
      </w:r>
      <w:r w:rsidDel="00000000" w:rsidR="00000000" w:rsidRPr="00000000">
        <w:rPr>
          <w:b w:val="1"/>
          <w:smallCaps w:val="1"/>
          <w:rtl w:val="0"/>
        </w:rPr>
        <w:t xml:space="preserve">Giao diện</w:t>
      </w:r>
    </w:p>
    <w:p w:rsidR="00000000" w:rsidDel="00000000" w:rsidP="00000000" w:rsidRDefault="00000000" w:rsidRPr="00000000" w14:paraId="0000037B">
      <w:pPr>
        <w:jc w:val="center"/>
        <w:rPr>
          <w:b w:val="1"/>
          <w:smallCaps w:val="1"/>
        </w:rPr>
      </w:pPr>
      <w:bookmarkStart w:colFirst="0" w:colLast="0" w:name="_1pxezwc" w:id="37"/>
      <w:bookmarkEnd w:id="37"/>
      <w:r w:rsidDel="00000000" w:rsidR="00000000" w:rsidRPr="00000000">
        <w:rPr>
          <w:b w:val="1"/>
          <w:smallCaps w:val="1"/>
        </w:rPr>
        <w:drawing>
          <wp:inline distB="114300" distT="114300" distL="114300" distR="114300">
            <wp:extent cx="3819525" cy="2352675"/>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8195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Mô tả hoạt động</w:t>
      </w:r>
    </w:p>
    <w:tbl>
      <w:tblPr>
        <w:tblStyle w:val="Table16"/>
        <w:tblW w:w="93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7D">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37E">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37F">
            <w:pPr>
              <w:ind w:firstLine="0"/>
              <w:rPr/>
            </w:pPr>
            <w:r w:rsidDel="00000000" w:rsidR="00000000" w:rsidRPr="00000000">
              <w:rPr>
                <w:rtl w:val="0"/>
              </w:rPr>
              <w:t xml:space="preserve">Sự kiện</w:t>
            </w:r>
          </w:p>
        </w:tc>
        <w:tc>
          <w:tcPr>
            <w:shd w:fill="f2f2f2" w:val="clear"/>
          </w:tcPr>
          <w:p w:rsidR="00000000" w:rsidDel="00000000" w:rsidP="00000000" w:rsidRDefault="00000000" w:rsidRPr="00000000" w14:paraId="00000380">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381">
            <w:pPr>
              <w:ind w:firstLine="0"/>
              <w:rPr/>
            </w:pPr>
            <w:r w:rsidDel="00000000" w:rsidR="00000000" w:rsidRPr="00000000">
              <w:rPr>
                <w:rtl w:val="0"/>
              </w:rPr>
              <w:t xml:space="preserve">1</w:t>
            </w:r>
          </w:p>
        </w:tc>
        <w:tc>
          <w:tcPr/>
          <w:p w:rsidR="00000000" w:rsidDel="00000000" w:rsidP="00000000" w:rsidRDefault="00000000" w:rsidRPr="00000000" w14:paraId="00000382">
            <w:pPr>
              <w:ind w:firstLine="0"/>
              <w:rPr/>
            </w:pPr>
            <w:r w:rsidDel="00000000" w:rsidR="00000000" w:rsidRPr="00000000">
              <w:rPr>
                <w:rtl w:val="0"/>
              </w:rPr>
              <w:t xml:space="preserve">Cửa Sổ</w:t>
            </w:r>
          </w:p>
        </w:tc>
        <w:tc>
          <w:tcPr/>
          <w:p w:rsidR="00000000" w:rsidDel="00000000" w:rsidP="00000000" w:rsidRDefault="00000000" w:rsidRPr="00000000" w14:paraId="00000383">
            <w:pPr>
              <w:ind w:firstLine="0"/>
              <w:rPr/>
            </w:pPr>
            <w:r w:rsidDel="00000000" w:rsidR="00000000" w:rsidRPr="00000000">
              <w:rPr>
                <w:rtl w:val="0"/>
              </w:rPr>
              <w:t xml:space="preserve">Initialize</w:t>
            </w:r>
          </w:p>
        </w:tc>
        <w:tc>
          <w:tcPr/>
          <w:p w:rsidR="00000000" w:rsidDel="00000000" w:rsidP="00000000" w:rsidRDefault="00000000" w:rsidRPr="00000000" w14:paraId="00000384">
            <w:pPr>
              <w:ind w:firstLine="0"/>
              <w:rPr/>
            </w:pPr>
            <w:r w:rsidDel="00000000" w:rsidR="00000000" w:rsidRPr="00000000">
              <w:rPr>
                <w:rtl w:val="0"/>
              </w:rPr>
              <w:t xml:space="preserve">Nhập thông tin để đăng nhập vào hệ thống</w:t>
            </w:r>
          </w:p>
        </w:tc>
      </w:tr>
      <w:tr>
        <w:trPr>
          <w:cantSplit w:val="0"/>
          <w:tblHeader w:val="0"/>
        </w:trPr>
        <w:tc>
          <w:tcPr/>
          <w:p w:rsidR="00000000" w:rsidDel="00000000" w:rsidP="00000000" w:rsidRDefault="00000000" w:rsidRPr="00000000" w14:paraId="00000385">
            <w:pPr>
              <w:ind w:firstLine="0"/>
              <w:rPr/>
            </w:pPr>
            <w:r w:rsidDel="00000000" w:rsidR="00000000" w:rsidRPr="00000000">
              <w:rPr>
                <w:rtl w:val="0"/>
              </w:rPr>
              <w:t xml:space="preserve">2</w:t>
            </w:r>
          </w:p>
        </w:tc>
        <w:tc>
          <w:tcPr/>
          <w:p w:rsidR="00000000" w:rsidDel="00000000" w:rsidP="00000000" w:rsidRDefault="00000000" w:rsidRPr="00000000" w14:paraId="00000386">
            <w:pPr>
              <w:ind w:firstLine="0"/>
              <w:rPr/>
            </w:pPr>
            <w:r w:rsidDel="00000000" w:rsidR="00000000" w:rsidRPr="00000000">
              <w:rPr>
                <w:rtl w:val="0"/>
              </w:rPr>
              <w:t xml:space="preserve">TextField Tên</w:t>
            </w:r>
          </w:p>
        </w:tc>
        <w:tc>
          <w:tcPr/>
          <w:p w:rsidR="00000000" w:rsidDel="00000000" w:rsidP="00000000" w:rsidRDefault="00000000" w:rsidRPr="00000000" w14:paraId="00000387">
            <w:pPr>
              <w:ind w:firstLine="0"/>
              <w:rPr/>
            </w:pPr>
            <w:r w:rsidDel="00000000" w:rsidR="00000000" w:rsidRPr="00000000">
              <w:rPr>
                <w:rtl w:val="0"/>
              </w:rPr>
              <w:t xml:space="preserve">Click</w:t>
            </w:r>
          </w:p>
        </w:tc>
        <w:tc>
          <w:tcPr/>
          <w:p w:rsidR="00000000" w:rsidDel="00000000" w:rsidP="00000000" w:rsidRDefault="00000000" w:rsidRPr="00000000" w14:paraId="00000388">
            <w:pPr>
              <w:ind w:firstLine="0"/>
              <w:rPr/>
            </w:pPr>
            <w:r w:rsidDel="00000000" w:rsidR="00000000" w:rsidRPr="00000000">
              <w:rPr>
                <w:rtl w:val="0"/>
              </w:rPr>
              <w:t xml:space="preserve">Nhập tên đăng nhập</w:t>
            </w:r>
          </w:p>
        </w:tc>
      </w:tr>
      <w:tr>
        <w:trPr>
          <w:cantSplit w:val="0"/>
          <w:tblHeader w:val="0"/>
        </w:trPr>
        <w:tc>
          <w:tcPr/>
          <w:p w:rsidR="00000000" w:rsidDel="00000000" w:rsidP="00000000" w:rsidRDefault="00000000" w:rsidRPr="00000000" w14:paraId="00000389">
            <w:pPr>
              <w:ind w:firstLine="0"/>
              <w:rPr/>
            </w:pPr>
            <w:r w:rsidDel="00000000" w:rsidR="00000000" w:rsidRPr="00000000">
              <w:rPr>
                <w:rtl w:val="0"/>
              </w:rPr>
              <w:t xml:space="preserve">3</w:t>
            </w:r>
          </w:p>
        </w:tc>
        <w:tc>
          <w:tcPr/>
          <w:p w:rsidR="00000000" w:rsidDel="00000000" w:rsidP="00000000" w:rsidRDefault="00000000" w:rsidRPr="00000000" w14:paraId="0000038A">
            <w:pPr>
              <w:ind w:firstLine="0"/>
              <w:rPr/>
            </w:pPr>
            <w:r w:rsidDel="00000000" w:rsidR="00000000" w:rsidRPr="00000000">
              <w:rPr>
                <w:rtl w:val="0"/>
              </w:rPr>
              <w:t xml:space="preserve">TextField Mật khẩu</w:t>
            </w:r>
          </w:p>
        </w:tc>
        <w:tc>
          <w:tcPr/>
          <w:p w:rsidR="00000000" w:rsidDel="00000000" w:rsidP="00000000" w:rsidRDefault="00000000" w:rsidRPr="00000000" w14:paraId="0000038B">
            <w:pPr>
              <w:ind w:firstLine="0"/>
              <w:rPr/>
            </w:pPr>
            <w:r w:rsidDel="00000000" w:rsidR="00000000" w:rsidRPr="00000000">
              <w:rPr>
                <w:rtl w:val="0"/>
              </w:rPr>
              <w:t xml:space="preserve">Click</w:t>
            </w:r>
          </w:p>
        </w:tc>
        <w:tc>
          <w:tcPr/>
          <w:p w:rsidR="00000000" w:rsidDel="00000000" w:rsidP="00000000" w:rsidRDefault="00000000" w:rsidRPr="00000000" w14:paraId="0000038C">
            <w:pPr>
              <w:ind w:firstLine="0"/>
              <w:rPr/>
            </w:pPr>
            <w:r w:rsidDel="00000000" w:rsidR="00000000" w:rsidRPr="00000000">
              <w:rPr>
                <w:rtl w:val="0"/>
              </w:rPr>
              <w:t xml:space="preserve">Nhập mật khẩu</w:t>
            </w:r>
          </w:p>
        </w:tc>
      </w:tr>
      <w:tr>
        <w:trPr>
          <w:cantSplit w:val="0"/>
          <w:tblHeader w:val="0"/>
        </w:trPr>
        <w:tc>
          <w:tcPr/>
          <w:p w:rsidR="00000000" w:rsidDel="00000000" w:rsidP="00000000" w:rsidRDefault="00000000" w:rsidRPr="00000000" w14:paraId="0000038D">
            <w:pPr>
              <w:ind w:firstLine="0"/>
              <w:rPr/>
            </w:pPr>
            <w:r w:rsidDel="00000000" w:rsidR="00000000" w:rsidRPr="00000000">
              <w:rPr>
                <w:rtl w:val="0"/>
              </w:rPr>
              <w:t xml:space="preserve">4</w:t>
            </w:r>
          </w:p>
        </w:tc>
        <w:tc>
          <w:tcPr/>
          <w:p w:rsidR="00000000" w:rsidDel="00000000" w:rsidP="00000000" w:rsidRDefault="00000000" w:rsidRPr="00000000" w14:paraId="0000038E">
            <w:pPr>
              <w:ind w:firstLine="0"/>
              <w:rPr/>
            </w:pPr>
            <w:r w:rsidDel="00000000" w:rsidR="00000000" w:rsidRPr="00000000">
              <w:rPr>
                <w:rtl w:val="0"/>
              </w:rPr>
              <w:t xml:space="preserve">Nút Đăng Nhập</w:t>
            </w:r>
          </w:p>
        </w:tc>
        <w:tc>
          <w:tcPr/>
          <w:p w:rsidR="00000000" w:rsidDel="00000000" w:rsidP="00000000" w:rsidRDefault="00000000" w:rsidRPr="00000000" w14:paraId="0000038F">
            <w:pPr>
              <w:ind w:firstLine="0"/>
              <w:rPr/>
            </w:pPr>
            <w:r w:rsidDel="00000000" w:rsidR="00000000" w:rsidRPr="00000000">
              <w:rPr>
                <w:rtl w:val="0"/>
              </w:rPr>
              <w:t xml:space="preserve">Click</w:t>
            </w:r>
          </w:p>
        </w:tc>
        <w:tc>
          <w:tcPr/>
          <w:p w:rsidR="00000000" w:rsidDel="00000000" w:rsidP="00000000" w:rsidRDefault="00000000" w:rsidRPr="00000000" w14:paraId="00000390">
            <w:pPr>
              <w:ind w:firstLine="0"/>
              <w:rPr/>
            </w:pPr>
            <w:r w:rsidDel="00000000" w:rsidR="00000000" w:rsidRPr="00000000">
              <w:rPr>
                <w:rtl w:val="0"/>
              </w:rPr>
              <w:t xml:space="preserve">Nếu tên đăng nhập và mật khẩu giống với dữ liệu trong CSDL thì sẽ thông báo đăng nhập thành công, sẽ chuyển đến Cửa Sổ Chính và ngược lại</w:t>
            </w:r>
          </w:p>
        </w:tc>
      </w:tr>
      <w:tr>
        <w:trPr>
          <w:cantSplit w:val="0"/>
          <w:tblHeader w:val="0"/>
        </w:trPr>
        <w:tc>
          <w:tcPr/>
          <w:p w:rsidR="00000000" w:rsidDel="00000000" w:rsidP="00000000" w:rsidRDefault="00000000" w:rsidRPr="00000000" w14:paraId="00000391">
            <w:pPr>
              <w:ind w:firstLine="0"/>
              <w:rPr/>
            </w:pPr>
            <w:r w:rsidDel="00000000" w:rsidR="00000000" w:rsidRPr="00000000">
              <w:rPr>
                <w:rtl w:val="0"/>
              </w:rPr>
              <w:t xml:space="preserve">5</w:t>
            </w:r>
          </w:p>
        </w:tc>
        <w:tc>
          <w:tcPr/>
          <w:p w:rsidR="00000000" w:rsidDel="00000000" w:rsidP="00000000" w:rsidRDefault="00000000" w:rsidRPr="00000000" w14:paraId="00000392">
            <w:pPr>
              <w:ind w:firstLine="0"/>
              <w:rPr/>
            </w:pPr>
            <w:r w:rsidDel="00000000" w:rsidR="00000000" w:rsidRPr="00000000">
              <w:rPr>
                <w:rtl w:val="0"/>
              </w:rPr>
              <w:t xml:space="preserve">Nút kết thúc</w:t>
            </w:r>
          </w:p>
        </w:tc>
        <w:tc>
          <w:tcPr/>
          <w:p w:rsidR="00000000" w:rsidDel="00000000" w:rsidP="00000000" w:rsidRDefault="00000000" w:rsidRPr="00000000" w14:paraId="00000393">
            <w:pPr>
              <w:ind w:firstLine="0"/>
              <w:rPr/>
            </w:pPr>
            <w:r w:rsidDel="00000000" w:rsidR="00000000" w:rsidRPr="00000000">
              <w:rPr>
                <w:rtl w:val="0"/>
              </w:rPr>
              <w:t xml:space="preserve">Click</w:t>
            </w:r>
          </w:p>
        </w:tc>
        <w:tc>
          <w:tcPr/>
          <w:p w:rsidR="00000000" w:rsidDel="00000000" w:rsidP="00000000" w:rsidRDefault="00000000" w:rsidRPr="00000000" w14:paraId="00000394">
            <w:pPr>
              <w:ind w:firstLine="0"/>
              <w:rPr/>
            </w:pPr>
            <w:r w:rsidDel="00000000" w:rsidR="00000000" w:rsidRPr="00000000">
              <w:rPr>
                <w:rtl w:val="0"/>
              </w:rPr>
              <w:t xml:space="preserve">Sẽ thoát khỏi cửa sổ đăng nhập</w:t>
            </w:r>
          </w:p>
        </w:tc>
      </w:tr>
    </w:tbl>
    <w:p w:rsidR="00000000" w:rsidDel="00000000" w:rsidP="00000000" w:rsidRDefault="00000000" w:rsidRPr="00000000" w14:paraId="00000395">
      <w:pPr>
        <w:pStyle w:val="Heading4"/>
        <w:ind w:firstLine="864"/>
        <w:rPr/>
      </w:pPr>
      <w:r w:rsidDel="00000000" w:rsidR="00000000" w:rsidRPr="00000000">
        <w:rPr>
          <w:rtl w:val="0"/>
        </w:rPr>
        <w:t xml:space="preserve">3.3.4.3.Cửa sổ đổi mật khẩu </w:t>
      </w:r>
    </w:p>
    <w:p w:rsidR="00000000" w:rsidDel="00000000" w:rsidP="00000000" w:rsidRDefault="00000000" w:rsidRPr="00000000" w14:paraId="00000396">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397">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5943600" cy="3848100"/>
            <wp:effectExtent b="0" l="0" r="0" t="0"/>
            <wp:docPr id="31" name="image41.jpg"/>
            <a:graphic>
              <a:graphicData uri="http://schemas.openxmlformats.org/drawingml/2006/picture">
                <pic:pic>
                  <pic:nvPicPr>
                    <pic:cNvPr id="0" name="image41.jpg"/>
                    <pic:cNvPicPr preferRelativeResize="0"/>
                  </pic:nvPicPr>
                  <pic:blipFill>
                    <a:blip r:embed="rId3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Mô tả hoạt động:</w:t>
      </w:r>
    </w:p>
    <w:tbl>
      <w:tblPr>
        <w:tblStyle w:val="Table17"/>
        <w:tblW w:w="93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99">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39A">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39B">
            <w:pPr>
              <w:ind w:firstLine="0"/>
              <w:rPr/>
            </w:pPr>
            <w:r w:rsidDel="00000000" w:rsidR="00000000" w:rsidRPr="00000000">
              <w:rPr>
                <w:rtl w:val="0"/>
              </w:rPr>
              <w:t xml:space="preserve">Sự kiện</w:t>
            </w:r>
          </w:p>
        </w:tc>
        <w:tc>
          <w:tcPr>
            <w:shd w:fill="f2f2f2" w:val="clear"/>
          </w:tcPr>
          <w:p w:rsidR="00000000" w:rsidDel="00000000" w:rsidP="00000000" w:rsidRDefault="00000000" w:rsidRPr="00000000" w14:paraId="0000039C">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39D">
            <w:pPr>
              <w:ind w:firstLine="0"/>
              <w:rPr/>
            </w:pPr>
            <w:r w:rsidDel="00000000" w:rsidR="00000000" w:rsidRPr="00000000">
              <w:rPr>
                <w:rtl w:val="0"/>
              </w:rPr>
              <w:t xml:space="preserve">1</w:t>
            </w:r>
          </w:p>
        </w:tc>
        <w:tc>
          <w:tcPr/>
          <w:p w:rsidR="00000000" w:rsidDel="00000000" w:rsidP="00000000" w:rsidRDefault="00000000" w:rsidRPr="00000000" w14:paraId="0000039E">
            <w:pPr>
              <w:ind w:firstLine="0"/>
              <w:rPr/>
            </w:pPr>
            <w:r w:rsidDel="00000000" w:rsidR="00000000" w:rsidRPr="00000000">
              <w:rPr>
                <w:rtl w:val="0"/>
              </w:rPr>
              <w:t xml:space="preserve">….</w:t>
            </w:r>
          </w:p>
        </w:tc>
        <w:tc>
          <w:tcPr/>
          <w:p w:rsidR="00000000" w:rsidDel="00000000" w:rsidP="00000000" w:rsidRDefault="00000000" w:rsidRPr="00000000" w14:paraId="0000039F">
            <w:pPr>
              <w:ind w:firstLine="0"/>
              <w:rPr/>
            </w:pPr>
            <w:r w:rsidDel="00000000" w:rsidR="00000000" w:rsidRPr="00000000">
              <w:rPr>
                <w:rtl w:val="0"/>
              </w:rPr>
            </w:r>
          </w:p>
        </w:tc>
        <w:tc>
          <w:tcPr/>
          <w:p w:rsidR="00000000" w:rsidDel="00000000" w:rsidP="00000000" w:rsidRDefault="00000000" w:rsidRPr="00000000" w14:paraId="000003A0">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3A1">
            <w:pPr>
              <w:ind w:firstLine="0"/>
              <w:rPr/>
            </w:pPr>
            <w:r w:rsidDel="00000000" w:rsidR="00000000" w:rsidRPr="00000000">
              <w:rPr>
                <w:rtl w:val="0"/>
              </w:rPr>
              <w:t xml:space="preserve">2</w:t>
            </w:r>
          </w:p>
        </w:tc>
        <w:tc>
          <w:tcPr/>
          <w:p w:rsidR="00000000" w:rsidDel="00000000" w:rsidP="00000000" w:rsidRDefault="00000000" w:rsidRPr="00000000" w14:paraId="000003A2">
            <w:pPr>
              <w:ind w:firstLine="0"/>
              <w:rPr/>
            </w:pPr>
            <w:r w:rsidDel="00000000" w:rsidR="00000000" w:rsidRPr="00000000">
              <w:rPr>
                <w:rtl w:val="0"/>
              </w:rPr>
            </w:r>
          </w:p>
        </w:tc>
        <w:tc>
          <w:tcPr/>
          <w:p w:rsidR="00000000" w:rsidDel="00000000" w:rsidP="00000000" w:rsidRDefault="00000000" w:rsidRPr="00000000" w14:paraId="000003A3">
            <w:pPr>
              <w:ind w:firstLine="0"/>
              <w:rPr/>
            </w:pPr>
            <w:r w:rsidDel="00000000" w:rsidR="00000000" w:rsidRPr="00000000">
              <w:rPr>
                <w:rtl w:val="0"/>
              </w:rPr>
            </w:r>
          </w:p>
        </w:tc>
        <w:tc>
          <w:tcPr/>
          <w:p w:rsidR="00000000" w:rsidDel="00000000" w:rsidP="00000000" w:rsidRDefault="00000000" w:rsidRPr="00000000" w14:paraId="000003A4">
            <w:pPr>
              <w:ind w:firstLine="0"/>
              <w:rPr/>
            </w:pPr>
            <w:r w:rsidDel="00000000" w:rsidR="00000000" w:rsidRPr="00000000">
              <w:rPr>
                <w:rtl w:val="0"/>
              </w:rPr>
            </w:r>
          </w:p>
        </w:tc>
      </w:tr>
    </w:tbl>
    <w:p w:rsidR="00000000" w:rsidDel="00000000" w:rsidP="00000000" w:rsidRDefault="00000000" w:rsidRPr="00000000" w14:paraId="000003A5">
      <w:pPr>
        <w:pStyle w:val="Heading4"/>
        <w:ind w:left="0" w:firstLine="0"/>
        <w:rPr/>
      </w:pPr>
      <w:r w:rsidDel="00000000" w:rsidR="00000000" w:rsidRPr="00000000">
        <w:rPr>
          <w:rtl w:val="0"/>
        </w:rPr>
        <w:t xml:space="preserve">3.3.4.4.Cửa sổ giới thiệu</w:t>
      </w:r>
    </w:p>
    <w:p w:rsidR="00000000" w:rsidDel="00000000" w:rsidP="00000000" w:rsidRDefault="00000000" w:rsidRPr="00000000" w14:paraId="000003A6">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3A7">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3667125" cy="3157981"/>
            <wp:effectExtent b="0" l="0" r="0" t="0"/>
            <wp:docPr id="60"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3667125" cy="3157981"/>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Mô tả hoạt động:</w:t>
      </w:r>
    </w:p>
    <w:tbl>
      <w:tblPr>
        <w:tblStyle w:val="Table18"/>
        <w:tblW w:w="93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A9">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3AA">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3AB">
            <w:pPr>
              <w:ind w:firstLine="0"/>
              <w:rPr/>
            </w:pPr>
            <w:r w:rsidDel="00000000" w:rsidR="00000000" w:rsidRPr="00000000">
              <w:rPr>
                <w:rtl w:val="0"/>
              </w:rPr>
              <w:t xml:space="preserve">Sự kiện</w:t>
            </w:r>
          </w:p>
        </w:tc>
        <w:tc>
          <w:tcPr>
            <w:shd w:fill="f2f2f2" w:val="clear"/>
          </w:tcPr>
          <w:p w:rsidR="00000000" w:rsidDel="00000000" w:rsidP="00000000" w:rsidRDefault="00000000" w:rsidRPr="00000000" w14:paraId="000003AC">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3AD">
            <w:pPr>
              <w:ind w:firstLine="0"/>
              <w:rPr/>
            </w:pPr>
            <w:r w:rsidDel="00000000" w:rsidR="00000000" w:rsidRPr="00000000">
              <w:rPr>
                <w:rtl w:val="0"/>
              </w:rPr>
              <w:t xml:space="preserve">1</w:t>
            </w:r>
          </w:p>
        </w:tc>
        <w:tc>
          <w:tcPr/>
          <w:p w:rsidR="00000000" w:rsidDel="00000000" w:rsidP="00000000" w:rsidRDefault="00000000" w:rsidRPr="00000000" w14:paraId="000003AE">
            <w:pPr>
              <w:ind w:firstLine="0"/>
              <w:rPr/>
            </w:pPr>
            <w:r w:rsidDel="00000000" w:rsidR="00000000" w:rsidRPr="00000000">
              <w:rPr>
                <w:rtl w:val="0"/>
              </w:rPr>
              <w:t xml:space="preserve">Cửa sổ</w:t>
            </w:r>
          </w:p>
        </w:tc>
        <w:tc>
          <w:tcPr/>
          <w:p w:rsidR="00000000" w:rsidDel="00000000" w:rsidP="00000000" w:rsidRDefault="00000000" w:rsidRPr="00000000" w14:paraId="000003AF">
            <w:pPr>
              <w:ind w:firstLine="0"/>
              <w:rPr/>
            </w:pPr>
            <w:r w:rsidDel="00000000" w:rsidR="00000000" w:rsidRPr="00000000">
              <w:rPr>
                <w:rtl w:val="0"/>
              </w:rPr>
              <w:t xml:space="preserve">Initialize</w:t>
            </w:r>
          </w:p>
        </w:tc>
        <w:tc>
          <w:tcPr/>
          <w:p w:rsidR="00000000" w:rsidDel="00000000" w:rsidP="00000000" w:rsidRDefault="00000000" w:rsidRPr="00000000" w14:paraId="000003B0">
            <w:pPr>
              <w:ind w:firstLine="0"/>
              <w:rPr/>
            </w:pPr>
            <w:r w:rsidDel="00000000" w:rsidR="00000000" w:rsidRPr="00000000">
              <w:rPr>
                <w:rtl w:val="0"/>
              </w:rPr>
              <w:t xml:space="preserve">Hiện tất cả thông tin giới thiệu lên bảng</w:t>
            </w:r>
          </w:p>
        </w:tc>
      </w:tr>
      <w:tr>
        <w:trPr>
          <w:cantSplit w:val="0"/>
          <w:tblHeader w:val="0"/>
        </w:trPr>
        <w:tc>
          <w:tcPr/>
          <w:p w:rsidR="00000000" w:rsidDel="00000000" w:rsidP="00000000" w:rsidRDefault="00000000" w:rsidRPr="00000000" w14:paraId="000003B1">
            <w:pPr>
              <w:ind w:firstLine="0"/>
              <w:rPr/>
            </w:pPr>
            <w:r w:rsidDel="00000000" w:rsidR="00000000" w:rsidRPr="00000000">
              <w:rPr>
                <w:rtl w:val="0"/>
              </w:rPr>
              <w:t xml:space="preserve">2</w:t>
            </w:r>
          </w:p>
        </w:tc>
        <w:tc>
          <w:tcPr/>
          <w:p w:rsidR="00000000" w:rsidDel="00000000" w:rsidP="00000000" w:rsidRDefault="00000000" w:rsidRPr="00000000" w14:paraId="000003B2">
            <w:pPr>
              <w:ind w:firstLine="0"/>
              <w:rPr/>
            </w:pPr>
            <w:r w:rsidDel="00000000" w:rsidR="00000000" w:rsidRPr="00000000">
              <w:rPr>
                <w:rtl w:val="0"/>
              </w:rPr>
            </w:r>
          </w:p>
        </w:tc>
        <w:tc>
          <w:tcPr/>
          <w:p w:rsidR="00000000" w:rsidDel="00000000" w:rsidP="00000000" w:rsidRDefault="00000000" w:rsidRPr="00000000" w14:paraId="000003B3">
            <w:pPr>
              <w:ind w:firstLine="0"/>
              <w:rPr/>
            </w:pPr>
            <w:r w:rsidDel="00000000" w:rsidR="00000000" w:rsidRPr="00000000">
              <w:rPr>
                <w:rtl w:val="0"/>
              </w:rPr>
            </w:r>
          </w:p>
        </w:tc>
        <w:tc>
          <w:tcPr/>
          <w:p w:rsidR="00000000" w:rsidDel="00000000" w:rsidP="00000000" w:rsidRDefault="00000000" w:rsidRPr="00000000" w14:paraId="000003B4">
            <w:pPr>
              <w:ind w:firstLine="0"/>
              <w:rPr/>
            </w:pPr>
            <w:r w:rsidDel="00000000" w:rsidR="00000000" w:rsidRPr="00000000">
              <w:rPr>
                <w:rtl w:val="0"/>
              </w:rPr>
            </w:r>
          </w:p>
        </w:tc>
      </w:tr>
    </w:tbl>
    <w:p w:rsidR="00000000" w:rsidDel="00000000" w:rsidP="00000000" w:rsidRDefault="00000000" w:rsidRPr="00000000" w14:paraId="000003B5">
      <w:pPr>
        <w:pStyle w:val="Title"/>
        <w:ind w:firstLine="432"/>
        <w:rPr>
          <w:color w:val="ff0000"/>
        </w:rPr>
      </w:pPr>
      <w:bookmarkStart w:colFirst="0" w:colLast="0" w:name="_49x2ik5" w:id="38"/>
      <w:bookmarkEnd w:id="38"/>
      <w:r w:rsidDel="00000000" w:rsidR="00000000" w:rsidRPr="00000000">
        <w:rPr>
          <w:color w:val="ff0000"/>
          <w:rtl w:val="0"/>
        </w:rPr>
        <w:t xml:space="preserve">4.Thực hiện dự án</w:t>
      </w:r>
    </w:p>
    <w:p w:rsidR="00000000" w:rsidDel="00000000" w:rsidP="00000000" w:rsidRDefault="00000000" w:rsidRPr="00000000" w14:paraId="000003B6">
      <w:pPr>
        <w:pStyle w:val="Heading2"/>
        <w:ind w:firstLine="576"/>
        <w:rPr/>
      </w:pPr>
      <w:bookmarkStart w:colFirst="0" w:colLast="0" w:name="_2p2csry" w:id="39"/>
      <w:bookmarkEnd w:id="39"/>
      <w:r w:rsidDel="00000000" w:rsidR="00000000" w:rsidRPr="00000000">
        <w:rPr>
          <w:rtl w:val="0"/>
        </w:rPr>
        <w:t xml:space="preserve">4.1.Tạo giao diện với Swing</w:t>
      </w:r>
    </w:p>
    <w:p w:rsidR="00000000" w:rsidDel="00000000" w:rsidP="00000000" w:rsidRDefault="00000000" w:rsidRPr="00000000" w14:paraId="000003B7">
      <w:pPr>
        <w:numPr>
          <w:ilvl w:val="0"/>
          <w:numId w:val="11"/>
        </w:numPr>
        <w:ind w:left="720" w:hanging="360"/>
        <w:rPr/>
      </w:pPr>
      <w:r w:rsidDel="00000000" w:rsidR="00000000" w:rsidRPr="00000000">
        <w:rPr>
          <w:vertAlign w:val="baseline"/>
          <w:rtl w:val="0"/>
        </w:rPr>
        <w:t xml:space="preserve">Mỗi của sổ chức năng cần làm rõ các mục sau đây:</w:t>
      </w:r>
    </w:p>
    <w:p w:rsidR="00000000" w:rsidDel="00000000" w:rsidP="00000000" w:rsidRDefault="00000000" w:rsidRPr="00000000" w14:paraId="000003B8">
      <w:pPr>
        <w:numPr>
          <w:ilvl w:val="1"/>
          <w:numId w:val="2"/>
        </w:numPr>
        <w:ind w:left="1440" w:hanging="360"/>
        <w:rPr/>
      </w:pPr>
      <w:r w:rsidDel="00000000" w:rsidR="00000000" w:rsidRPr="00000000">
        <w:rPr>
          <w:vertAlign w:val="baseline"/>
          <w:rtl w:val="0"/>
        </w:rPr>
        <w:t xml:space="preserve">Hình giao diện của cửa sổ chức năng</w:t>
      </w:r>
    </w:p>
    <w:p w:rsidR="00000000" w:rsidDel="00000000" w:rsidP="00000000" w:rsidRDefault="00000000" w:rsidRPr="00000000" w14:paraId="000003B9">
      <w:pPr>
        <w:numPr>
          <w:ilvl w:val="1"/>
          <w:numId w:val="2"/>
        </w:numPr>
        <w:ind w:left="1440" w:hanging="360"/>
        <w:rPr/>
      </w:pPr>
      <w:r w:rsidDel="00000000" w:rsidR="00000000" w:rsidRPr="00000000">
        <w:rPr>
          <w:vertAlign w:val="baseline"/>
          <w:rtl w:val="0"/>
        </w:rPr>
        <w:t xml:space="preserve">Bảng mô tả các điều khiển (control) và tên của chúng</w:t>
      </w:r>
    </w:p>
    <w:p w:rsidR="00000000" w:rsidDel="00000000" w:rsidP="00000000" w:rsidRDefault="00000000" w:rsidRPr="00000000" w14:paraId="000003BA">
      <w:pPr>
        <w:pStyle w:val="Heading3"/>
        <w:ind w:firstLine="720"/>
        <w:rPr/>
      </w:pPr>
      <w:bookmarkStart w:colFirst="0" w:colLast="0" w:name="_147n2zr" w:id="40"/>
      <w:bookmarkEnd w:id="40"/>
      <w:r w:rsidDel="00000000" w:rsidR="00000000" w:rsidRPr="00000000">
        <w:rPr>
          <w:rtl w:val="0"/>
        </w:rPr>
        <w:t xml:space="preserve">4.1.1..Cửa sổ chính (EduSysJFrame)</w:t>
      </w:r>
    </w:p>
    <w:p w:rsidR="00000000" w:rsidDel="00000000" w:rsidP="00000000" w:rsidRDefault="00000000" w:rsidRPr="00000000" w14:paraId="000003BB">
      <w:pPr>
        <w:rPr/>
      </w:pPr>
      <w:r w:rsidDel="00000000" w:rsidR="00000000" w:rsidRPr="00000000">
        <w:rPr>
          <w:rtl w:val="0"/>
        </w:rPr>
        <w:t xml:space="preserve">Giao diện</w:t>
      </w:r>
    </w:p>
    <w:p w:rsidR="00000000" w:rsidDel="00000000" w:rsidP="00000000" w:rsidRDefault="00000000" w:rsidRPr="00000000" w14:paraId="000003BC">
      <w:pPr>
        <w:jc w:val="center"/>
        <w:rPr>
          <w:b w:val="1"/>
          <w:smallCaps w:val="1"/>
        </w:rPr>
      </w:pPr>
      <w:r w:rsidDel="00000000" w:rsidR="00000000" w:rsidRPr="00000000">
        <w:rPr>
          <w:b w:val="1"/>
          <w:smallCaps w:val="1"/>
        </w:rPr>
        <w:drawing>
          <wp:inline distB="0" distT="0" distL="0" distR="0">
            <wp:extent cx="5943600" cy="3571875"/>
            <wp:effectExtent b="0" l="0" r="0" t="0"/>
            <wp:docPr id="56"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5943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jc w:val="center"/>
        <w:rPr>
          <w:b w:val="1"/>
          <w:smallCaps w:val="1"/>
        </w:rPr>
      </w:pPr>
      <w:r w:rsidDel="00000000" w:rsidR="00000000" w:rsidRPr="00000000">
        <w:rPr>
          <w:b w:val="1"/>
          <w:smallCaps w:val="1"/>
        </w:rPr>
        <w:drawing>
          <wp:inline distB="0" distT="0" distL="0" distR="0">
            <wp:extent cx="5943600" cy="1609725"/>
            <wp:effectExtent b="0" l="0" r="0" t="0"/>
            <wp:docPr id="57"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59436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Đặt tên các điều khiển</w:t>
      </w:r>
    </w:p>
    <w:tbl>
      <w:tblPr>
        <w:tblStyle w:val="Table19"/>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1845"/>
        <w:gridCol w:w="1875"/>
        <w:gridCol w:w="4425"/>
        <w:tblGridChange w:id="0">
          <w:tblGrid>
            <w:gridCol w:w="1200"/>
            <w:gridCol w:w="1845"/>
            <w:gridCol w:w="1875"/>
            <w:gridCol w:w="4425"/>
          </w:tblGrid>
        </w:tblGridChange>
      </w:tblGrid>
      <w:tr>
        <w:trPr>
          <w:cantSplit w:val="0"/>
          <w:tblHeader w:val="0"/>
        </w:trPr>
        <w:tc>
          <w:tcPr>
            <w:shd w:fill="f2f2f2" w:val="clear"/>
          </w:tcPr>
          <w:p w:rsidR="00000000" w:rsidDel="00000000" w:rsidP="00000000" w:rsidRDefault="00000000" w:rsidRPr="00000000" w14:paraId="000003BF">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3C0">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3C1">
            <w:pPr>
              <w:ind w:firstLine="0"/>
              <w:rPr/>
            </w:pPr>
            <w:r w:rsidDel="00000000" w:rsidR="00000000" w:rsidRPr="00000000">
              <w:rPr>
                <w:rtl w:val="0"/>
              </w:rPr>
              <w:t xml:space="preserve">Tên</w:t>
            </w:r>
          </w:p>
        </w:tc>
        <w:tc>
          <w:tcPr>
            <w:shd w:fill="f2f2f2" w:val="clear"/>
          </w:tcPr>
          <w:p w:rsidR="00000000" w:rsidDel="00000000" w:rsidP="00000000" w:rsidRDefault="00000000" w:rsidRPr="00000000" w14:paraId="000003C2">
            <w:pPr>
              <w:ind w:firstLine="0"/>
              <w:rPr/>
            </w:pPr>
            <w:r w:rsidDel="00000000" w:rsidR="00000000" w:rsidRPr="00000000">
              <w:rPr>
                <w:rtl w:val="0"/>
              </w:rPr>
              <w:t xml:space="preserve">Giá trị</w:t>
            </w:r>
          </w:p>
        </w:tc>
      </w:tr>
      <w:tr>
        <w:trPr>
          <w:cantSplit w:val="0"/>
          <w:tblHeader w:val="0"/>
        </w:trPr>
        <w:tc>
          <w:tcPr/>
          <w:p w:rsidR="00000000" w:rsidDel="00000000" w:rsidP="00000000" w:rsidRDefault="00000000" w:rsidRPr="00000000" w14:paraId="000003C3">
            <w:pPr>
              <w:ind w:firstLine="0"/>
              <w:rPr/>
            </w:pPr>
            <w:r w:rsidDel="00000000" w:rsidR="00000000" w:rsidRPr="00000000">
              <w:rPr>
                <w:rtl w:val="0"/>
              </w:rPr>
              <w:t xml:space="preserve">1</w:t>
            </w:r>
          </w:p>
        </w:tc>
        <w:tc>
          <w:tcPr/>
          <w:p w:rsidR="00000000" w:rsidDel="00000000" w:rsidP="00000000" w:rsidRDefault="00000000" w:rsidRPr="00000000" w14:paraId="000003C4">
            <w:pPr>
              <w:ind w:firstLine="0"/>
              <w:rPr/>
            </w:pPr>
            <w:r w:rsidDel="00000000" w:rsidR="00000000" w:rsidRPr="00000000">
              <w:rPr>
                <w:rtl w:val="0"/>
              </w:rPr>
              <w:t xml:space="preserve">JFrame</w:t>
            </w:r>
          </w:p>
        </w:tc>
        <w:tc>
          <w:tcPr/>
          <w:p w:rsidR="00000000" w:rsidDel="00000000" w:rsidP="00000000" w:rsidRDefault="00000000" w:rsidRPr="00000000" w14:paraId="000003C5">
            <w:pPr>
              <w:ind w:firstLine="0"/>
              <w:rPr/>
            </w:pPr>
            <w:r w:rsidDel="00000000" w:rsidR="00000000" w:rsidRPr="00000000">
              <w:rPr>
                <w:rtl w:val="0"/>
              </w:rPr>
              <w:t xml:space="preserve">name</w:t>
            </w:r>
          </w:p>
        </w:tc>
        <w:tc>
          <w:tcPr/>
          <w:p w:rsidR="00000000" w:rsidDel="00000000" w:rsidP="00000000" w:rsidRDefault="00000000" w:rsidRPr="00000000" w14:paraId="000003C6">
            <w:pPr>
              <w:ind w:firstLine="0"/>
              <w:rPr/>
            </w:pPr>
            <w:r w:rsidDel="00000000" w:rsidR="00000000" w:rsidRPr="00000000">
              <w:rPr>
                <w:rtl w:val="0"/>
              </w:rPr>
              <w:t xml:space="preserve">EduSysJFrame</w:t>
            </w:r>
          </w:p>
        </w:tc>
      </w:tr>
      <w:tr>
        <w:trPr>
          <w:cantSplit w:val="0"/>
          <w:tblHeader w:val="0"/>
        </w:trPr>
        <w:tc>
          <w:tcPr/>
          <w:p w:rsidR="00000000" w:rsidDel="00000000" w:rsidP="00000000" w:rsidRDefault="00000000" w:rsidRPr="00000000" w14:paraId="000003C7">
            <w:pPr>
              <w:ind w:firstLine="0"/>
              <w:rPr/>
            </w:pPr>
            <w:r w:rsidDel="00000000" w:rsidR="00000000" w:rsidRPr="00000000">
              <w:rPr>
                <w:rtl w:val="0"/>
              </w:rPr>
            </w:r>
          </w:p>
        </w:tc>
        <w:tc>
          <w:tcPr/>
          <w:p w:rsidR="00000000" w:rsidDel="00000000" w:rsidP="00000000" w:rsidRDefault="00000000" w:rsidRPr="00000000" w14:paraId="000003C8">
            <w:pPr>
              <w:ind w:firstLine="0"/>
              <w:rPr/>
            </w:pPr>
            <w:r w:rsidDel="00000000" w:rsidR="00000000" w:rsidRPr="00000000">
              <w:rPr>
                <w:rtl w:val="0"/>
              </w:rPr>
            </w:r>
          </w:p>
        </w:tc>
        <w:tc>
          <w:tcPr/>
          <w:p w:rsidR="00000000" w:rsidDel="00000000" w:rsidP="00000000" w:rsidRDefault="00000000" w:rsidRPr="00000000" w14:paraId="000003C9">
            <w:pPr>
              <w:ind w:firstLine="0"/>
              <w:rPr/>
            </w:pPr>
            <w:r w:rsidDel="00000000" w:rsidR="00000000" w:rsidRPr="00000000">
              <w:rPr>
                <w:rtl w:val="0"/>
              </w:rPr>
              <w:t xml:space="preserve">title</w:t>
            </w:r>
          </w:p>
        </w:tc>
        <w:tc>
          <w:tcPr/>
          <w:p w:rsidR="00000000" w:rsidDel="00000000" w:rsidP="00000000" w:rsidRDefault="00000000" w:rsidRPr="00000000" w14:paraId="000003CA">
            <w:pPr>
              <w:ind w:firstLine="0"/>
              <w:rPr/>
            </w:pPr>
            <w:r w:rsidDel="00000000" w:rsidR="00000000" w:rsidRPr="00000000">
              <w:rPr>
                <w:rtl w:val="0"/>
              </w:rPr>
              <w:t xml:space="preserve">HỆ THỐNG QUẢN LÝ</w:t>
            </w:r>
          </w:p>
        </w:tc>
      </w:tr>
      <w:tr>
        <w:trPr>
          <w:cantSplit w:val="0"/>
          <w:tblHeader w:val="0"/>
        </w:trPr>
        <w:tc>
          <w:tcPr/>
          <w:p w:rsidR="00000000" w:rsidDel="00000000" w:rsidP="00000000" w:rsidRDefault="00000000" w:rsidRPr="00000000" w14:paraId="000003CB">
            <w:pPr>
              <w:ind w:firstLine="0"/>
              <w:rPr/>
            </w:pPr>
            <w:r w:rsidDel="00000000" w:rsidR="00000000" w:rsidRPr="00000000">
              <w:rPr>
                <w:rtl w:val="0"/>
              </w:rPr>
            </w:r>
          </w:p>
        </w:tc>
        <w:tc>
          <w:tcPr/>
          <w:p w:rsidR="00000000" w:rsidDel="00000000" w:rsidP="00000000" w:rsidRDefault="00000000" w:rsidRPr="00000000" w14:paraId="000003CC">
            <w:pPr>
              <w:ind w:firstLine="0"/>
              <w:rPr/>
            </w:pPr>
            <w:r w:rsidDel="00000000" w:rsidR="00000000" w:rsidRPr="00000000">
              <w:rPr>
                <w:rtl w:val="0"/>
              </w:rPr>
            </w:r>
          </w:p>
        </w:tc>
        <w:tc>
          <w:tcPr/>
          <w:p w:rsidR="00000000" w:rsidDel="00000000" w:rsidP="00000000" w:rsidRDefault="00000000" w:rsidRPr="00000000" w14:paraId="000003CD">
            <w:pPr>
              <w:ind w:firstLine="0"/>
              <w:rPr/>
            </w:pPr>
            <w:r w:rsidDel="00000000" w:rsidR="00000000" w:rsidRPr="00000000">
              <w:rPr>
                <w:rtl w:val="0"/>
              </w:rPr>
              <w:t xml:space="preserve">IconImage</w:t>
            </w:r>
          </w:p>
        </w:tc>
        <w:tc>
          <w:tcPr/>
          <w:p w:rsidR="00000000" w:rsidDel="00000000" w:rsidP="00000000" w:rsidRDefault="00000000" w:rsidRPr="00000000" w14:paraId="000003CE">
            <w:pPr>
              <w:ind w:firstLine="0"/>
              <w:rPr/>
            </w:pPr>
            <w:r w:rsidDel="00000000" w:rsidR="00000000" w:rsidRPr="00000000">
              <w:rPr>
                <w:rtl w:val="0"/>
              </w:rPr>
              <w:t xml:space="preserve">fpt-logo.png</w:t>
            </w:r>
          </w:p>
        </w:tc>
      </w:tr>
      <w:tr>
        <w:trPr>
          <w:cantSplit w:val="0"/>
          <w:tblHeader w:val="0"/>
        </w:trPr>
        <w:tc>
          <w:tcPr/>
          <w:p w:rsidR="00000000" w:rsidDel="00000000" w:rsidP="00000000" w:rsidRDefault="00000000" w:rsidRPr="00000000" w14:paraId="000003CF">
            <w:pPr>
              <w:ind w:firstLine="0"/>
              <w:rPr/>
            </w:pPr>
            <w:r w:rsidDel="00000000" w:rsidR="00000000" w:rsidRPr="00000000">
              <w:rPr>
                <w:rtl w:val="0"/>
              </w:rPr>
              <w:t xml:space="preserve">2</w:t>
            </w:r>
          </w:p>
        </w:tc>
        <w:tc>
          <w:tcPr/>
          <w:p w:rsidR="00000000" w:rsidDel="00000000" w:rsidP="00000000" w:rsidRDefault="00000000" w:rsidRPr="00000000" w14:paraId="000003D0">
            <w:pPr>
              <w:ind w:firstLine="0"/>
              <w:rPr/>
            </w:pPr>
            <w:r w:rsidDel="00000000" w:rsidR="00000000" w:rsidRPr="00000000">
              <w:rPr>
                <w:rtl w:val="0"/>
              </w:rPr>
              <w:t xml:space="preserve">JMenuBar</w:t>
            </w:r>
          </w:p>
        </w:tc>
        <w:tc>
          <w:tcPr/>
          <w:p w:rsidR="00000000" w:rsidDel="00000000" w:rsidP="00000000" w:rsidRDefault="00000000" w:rsidRPr="00000000" w14:paraId="000003D1">
            <w:pPr>
              <w:ind w:firstLine="0"/>
              <w:rPr/>
            </w:pPr>
            <w:r w:rsidDel="00000000" w:rsidR="00000000" w:rsidRPr="00000000">
              <w:rPr>
                <w:rtl w:val="0"/>
              </w:rPr>
              <w:t xml:space="preserve">name</w:t>
            </w:r>
          </w:p>
        </w:tc>
        <w:tc>
          <w:tcPr/>
          <w:p w:rsidR="00000000" w:rsidDel="00000000" w:rsidP="00000000" w:rsidRDefault="00000000" w:rsidRPr="00000000" w14:paraId="000003D2">
            <w:pPr>
              <w:ind w:firstLine="0"/>
              <w:rPr/>
            </w:pPr>
            <w:r w:rsidDel="00000000" w:rsidR="00000000" w:rsidRPr="00000000">
              <w:rPr>
                <w:rtl w:val="0"/>
              </w:rPr>
              <w:t xml:space="preserve">menuBar</w:t>
            </w:r>
          </w:p>
        </w:tc>
      </w:tr>
      <w:tr>
        <w:trPr>
          <w:cantSplit w:val="0"/>
          <w:tblHeader w:val="0"/>
        </w:trPr>
        <w:tc>
          <w:tcPr/>
          <w:p w:rsidR="00000000" w:rsidDel="00000000" w:rsidP="00000000" w:rsidRDefault="00000000" w:rsidRPr="00000000" w14:paraId="000003D3">
            <w:pPr>
              <w:ind w:firstLine="0"/>
              <w:rPr/>
            </w:pPr>
            <w:r w:rsidDel="00000000" w:rsidR="00000000" w:rsidRPr="00000000">
              <w:rPr>
                <w:rtl w:val="0"/>
              </w:rPr>
              <w:t xml:space="preserve">2.1</w:t>
            </w:r>
          </w:p>
        </w:tc>
        <w:tc>
          <w:tcPr/>
          <w:p w:rsidR="00000000" w:rsidDel="00000000" w:rsidP="00000000" w:rsidRDefault="00000000" w:rsidRPr="00000000" w14:paraId="000003D4">
            <w:pPr>
              <w:ind w:firstLine="0"/>
              <w:rPr/>
            </w:pPr>
            <w:r w:rsidDel="00000000" w:rsidR="00000000" w:rsidRPr="00000000">
              <w:rPr>
                <w:rtl w:val="0"/>
              </w:rPr>
              <w:t xml:space="preserve">JMenu</w:t>
            </w:r>
          </w:p>
        </w:tc>
        <w:tc>
          <w:tcPr/>
          <w:p w:rsidR="00000000" w:rsidDel="00000000" w:rsidP="00000000" w:rsidRDefault="00000000" w:rsidRPr="00000000" w14:paraId="000003D5">
            <w:pPr>
              <w:ind w:firstLine="0"/>
              <w:rPr/>
            </w:pPr>
            <w:r w:rsidDel="00000000" w:rsidR="00000000" w:rsidRPr="00000000">
              <w:rPr>
                <w:rtl w:val="0"/>
              </w:rPr>
              <w:t xml:space="preserve">name</w:t>
            </w:r>
          </w:p>
        </w:tc>
        <w:tc>
          <w:tcPr/>
          <w:p w:rsidR="00000000" w:rsidDel="00000000" w:rsidP="00000000" w:rsidRDefault="00000000" w:rsidRPr="00000000" w14:paraId="000003D6">
            <w:pPr>
              <w:ind w:firstLine="0"/>
              <w:rPr/>
            </w:pPr>
            <w:r w:rsidDel="00000000" w:rsidR="00000000" w:rsidRPr="00000000">
              <w:rPr>
                <w:rtl w:val="0"/>
              </w:rPr>
              <w:t xml:space="preserve">mnuHeThong</w:t>
            </w:r>
          </w:p>
        </w:tc>
      </w:tr>
      <w:tr>
        <w:trPr>
          <w:cantSplit w:val="0"/>
          <w:tblHeader w:val="0"/>
        </w:trPr>
        <w:tc>
          <w:tcPr/>
          <w:p w:rsidR="00000000" w:rsidDel="00000000" w:rsidP="00000000" w:rsidRDefault="00000000" w:rsidRPr="00000000" w14:paraId="000003D7">
            <w:pPr>
              <w:ind w:firstLine="0"/>
              <w:rPr/>
            </w:pPr>
            <w:r w:rsidDel="00000000" w:rsidR="00000000" w:rsidRPr="00000000">
              <w:rPr>
                <w:rtl w:val="0"/>
              </w:rPr>
            </w:r>
          </w:p>
        </w:tc>
        <w:tc>
          <w:tcPr/>
          <w:p w:rsidR="00000000" w:rsidDel="00000000" w:rsidP="00000000" w:rsidRDefault="00000000" w:rsidRPr="00000000" w14:paraId="000003D8">
            <w:pPr>
              <w:ind w:firstLine="0"/>
              <w:rPr/>
            </w:pPr>
            <w:r w:rsidDel="00000000" w:rsidR="00000000" w:rsidRPr="00000000">
              <w:rPr>
                <w:rtl w:val="0"/>
              </w:rPr>
            </w:r>
          </w:p>
        </w:tc>
        <w:tc>
          <w:tcPr/>
          <w:p w:rsidR="00000000" w:rsidDel="00000000" w:rsidP="00000000" w:rsidRDefault="00000000" w:rsidRPr="00000000" w14:paraId="000003D9">
            <w:pPr>
              <w:ind w:firstLine="0"/>
              <w:rPr/>
            </w:pPr>
            <w:r w:rsidDel="00000000" w:rsidR="00000000" w:rsidRPr="00000000">
              <w:rPr>
                <w:rtl w:val="0"/>
              </w:rPr>
              <w:t xml:space="preserve">text</w:t>
            </w:r>
          </w:p>
        </w:tc>
        <w:tc>
          <w:tcPr/>
          <w:p w:rsidR="00000000" w:rsidDel="00000000" w:rsidP="00000000" w:rsidRDefault="00000000" w:rsidRPr="00000000" w14:paraId="000003DA">
            <w:pPr>
              <w:ind w:firstLine="0"/>
              <w:rPr/>
            </w:pPr>
            <w:r w:rsidDel="00000000" w:rsidR="00000000" w:rsidRPr="00000000">
              <w:rPr>
                <w:rtl w:val="0"/>
              </w:rPr>
              <w:t xml:space="preserve">Hệ thống</w:t>
            </w:r>
          </w:p>
        </w:tc>
      </w:tr>
      <w:tr>
        <w:trPr>
          <w:cantSplit w:val="0"/>
          <w:tblHeader w:val="0"/>
        </w:trPr>
        <w:tc>
          <w:tcPr/>
          <w:p w:rsidR="00000000" w:rsidDel="00000000" w:rsidP="00000000" w:rsidRDefault="00000000" w:rsidRPr="00000000" w14:paraId="000003DB">
            <w:pPr>
              <w:ind w:firstLine="0"/>
              <w:rPr/>
            </w:pPr>
            <w:r w:rsidDel="00000000" w:rsidR="00000000" w:rsidRPr="00000000">
              <w:rPr>
                <w:rtl w:val="0"/>
              </w:rPr>
              <w:t xml:space="preserve">2.1.1</w:t>
            </w:r>
          </w:p>
        </w:tc>
        <w:tc>
          <w:tcPr/>
          <w:p w:rsidR="00000000" w:rsidDel="00000000" w:rsidP="00000000" w:rsidRDefault="00000000" w:rsidRPr="00000000" w14:paraId="000003DC">
            <w:pPr>
              <w:ind w:firstLine="0"/>
              <w:rPr/>
            </w:pPr>
            <w:r w:rsidDel="00000000" w:rsidR="00000000" w:rsidRPr="00000000">
              <w:rPr>
                <w:rtl w:val="0"/>
              </w:rPr>
              <w:t xml:space="preserve">JMenuItem</w:t>
            </w:r>
          </w:p>
        </w:tc>
        <w:tc>
          <w:tcPr/>
          <w:p w:rsidR="00000000" w:rsidDel="00000000" w:rsidP="00000000" w:rsidRDefault="00000000" w:rsidRPr="00000000" w14:paraId="000003DD">
            <w:pPr>
              <w:ind w:firstLine="0"/>
              <w:rPr/>
            </w:pPr>
            <w:r w:rsidDel="00000000" w:rsidR="00000000" w:rsidRPr="00000000">
              <w:rPr>
                <w:rtl w:val="0"/>
              </w:rPr>
              <w:t xml:space="preserve">name</w:t>
            </w:r>
          </w:p>
        </w:tc>
        <w:tc>
          <w:tcPr/>
          <w:p w:rsidR="00000000" w:rsidDel="00000000" w:rsidP="00000000" w:rsidRDefault="00000000" w:rsidRPr="00000000" w14:paraId="000003DE">
            <w:pPr>
              <w:ind w:firstLine="0"/>
              <w:rPr/>
            </w:pPr>
            <w:r w:rsidDel="00000000" w:rsidR="00000000" w:rsidRPr="00000000">
              <w:rPr>
                <w:rtl w:val="0"/>
              </w:rPr>
              <w:t xml:space="preserve">mniDangNhap</w:t>
            </w:r>
          </w:p>
        </w:tc>
      </w:tr>
      <w:tr>
        <w:trPr>
          <w:cantSplit w:val="0"/>
          <w:tblHeader w:val="0"/>
        </w:trPr>
        <w:tc>
          <w:tcPr/>
          <w:p w:rsidR="00000000" w:rsidDel="00000000" w:rsidP="00000000" w:rsidRDefault="00000000" w:rsidRPr="00000000" w14:paraId="000003DF">
            <w:pPr>
              <w:rPr/>
            </w:pPr>
            <w:r w:rsidDel="00000000" w:rsidR="00000000" w:rsidRPr="00000000">
              <w:rPr>
                <w:rtl w:val="0"/>
              </w:rPr>
            </w:r>
          </w:p>
        </w:tc>
        <w:tc>
          <w:tcPr/>
          <w:p w:rsidR="00000000" w:rsidDel="00000000" w:rsidP="00000000" w:rsidRDefault="00000000" w:rsidRPr="00000000" w14:paraId="000003E0">
            <w:pPr>
              <w:rPr/>
            </w:pPr>
            <w:r w:rsidDel="00000000" w:rsidR="00000000" w:rsidRPr="00000000">
              <w:rPr>
                <w:rtl w:val="0"/>
              </w:rPr>
            </w:r>
          </w:p>
        </w:tc>
        <w:tc>
          <w:tcPr/>
          <w:p w:rsidR="00000000" w:rsidDel="00000000" w:rsidP="00000000" w:rsidRDefault="00000000" w:rsidRPr="00000000" w14:paraId="000003E1">
            <w:pPr>
              <w:rPr/>
            </w:pPr>
            <w:r w:rsidDel="00000000" w:rsidR="00000000" w:rsidRPr="00000000">
              <w:rPr>
                <w:rtl w:val="0"/>
              </w:rPr>
              <w:t xml:space="preserve">text</w:t>
            </w:r>
          </w:p>
        </w:tc>
        <w:tc>
          <w:tcPr/>
          <w:p w:rsidR="00000000" w:rsidDel="00000000" w:rsidP="00000000" w:rsidRDefault="00000000" w:rsidRPr="00000000" w14:paraId="000003E2">
            <w:pPr>
              <w:rPr/>
            </w:pPr>
            <w:r w:rsidDel="00000000" w:rsidR="00000000" w:rsidRPr="00000000">
              <w:rPr>
                <w:rtl w:val="0"/>
              </w:rPr>
              <w:t xml:space="preserve">Đăng nhập</w:t>
            </w:r>
          </w:p>
        </w:tc>
      </w:tr>
      <w:tr>
        <w:trPr>
          <w:cantSplit w:val="0"/>
          <w:tblHeader w:val="0"/>
        </w:trPr>
        <w:tc>
          <w:tcPr/>
          <w:p w:rsidR="00000000" w:rsidDel="00000000" w:rsidP="00000000" w:rsidRDefault="00000000" w:rsidRPr="00000000" w14:paraId="000003E3">
            <w:pPr>
              <w:rPr/>
            </w:pPr>
            <w:r w:rsidDel="00000000" w:rsidR="00000000" w:rsidRPr="00000000">
              <w:rPr>
                <w:rtl w:val="0"/>
              </w:rPr>
            </w:r>
          </w:p>
        </w:tc>
        <w:tc>
          <w:tcPr/>
          <w:p w:rsidR="00000000" w:rsidDel="00000000" w:rsidP="00000000" w:rsidRDefault="00000000" w:rsidRPr="00000000" w14:paraId="000003E4">
            <w:pPr>
              <w:rPr/>
            </w:pPr>
            <w:r w:rsidDel="00000000" w:rsidR="00000000" w:rsidRPr="00000000">
              <w:rPr>
                <w:rtl w:val="0"/>
              </w:rPr>
            </w:r>
          </w:p>
        </w:tc>
        <w:tc>
          <w:tcPr/>
          <w:p w:rsidR="00000000" w:rsidDel="00000000" w:rsidP="00000000" w:rsidRDefault="00000000" w:rsidRPr="00000000" w14:paraId="000003E5">
            <w:pPr>
              <w:rPr/>
            </w:pPr>
            <w:r w:rsidDel="00000000" w:rsidR="00000000" w:rsidRPr="00000000">
              <w:rPr>
                <w:rtl w:val="0"/>
              </w:rPr>
              <w:t xml:space="preserve">icon</w:t>
            </w:r>
          </w:p>
        </w:tc>
        <w:tc>
          <w:tcPr/>
          <w:p w:rsidR="00000000" w:rsidDel="00000000" w:rsidP="00000000" w:rsidRDefault="00000000" w:rsidRPr="00000000" w14:paraId="000003E6">
            <w:pPr>
              <w:rPr/>
            </w:pPr>
            <w:r w:rsidDel="00000000" w:rsidR="00000000" w:rsidRPr="00000000">
              <w:rPr>
                <w:rtl w:val="0"/>
              </w:rPr>
              <w:t xml:space="preserve">key.png</w:t>
            </w:r>
          </w:p>
        </w:tc>
      </w:tr>
      <w:tr>
        <w:trPr>
          <w:cantSplit w:val="0"/>
          <w:tblHeader w:val="0"/>
        </w:trPr>
        <w:tc>
          <w:tcPr/>
          <w:p w:rsidR="00000000" w:rsidDel="00000000" w:rsidP="00000000" w:rsidRDefault="00000000" w:rsidRPr="00000000" w14:paraId="000003E7">
            <w:pPr>
              <w:ind w:firstLine="0"/>
              <w:rPr/>
            </w:pPr>
            <w:r w:rsidDel="00000000" w:rsidR="00000000" w:rsidRPr="00000000">
              <w:rPr>
                <w:rtl w:val="0"/>
              </w:rPr>
            </w:r>
          </w:p>
        </w:tc>
        <w:tc>
          <w:tcPr/>
          <w:p w:rsidR="00000000" w:rsidDel="00000000" w:rsidP="00000000" w:rsidRDefault="00000000" w:rsidRPr="00000000" w14:paraId="000003E8">
            <w:pPr>
              <w:ind w:firstLine="0"/>
              <w:rPr/>
            </w:pPr>
            <w:r w:rsidDel="00000000" w:rsidR="00000000" w:rsidRPr="00000000">
              <w:rPr>
                <w:rtl w:val="0"/>
              </w:rPr>
            </w:r>
          </w:p>
        </w:tc>
        <w:tc>
          <w:tcPr/>
          <w:p w:rsidR="00000000" w:rsidDel="00000000" w:rsidP="00000000" w:rsidRDefault="00000000" w:rsidRPr="00000000" w14:paraId="000003E9">
            <w:pPr>
              <w:ind w:firstLine="0"/>
              <w:rPr/>
            </w:pPr>
            <w:r w:rsidDel="00000000" w:rsidR="00000000" w:rsidRPr="00000000">
              <w:rPr>
                <w:rtl w:val="0"/>
              </w:rPr>
              <w:t xml:space="preserve">accelerator</w:t>
            </w:r>
          </w:p>
        </w:tc>
        <w:tc>
          <w:tcPr/>
          <w:p w:rsidR="00000000" w:rsidDel="00000000" w:rsidP="00000000" w:rsidRDefault="00000000" w:rsidRPr="00000000" w14:paraId="000003EA">
            <w:pPr>
              <w:ind w:firstLine="0"/>
              <w:rPr/>
            </w:pPr>
            <w:r w:rsidDel="00000000" w:rsidR="00000000" w:rsidRPr="00000000">
              <w:rPr>
                <w:rtl w:val="0"/>
              </w:rPr>
              <w:t xml:space="preserve">CTRL+L</w:t>
            </w:r>
          </w:p>
        </w:tc>
      </w:tr>
      <w:tr>
        <w:trPr>
          <w:cantSplit w:val="0"/>
          <w:tblHeader w:val="0"/>
        </w:trPr>
        <w:tc>
          <w:tcPr/>
          <w:p w:rsidR="00000000" w:rsidDel="00000000" w:rsidP="00000000" w:rsidRDefault="00000000" w:rsidRPr="00000000" w14:paraId="000003EB">
            <w:pPr>
              <w:ind w:firstLine="0"/>
              <w:rPr/>
            </w:pPr>
            <w:r w:rsidDel="00000000" w:rsidR="00000000" w:rsidRPr="00000000">
              <w:rPr>
                <w:rtl w:val="0"/>
              </w:rPr>
            </w:r>
          </w:p>
        </w:tc>
        <w:tc>
          <w:tcPr/>
          <w:p w:rsidR="00000000" w:rsidDel="00000000" w:rsidP="00000000" w:rsidRDefault="00000000" w:rsidRPr="00000000" w14:paraId="000003EC">
            <w:pPr>
              <w:ind w:firstLine="0"/>
              <w:rPr/>
            </w:pPr>
            <w:r w:rsidDel="00000000" w:rsidR="00000000" w:rsidRPr="00000000">
              <w:rPr>
                <w:rtl w:val="0"/>
              </w:rPr>
              <w:t xml:space="preserve">…</w:t>
            </w:r>
          </w:p>
        </w:tc>
        <w:tc>
          <w:tcPr/>
          <w:p w:rsidR="00000000" w:rsidDel="00000000" w:rsidP="00000000" w:rsidRDefault="00000000" w:rsidRPr="00000000" w14:paraId="000003ED">
            <w:pPr>
              <w:ind w:firstLine="0"/>
              <w:rPr/>
            </w:pPr>
            <w:r w:rsidDel="00000000" w:rsidR="00000000" w:rsidRPr="00000000">
              <w:rPr>
                <w:rtl w:val="0"/>
              </w:rPr>
            </w:r>
          </w:p>
        </w:tc>
        <w:tc>
          <w:tcPr/>
          <w:p w:rsidR="00000000" w:rsidDel="00000000" w:rsidP="00000000" w:rsidRDefault="00000000" w:rsidRPr="00000000" w14:paraId="000003EE">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3EF">
            <w:pPr>
              <w:ind w:firstLine="0"/>
              <w:rPr/>
            </w:pPr>
            <w:r w:rsidDel="00000000" w:rsidR="00000000" w:rsidRPr="00000000">
              <w:rPr>
                <w:rtl w:val="0"/>
              </w:rPr>
              <w:t xml:space="preserve">2.2</w:t>
            </w:r>
          </w:p>
        </w:tc>
        <w:tc>
          <w:tcPr/>
          <w:p w:rsidR="00000000" w:rsidDel="00000000" w:rsidP="00000000" w:rsidRDefault="00000000" w:rsidRPr="00000000" w14:paraId="000003F0">
            <w:pPr>
              <w:ind w:firstLine="0"/>
              <w:rPr/>
            </w:pPr>
            <w:r w:rsidDel="00000000" w:rsidR="00000000" w:rsidRPr="00000000">
              <w:rPr>
                <w:rtl w:val="0"/>
              </w:rPr>
              <w:t xml:space="preserve">JMenu</w:t>
            </w:r>
          </w:p>
        </w:tc>
        <w:tc>
          <w:tcPr/>
          <w:p w:rsidR="00000000" w:rsidDel="00000000" w:rsidP="00000000" w:rsidRDefault="00000000" w:rsidRPr="00000000" w14:paraId="000003F1">
            <w:pPr>
              <w:ind w:firstLine="0"/>
              <w:rPr/>
            </w:pPr>
            <w:r w:rsidDel="00000000" w:rsidR="00000000" w:rsidRPr="00000000">
              <w:rPr>
                <w:rtl w:val="0"/>
              </w:rPr>
              <w:t xml:space="preserve">name</w:t>
            </w:r>
          </w:p>
        </w:tc>
        <w:tc>
          <w:tcPr/>
          <w:p w:rsidR="00000000" w:rsidDel="00000000" w:rsidP="00000000" w:rsidRDefault="00000000" w:rsidRPr="00000000" w14:paraId="000003F2">
            <w:pPr>
              <w:ind w:firstLine="0"/>
              <w:rPr/>
            </w:pPr>
            <w:r w:rsidDel="00000000" w:rsidR="00000000" w:rsidRPr="00000000">
              <w:rPr>
                <w:rtl w:val="0"/>
              </w:rPr>
              <w:t xml:space="preserve">mnuQuanLy</w:t>
            </w:r>
          </w:p>
        </w:tc>
      </w:tr>
      <w:tr>
        <w:trPr>
          <w:cantSplit w:val="0"/>
          <w:tblHeader w:val="0"/>
        </w:trPr>
        <w:tc>
          <w:tcPr/>
          <w:p w:rsidR="00000000" w:rsidDel="00000000" w:rsidP="00000000" w:rsidRDefault="00000000" w:rsidRPr="00000000" w14:paraId="000003F3">
            <w:pPr>
              <w:ind w:firstLine="0"/>
              <w:rPr/>
            </w:pPr>
            <w:r w:rsidDel="00000000" w:rsidR="00000000" w:rsidRPr="00000000">
              <w:rPr>
                <w:rtl w:val="0"/>
              </w:rPr>
            </w:r>
          </w:p>
        </w:tc>
        <w:tc>
          <w:tcPr/>
          <w:p w:rsidR="00000000" w:rsidDel="00000000" w:rsidP="00000000" w:rsidRDefault="00000000" w:rsidRPr="00000000" w14:paraId="000003F4">
            <w:pPr>
              <w:ind w:firstLine="0"/>
              <w:rPr/>
            </w:pPr>
            <w:r w:rsidDel="00000000" w:rsidR="00000000" w:rsidRPr="00000000">
              <w:rPr>
                <w:rtl w:val="0"/>
              </w:rPr>
            </w:r>
          </w:p>
        </w:tc>
        <w:tc>
          <w:tcPr/>
          <w:p w:rsidR="00000000" w:rsidDel="00000000" w:rsidP="00000000" w:rsidRDefault="00000000" w:rsidRPr="00000000" w14:paraId="000003F5">
            <w:pPr>
              <w:ind w:firstLine="0"/>
              <w:rPr/>
            </w:pPr>
            <w:r w:rsidDel="00000000" w:rsidR="00000000" w:rsidRPr="00000000">
              <w:rPr>
                <w:rtl w:val="0"/>
              </w:rPr>
              <w:t xml:space="preserve">text</w:t>
            </w:r>
          </w:p>
        </w:tc>
        <w:tc>
          <w:tcPr/>
          <w:p w:rsidR="00000000" w:rsidDel="00000000" w:rsidP="00000000" w:rsidRDefault="00000000" w:rsidRPr="00000000" w14:paraId="000003F6">
            <w:pPr>
              <w:ind w:firstLine="0"/>
              <w:rPr/>
            </w:pPr>
            <w:r w:rsidDel="00000000" w:rsidR="00000000" w:rsidRPr="00000000">
              <w:rPr>
                <w:rtl w:val="0"/>
              </w:rPr>
              <w:t xml:space="preserve">Quản lý</w:t>
            </w:r>
          </w:p>
        </w:tc>
      </w:tr>
      <w:tr>
        <w:trPr>
          <w:cantSplit w:val="0"/>
          <w:tblHeader w:val="0"/>
        </w:trPr>
        <w:tc>
          <w:tcPr/>
          <w:p w:rsidR="00000000" w:rsidDel="00000000" w:rsidP="00000000" w:rsidRDefault="00000000" w:rsidRPr="00000000" w14:paraId="000003F7">
            <w:pPr>
              <w:ind w:firstLine="0"/>
              <w:rPr/>
            </w:pPr>
            <w:r w:rsidDel="00000000" w:rsidR="00000000" w:rsidRPr="00000000">
              <w:rPr>
                <w:rtl w:val="0"/>
              </w:rPr>
              <w:t xml:space="preserve">2.2.1</w:t>
            </w:r>
          </w:p>
        </w:tc>
        <w:tc>
          <w:tcPr/>
          <w:p w:rsidR="00000000" w:rsidDel="00000000" w:rsidP="00000000" w:rsidRDefault="00000000" w:rsidRPr="00000000" w14:paraId="000003F8">
            <w:pPr>
              <w:ind w:firstLine="0"/>
              <w:rPr/>
            </w:pPr>
            <w:r w:rsidDel="00000000" w:rsidR="00000000" w:rsidRPr="00000000">
              <w:rPr>
                <w:rtl w:val="0"/>
              </w:rPr>
              <w:t xml:space="preserve">JMenuItem</w:t>
            </w:r>
          </w:p>
        </w:tc>
        <w:tc>
          <w:tcPr/>
          <w:p w:rsidR="00000000" w:rsidDel="00000000" w:rsidP="00000000" w:rsidRDefault="00000000" w:rsidRPr="00000000" w14:paraId="000003F9">
            <w:pPr>
              <w:ind w:firstLine="0"/>
              <w:rPr/>
            </w:pPr>
            <w:r w:rsidDel="00000000" w:rsidR="00000000" w:rsidRPr="00000000">
              <w:rPr>
                <w:rtl w:val="0"/>
              </w:rPr>
              <w:t xml:space="preserve">name</w:t>
            </w:r>
          </w:p>
        </w:tc>
        <w:tc>
          <w:tcPr/>
          <w:p w:rsidR="00000000" w:rsidDel="00000000" w:rsidP="00000000" w:rsidRDefault="00000000" w:rsidRPr="00000000" w14:paraId="000003FA">
            <w:pPr>
              <w:ind w:firstLine="0"/>
              <w:rPr/>
            </w:pPr>
            <w:r w:rsidDel="00000000" w:rsidR="00000000" w:rsidRPr="00000000">
              <w:rPr>
                <w:rtl w:val="0"/>
              </w:rPr>
              <w:t xml:space="preserve">mniChuyenDe</w:t>
            </w:r>
          </w:p>
        </w:tc>
      </w:tr>
      <w:tr>
        <w:trPr>
          <w:cantSplit w:val="0"/>
          <w:tblHeader w:val="0"/>
        </w:trPr>
        <w:tc>
          <w:tcPr/>
          <w:p w:rsidR="00000000" w:rsidDel="00000000" w:rsidP="00000000" w:rsidRDefault="00000000" w:rsidRPr="00000000" w14:paraId="000003FB">
            <w:pPr>
              <w:ind w:firstLine="0"/>
              <w:rPr/>
            </w:pPr>
            <w:r w:rsidDel="00000000" w:rsidR="00000000" w:rsidRPr="00000000">
              <w:rPr>
                <w:rtl w:val="0"/>
              </w:rPr>
            </w:r>
          </w:p>
        </w:tc>
        <w:tc>
          <w:tcPr/>
          <w:p w:rsidR="00000000" w:rsidDel="00000000" w:rsidP="00000000" w:rsidRDefault="00000000" w:rsidRPr="00000000" w14:paraId="000003FC">
            <w:pPr>
              <w:ind w:firstLine="0"/>
              <w:rPr/>
            </w:pPr>
            <w:r w:rsidDel="00000000" w:rsidR="00000000" w:rsidRPr="00000000">
              <w:rPr>
                <w:rtl w:val="0"/>
              </w:rPr>
            </w:r>
          </w:p>
        </w:tc>
        <w:tc>
          <w:tcPr/>
          <w:p w:rsidR="00000000" w:rsidDel="00000000" w:rsidP="00000000" w:rsidRDefault="00000000" w:rsidRPr="00000000" w14:paraId="000003FD">
            <w:pPr>
              <w:ind w:firstLine="0"/>
              <w:rPr/>
            </w:pPr>
            <w:r w:rsidDel="00000000" w:rsidR="00000000" w:rsidRPr="00000000">
              <w:rPr>
                <w:rtl w:val="0"/>
              </w:rPr>
              <w:t xml:space="preserve">text</w:t>
            </w:r>
          </w:p>
        </w:tc>
        <w:tc>
          <w:tcPr/>
          <w:p w:rsidR="00000000" w:rsidDel="00000000" w:rsidP="00000000" w:rsidRDefault="00000000" w:rsidRPr="00000000" w14:paraId="000003FE">
            <w:pPr>
              <w:ind w:firstLine="0"/>
              <w:rPr/>
            </w:pPr>
            <w:r w:rsidDel="00000000" w:rsidR="00000000" w:rsidRPr="00000000">
              <w:rPr>
                <w:rtl w:val="0"/>
              </w:rPr>
              <w:t xml:space="preserve">Chuyên đề</w:t>
            </w:r>
          </w:p>
        </w:tc>
      </w:tr>
      <w:tr>
        <w:trPr>
          <w:cantSplit w:val="0"/>
          <w:tblHeader w:val="0"/>
        </w:trPr>
        <w:tc>
          <w:tcPr/>
          <w:p w:rsidR="00000000" w:rsidDel="00000000" w:rsidP="00000000" w:rsidRDefault="00000000" w:rsidRPr="00000000" w14:paraId="000003FF">
            <w:pPr>
              <w:ind w:firstLine="0"/>
              <w:rPr/>
            </w:pPr>
            <w:r w:rsidDel="00000000" w:rsidR="00000000" w:rsidRPr="00000000">
              <w:rPr>
                <w:rtl w:val="0"/>
              </w:rPr>
            </w:r>
          </w:p>
        </w:tc>
        <w:tc>
          <w:tcPr/>
          <w:p w:rsidR="00000000" w:rsidDel="00000000" w:rsidP="00000000" w:rsidRDefault="00000000" w:rsidRPr="00000000" w14:paraId="00000400">
            <w:pPr>
              <w:ind w:firstLine="0"/>
              <w:rPr/>
            </w:pPr>
            <w:r w:rsidDel="00000000" w:rsidR="00000000" w:rsidRPr="00000000">
              <w:rPr>
                <w:rtl w:val="0"/>
              </w:rPr>
            </w:r>
          </w:p>
        </w:tc>
        <w:tc>
          <w:tcPr/>
          <w:p w:rsidR="00000000" w:rsidDel="00000000" w:rsidP="00000000" w:rsidRDefault="00000000" w:rsidRPr="00000000" w14:paraId="00000401">
            <w:pPr>
              <w:ind w:firstLine="0"/>
              <w:rPr/>
            </w:pPr>
            <w:r w:rsidDel="00000000" w:rsidR="00000000" w:rsidRPr="00000000">
              <w:rPr>
                <w:rtl w:val="0"/>
              </w:rPr>
              <w:t xml:space="preserve">icon</w:t>
            </w:r>
          </w:p>
        </w:tc>
        <w:tc>
          <w:tcPr/>
          <w:p w:rsidR="00000000" w:rsidDel="00000000" w:rsidP="00000000" w:rsidRDefault="00000000" w:rsidRPr="00000000" w14:paraId="00000402">
            <w:pPr>
              <w:ind w:firstLine="0"/>
              <w:rPr/>
            </w:pPr>
            <w:r w:rsidDel="00000000" w:rsidR="00000000" w:rsidRPr="00000000">
              <w:rPr>
                <w:rtl w:val="0"/>
              </w:rPr>
              <w:t xml:space="preserve">chuyen-de.png</w:t>
            </w:r>
          </w:p>
        </w:tc>
      </w:tr>
      <w:tr>
        <w:trPr>
          <w:cantSplit w:val="0"/>
          <w:tblHeader w:val="0"/>
        </w:trPr>
        <w:tc>
          <w:tcPr/>
          <w:p w:rsidR="00000000" w:rsidDel="00000000" w:rsidP="00000000" w:rsidRDefault="00000000" w:rsidRPr="00000000" w14:paraId="00000403">
            <w:pPr>
              <w:ind w:firstLine="0"/>
              <w:rPr/>
            </w:pPr>
            <w:r w:rsidDel="00000000" w:rsidR="00000000" w:rsidRPr="00000000">
              <w:rPr>
                <w:rtl w:val="0"/>
              </w:rPr>
            </w:r>
          </w:p>
        </w:tc>
        <w:tc>
          <w:tcPr/>
          <w:p w:rsidR="00000000" w:rsidDel="00000000" w:rsidP="00000000" w:rsidRDefault="00000000" w:rsidRPr="00000000" w14:paraId="00000404">
            <w:pPr>
              <w:ind w:firstLine="0"/>
              <w:rPr/>
            </w:pPr>
            <w:r w:rsidDel="00000000" w:rsidR="00000000" w:rsidRPr="00000000">
              <w:rPr>
                <w:rtl w:val="0"/>
              </w:rPr>
            </w:r>
          </w:p>
        </w:tc>
        <w:tc>
          <w:tcPr/>
          <w:p w:rsidR="00000000" w:rsidDel="00000000" w:rsidP="00000000" w:rsidRDefault="00000000" w:rsidRPr="00000000" w14:paraId="00000405">
            <w:pPr>
              <w:ind w:firstLine="0"/>
              <w:rPr/>
            </w:pPr>
            <w:r w:rsidDel="00000000" w:rsidR="00000000" w:rsidRPr="00000000">
              <w:rPr>
                <w:rtl w:val="0"/>
              </w:rPr>
              <w:t xml:space="preserve">accelerator</w:t>
            </w:r>
          </w:p>
        </w:tc>
        <w:tc>
          <w:tcPr/>
          <w:p w:rsidR="00000000" w:rsidDel="00000000" w:rsidP="00000000" w:rsidRDefault="00000000" w:rsidRPr="00000000" w14:paraId="00000406">
            <w:pPr>
              <w:ind w:firstLine="0"/>
              <w:rPr/>
            </w:pPr>
            <w:r w:rsidDel="00000000" w:rsidR="00000000" w:rsidRPr="00000000">
              <w:rPr>
                <w:rtl w:val="0"/>
              </w:rPr>
              <w:t xml:space="preserve">CTRL+F1</w:t>
            </w:r>
          </w:p>
        </w:tc>
      </w:tr>
      <w:tr>
        <w:trPr>
          <w:cantSplit w:val="0"/>
          <w:tblHeader w:val="0"/>
        </w:trPr>
        <w:tc>
          <w:tcPr/>
          <w:p w:rsidR="00000000" w:rsidDel="00000000" w:rsidP="00000000" w:rsidRDefault="00000000" w:rsidRPr="00000000" w14:paraId="00000407">
            <w:pPr>
              <w:ind w:firstLine="0"/>
              <w:rPr/>
            </w:pPr>
            <w:r w:rsidDel="00000000" w:rsidR="00000000" w:rsidRPr="00000000">
              <w:rPr>
                <w:rtl w:val="0"/>
              </w:rPr>
            </w:r>
          </w:p>
        </w:tc>
        <w:tc>
          <w:tcPr/>
          <w:p w:rsidR="00000000" w:rsidDel="00000000" w:rsidP="00000000" w:rsidRDefault="00000000" w:rsidRPr="00000000" w14:paraId="00000408">
            <w:pPr>
              <w:ind w:firstLine="0"/>
              <w:rPr/>
            </w:pPr>
            <w:r w:rsidDel="00000000" w:rsidR="00000000" w:rsidRPr="00000000">
              <w:rPr>
                <w:rtl w:val="0"/>
              </w:rPr>
              <w:t xml:space="preserve">…</w:t>
            </w:r>
          </w:p>
        </w:tc>
        <w:tc>
          <w:tcPr/>
          <w:p w:rsidR="00000000" w:rsidDel="00000000" w:rsidP="00000000" w:rsidRDefault="00000000" w:rsidRPr="00000000" w14:paraId="00000409">
            <w:pPr>
              <w:ind w:firstLine="0"/>
              <w:rPr/>
            </w:pPr>
            <w:r w:rsidDel="00000000" w:rsidR="00000000" w:rsidRPr="00000000">
              <w:rPr>
                <w:rtl w:val="0"/>
              </w:rPr>
            </w:r>
          </w:p>
        </w:tc>
        <w:tc>
          <w:tcPr/>
          <w:p w:rsidR="00000000" w:rsidDel="00000000" w:rsidP="00000000" w:rsidRDefault="00000000" w:rsidRPr="00000000" w14:paraId="0000040A">
            <w:pPr>
              <w:ind w:firstLine="0"/>
              <w:rPr/>
            </w:pPr>
            <w:r w:rsidDel="00000000" w:rsidR="00000000" w:rsidRPr="00000000">
              <w:rPr>
                <w:rtl w:val="0"/>
              </w:rPr>
            </w:r>
          </w:p>
        </w:tc>
      </w:tr>
    </w:tbl>
    <w:p w:rsidR="00000000" w:rsidDel="00000000" w:rsidP="00000000" w:rsidRDefault="00000000" w:rsidRPr="00000000" w14:paraId="0000040B">
      <w:pPr>
        <w:pStyle w:val="Heading3"/>
        <w:ind w:left="720" w:firstLine="0"/>
        <w:rPr/>
      </w:pPr>
      <w:bookmarkStart w:colFirst="0" w:colLast="0" w:name="_3o7alnk" w:id="41"/>
      <w:bookmarkEnd w:id="41"/>
      <w:r w:rsidDel="00000000" w:rsidR="00000000" w:rsidRPr="00000000">
        <w:rPr>
          <w:rtl w:val="0"/>
        </w:rPr>
        <w:t xml:space="preserve">4.1.2.Các cửa sổ quản lý</w:t>
      </w:r>
    </w:p>
    <w:p w:rsidR="00000000" w:rsidDel="00000000" w:rsidP="00000000" w:rsidRDefault="00000000" w:rsidRPr="00000000" w14:paraId="0000040C">
      <w:pPr>
        <w:pStyle w:val="Heading4"/>
        <w:ind w:left="0" w:firstLine="0"/>
        <w:rPr/>
      </w:pPr>
      <w:r w:rsidDel="00000000" w:rsidR="00000000" w:rsidRPr="00000000">
        <w:rPr>
          <w:rtl w:val="0"/>
        </w:rPr>
        <w:t xml:space="preserve">4.1.2.1.</w:t>
      </w:r>
      <w:r w:rsidDel="00000000" w:rsidR="00000000" w:rsidRPr="00000000">
        <w:rPr>
          <w:rtl w:val="0"/>
        </w:rPr>
        <w:t xml:space="preserve">Cửa sổ quản lý nhân viên (NhanVienJDialog) </w:t>
      </w:r>
    </w:p>
    <w:p w:rsidR="00000000" w:rsidDel="00000000" w:rsidP="00000000" w:rsidRDefault="00000000" w:rsidRPr="00000000" w14:paraId="0000040D">
      <w:pPr>
        <w:rPr/>
      </w:pPr>
      <w:r w:rsidDel="00000000" w:rsidR="00000000" w:rsidRPr="00000000">
        <w:rPr>
          <w:rtl w:val="0"/>
        </w:rPr>
        <w:t xml:space="preserve">Giao diện</w:t>
      </w:r>
    </w:p>
    <w:p w:rsidR="00000000" w:rsidDel="00000000" w:rsidP="00000000" w:rsidRDefault="00000000" w:rsidRPr="00000000" w14:paraId="0000040E">
      <w:pPr>
        <w:rPr>
          <w:b w:val="1"/>
          <w:smallCaps w:val="1"/>
        </w:rPr>
      </w:pPr>
      <w:r w:rsidDel="00000000" w:rsidR="00000000" w:rsidRPr="00000000">
        <w:rPr>
          <w:b w:val="1"/>
          <w:smallCaps w:val="1"/>
        </w:rPr>
        <w:drawing>
          <wp:inline distB="114300" distT="114300" distL="114300" distR="114300">
            <wp:extent cx="5943600" cy="3543300"/>
            <wp:effectExtent b="0" l="0" r="0" t="0"/>
            <wp:docPr id="40"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b w:val="1"/>
          <w:smallCaps w:val="1"/>
        </w:rPr>
      </w:pPr>
      <w:r w:rsidDel="00000000" w:rsidR="00000000" w:rsidRPr="00000000">
        <w:rPr>
          <w:b w:val="1"/>
          <w:smallCaps w:val="1"/>
        </w:rPr>
        <w:drawing>
          <wp:inline distB="114300" distT="114300" distL="114300" distR="114300">
            <wp:extent cx="5943600" cy="3517900"/>
            <wp:effectExtent b="0" l="0" r="0" t="0"/>
            <wp:docPr id="46"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Đặt tên các điều khiển</w:t>
      </w:r>
    </w:p>
    <w:tbl>
      <w:tblPr>
        <w:tblStyle w:val="Table20"/>
        <w:tblW w:w="93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3120"/>
        <w:gridCol w:w="3660"/>
        <w:tblGridChange w:id="0">
          <w:tblGrid>
            <w:gridCol w:w="776"/>
            <w:gridCol w:w="1790"/>
            <w:gridCol w:w="3120"/>
            <w:gridCol w:w="3660"/>
          </w:tblGrid>
        </w:tblGridChange>
      </w:tblGrid>
      <w:tr>
        <w:trPr>
          <w:cantSplit w:val="0"/>
          <w:trHeight w:val="315" w:hRule="atLeast"/>
          <w:tblHeader w:val="0"/>
        </w:trPr>
        <w:tc>
          <w:tcPr>
            <w:shd w:fill="f2f2f2" w:val="clear"/>
          </w:tcPr>
          <w:p w:rsidR="00000000" w:rsidDel="00000000" w:rsidP="00000000" w:rsidRDefault="00000000" w:rsidRPr="00000000" w14:paraId="00000411">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412">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413">
            <w:pPr>
              <w:ind w:firstLine="0"/>
              <w:rPr/>
            </w:pPr>
            <w:r w:rsidDel="00000000" w:rsidR="00000000" w:rsidRPr="00000000">
              <w:rPr>
                <w:rtl w:val="0"/>
              </w:rPr>
              <w:t xml:space="preserve">Tên</w:t>
            </w:r>
          </w:p>
        </w:tc>
        <w:tc>
          <w:tcPr>
            <w:shd w:fill="f2f2f2" w:val="clear"/>
          </w:tcPr>
          <w:p w:rsidR="00000000" w:rsidDel="00000000" w:rsidP="00000000" w:rsidRDefault="00000000" w:rsidRPr="00000000" w14:paraId="00000414">
            <w:pPr>
              <w:ind w:firstLine="0"/>
              <w:rPr/>
            </w:pPr>
            <w:r w:rsidDel="00000000" w:rsidR="00000000" w:rsidRPr="00000000">
              <w:rPr>
                <w:rtl w:val="0"/>
              </w:rPr>
              <w:t xml:space="preserve">Giá trị</w:t>
            </w:r>
          </w:p>
        </w:tc>
      </w:tr>
      <w:tr>
        <w:trPr>
          <w:cantSplit w:val="0"/>
          <w:trHeight w:val="300" w:hRule="atLeast"/>
          <w:tblHeader w:val="0"/>
        </w:trPr>
        <w:tc>
          <w:tcPr/>
          <w:p w:rsidR="00000000" w:rsidDel="00000000" w:rsidP="00000000" w:rsidRDefault="00000000" w:rsidRPr="00000000" w14:paraId="00000415">
            <w:pPr>
              <w:ind w:firstLine="0"/>
              <w:rPr/>
            </w:pPr>
            <w:r w:rsidDel="00000000" w:rsidR="00000000" w:rsidRPr="00000000">
              <w:rPr>
                <w:rtl w:val="0"/>
              </w:rPr>
              <w:t xml:space="preserve">1</w:t>
            </w:r>
          </w:p>
        </w:tc>
        <w:tc>
          <w:tcPr/>
          <w:p w:rsidR="00000000" w:rsidDel="00000000" w:rsidP="00000000" w:rsidRDefault="00000000" w:rsidRPr="00000000" w14:paraId="00000416">
            <w:pPr>
              <w:ind w:firstLine="0"/>
              <w:rPr/>
            </w:pPr>
            <w:r w:rsidDel="00000000" w:rsidR="00000000" w:rsidRPr="00000000">
              <w:rPr>
                <w:rtl w:val="0"/>
              </w:rPr>
              <w:t xml:space="preserve">JFrame</w:t>
            </w:r>
          </w:p>
        </w:tc>
        <w:tc>
          <w:tcPr/>
          <w:p w:rsidR="00000000" w:rsidDel="00000000" w:rsidP="00000000" w:rsidRDefault="00000000" w:rsidRPr="00000000" w14:paraId="00000417">
            <w:pPr>
              <w:ind w:firstLine="0"/>
              <w:rPr/>
            </w:pPr>
            <w:r w:rsidDel="00000000" w:rsidR="00000000" w:rsidRPr="00000000">
              <w:rPr>
                <w:rtl w:val="0"/>
              </w:rPr>
              <w:t xml:space="preserve">QuanLyNhanVien</w:t>
            </w:r>
          </w:p>
        </w:tc>
        <w:tc>
          <w:tcPr/>
          <w:p w:rsidR="00000000" w:rsidDel="00000000" w:rsidP="00000000" w:rsidRDefault="00000000" w:rsidRPr="00000000" w14:paraId="00000418">
            <w:pPr>
              <w:ind w:firstLine="0"/>
              <w:rPr/>
            </w:pPr>
            <w:r w:rsidDel="00000000" w:rsidR="00000000" w:rsidRPr="00000000">
              <w:rPr>
                <w:rtl w:val="0"/>
              </w:rPr>
              <w:t xml:space="preserve">JFrameQLNV</w:t>
            </w:r>
          </w:p>
        </w:tc>
      </w:tr>
      <w:tr>
        <w:trPr>
          <w:cantSplit w:val="0"/>
          <w:trHeight w:val="165" w:hRule="atLeast"/>
          <w:tblHeader w:val="0"/>
        </w:trPr>
        <w:tc>
          <w:tcPr/>
          <w:p w:rsidR="00000000" w:rsidDel="00000000" w:rsidP="00000000" w:rsidRDefault="00000000" w:rsidRPr="00000000" w14:paraId="00000419">
            <w:pPr>
              <w:ind w:firstLine="0"/>
              <w:rPr/>
            </w:pPr>
            <w:r w:rsidDel="00000000" w:rsidR="00000000" w:rsidRPr="00000000">
              <w:rPr>
                <w:rtl w:val="0"/>
              </w:rPr>
            </w:r>
          </w:p>
        </w:tc>
        <w:tc>
          <w:tcPr/>
          <w:p w:rsidR="00000000" w:rsidDel="00000000" w:rsidP="00000000" w:rsidRDefault="00000000" w:rsidRPr="00000000" w14:paraId="0000041A">
            <w:pPr>
              <w:ind w:firstLine="0"/>
              <w:rPr/>
            </w:pPr>
            <w:r w:rsidDel="00000000" w:rsidR="00000000" w:rsidRPr="00000000">
              <w:rPr>
                <w:rtl w:val="0"/>
              </w:rPr>
            </w:r>
          </w:p>
        </w:tc>
        <w:tc>
          <w:tcPr/>
          <w:p w:rsidR="00000000" w:rsidDel="00000000" w:rsidP="00000000" w:rsidRDefault="00000000" w:rsidRPr="00000000" w14:paraId="0000041B">
            <w:pPr>
              <w:ind w:firstLine="0"/>
              <w:rPr/>
            </w:pPr>
            <w:r w:rsidDel="00000000" w:rsidR="00000000" w:rsidRPr="00000000">
              <w:rPr>
                <w:rtl w:val="0"/>
              </w:rPr>
              <w:t xml:space="preserve">Title</w:t>
            </w:r>
          </w:p>
        </w:tc>
        <w:tc>
          <w:tcPr/>
          <w:p w:rsidR="00000000" w:rsidDel="00000000" w:rsidP="00000000" w:rsidRDefault="00000000" w:rsidRPr="00000000" w14:paraId="0000041C">
            <w:pPr>
              <w:ind w:firstLine="0"/>
              <w:rPr/>
            </w:pPr>
            <w:r w:rsidDel="00000000" w:rsidR="00000000" w:rsidRPr="00000000">
              <w:rPr>
                <w:rtl w:val="0"/>
              </w:rPr>
              <w:t xml:space="preserve">Quản Lý Nhân Viên</w:t>
            </w:r>
          </w:p>
        </w:tc>
      </w:tr>
      <w:tr>
        <w:trPr>
          <w:cantSplit w:val="0"/>
          <w:trHeight w:val="165" w:hRule="atLeast"/>
          <w:tblHeader w:val="0"/>
        </w:trPr>
        <w:tc>
          <w:tcPr/>
          <w:p w:rsidR="00000000" w:rsidDel="00000000" w:rsidP="00000000" w:rsidRDefault="00000000" w:rsidRPr="00000000" w14:paraId="0000041D">
            <w:pPr>
              <w:ind w:firstLine="0"/>
              <w:rPr/>
            </w:pPr>
            <w:r w:rsidDel="00000000" w:rsidR="00000000" w:rsidRPr="00000000">
              <w:rPr>
                <w:rtl w:val="0"/>
              </w:rPr>
              <w:t xml:space="preserve">2</w:t>
            </w:r>
          </w:p>
        </w:tc>
        <w:tc>
          <w:tcPr/>
          <w:p w:rsidR="00000000" w:rsidDel="00000000" w:rsidP="00000000" w:rsidRDefault="00000000" w:rsidRPr="00000000" w14:paraId="0000041E">
            <w:pPr>
              <w:ind w:firstLine="0"/>
              <w:rPr/>
            </w:pPr>
            <w:r w:rsidDel="00000000" w:rsidR="00000000" w:rsidRPr="00000000">
              <w:rPr>
                <w:rtl w:val="0"/>
              </w:rPr>
              <w:t xml:space="preserve">Lable</w:t>
            </w:r>
          </w:p>
        </w:tc>
        <w:tc>
          <w:tcPr/>
          <w:p w:rsidR="00000000" w:rsidDel="00000000" w:rsidP="00000000" w:rsidRDefault="00000000" w:rsidRPr="00000000" w14:paraId="0000041F">
            <w:pPr>
              <w:ind w:firstLine="0"/>
              <w:rPr/>
            </w:pPr>
            <w:r w:rsidDel="00000000" w:rsidR="00000000" w:rsidRPr="00000000">
              <w:rPr>
                <w:rtl w:val="0"/>
              </w:rPr>
              <w:t xml:space="preserve">Quản Lý Nhân Viên</w:t>
            </w:r>
          </w:p>
        </w:tc>
        <w:tc>
          <w:tcPr/>
          <w:p w:rsidR="00000000" w:rsidDel="00000000" w:rsidP="00000000" w:rsidRDefault="00000000" w:rsidRPr="00000000" w14:paraId="00000420">
            <w:pPr>
              <w:ind w:firstLine="0"/>
              <w:rPr/>
            </w:pPr>
            <w:r w:rsidDel="00000000" w:rsidR="00000000" w:rsidRPr="00000000">
              <w:rPr>
                <w:rtl w:val="0"/>
              </w:rPr>
              <w:t xml:space="preserve">lblQLNV</w:t>
            </w:r>
          </w:p>
        </w:tc>
      </w:tr>
      <w:tr>
        <w:trPr>
          <w:cantSplit w:val="0"/>
          <w:tblHeader w:val="0"/>
        </w:trPr>
        <w:tc>
          <w:tcPr/>
          <w:p w:rsidR="00000000" w:rsidDel="00000000" w:rsidP="00000000" w:rsidRDefault="00000000" w:rsidRPr="00000000" w14:paraId="00000421">
            <w:pPr>
              <w:ind w:firstLine="0"/>
              <w:rPr/>
            </w:pPr>
            <w:r w:rsidDel="00000000" w:rsidR="00000000" w:rsidRPr="00000000">
              <w:rPr>
                <w:rtl w:val="0"/>
              </w:rPr>
              <w:t xml:space="preserve">3</w:t>
            </w:r>
          </w:p>
        </w:tc>
        <w:tc>
          <w:tcPr/>
          <w:p w:rsidR="00000000" w:rsidDel="00000000" w:rsidP="00000000" w:rsidRDefault="00000000" w:rsidRPr="00000000" w14:paraId="00000422">
            <w:pPr>
              <w:ind w:firstLine="0"/>
              <w:rPr/>
            </w:pPr>
            <w:r w:rsidDel="00000000" w:rsidR="00000000" w:rsidRPr="00000000">
              <w:rPr>
                <w:rtl w:val="0"/>
              </w:rPr>
              <w:t xml:space="preserve">Tab Bar</w:t>
            </w:r>
          </w:p>
        </w:tc>
        <w:tc>
          <w:tcPr/>
          <w:p w:rsidR="00000000" w:rsidDel="00000000" w:rsidP="00000000" w:rsidRDefault="00000000" w:rsidRPr="00000000" w14:paraId="00000423">
            <w:pPr>
              <w:ind w:firstLine="0"/>
              <w:rPr/>
            </w:pPr>
            <w:r w:rsidDel="00000000" w:rsidR="00000000" w:rsidRPr="00000000">
              <w:rPr>
                <w:rtl w:val="0"/>
              </w:rPr>
              <w:t xml:space="preserve">Tab Cập Nhật Và Danh Sách </w:t>
            </w:r>
          </w:p>
        </w:tc>
        <w:tc>
          <w:tcPr/>
          <w:p w:rsidR="00000000" w:rsidDel="00000000" w:rsidP="00000000" w:rsidRDefault="00000000" w:rsidRPr="00000000" w14:paraId="00000424">
            <w:pPr>
              <w:ind w:firstLine="0"/>
              <w:rPr/>
            </w:pPr>
            <w:r w:rsidDel="00000000" w:rsidR="00000000" w:rsidRPr="00000000">
              <w:rPr>
                <w:rtl w:val="0"/>
              </w:rPr>
              <w:t xml:space="preserve">tbrCapNhat_DanhSach</w:t>
            </w:r>
          </w:p>
        </w:tc>
      </w:tr>
      <w:tr>
        <w:trPr>
          <w:cantSplit w:val="0"/>
          <w:tblHeader w:val="0"/>
        </w:trPr>
        <w:tc>
          <w:tcPr/>
          <w:p w:rsidR="00000000" w:rsidDel="00000000" w:rsidP="00000000" w:rsidRDefault="00000000" w:rsidRPr="00000000" w14:paraId="00000425">
            <w:pPr>
              <w:ind w:firstLine="0"/>
              <w:rPr/>
            </w:pPr>
            <w:r w:rsidDel="00000000" w:rsidR="00000000" w:rsidRPr="00000000">
              <w:rPr>
                <w:rtl w:val="0"/>
              </w:rPr>
              <w:t xml:space="preserve">4</w:t>
            </w:r>
          </w:p>
        </w:tc>
        <w:tc>
          <w:tcPr/>
          <w:p w:rsidR="00000000" w:rsidDel="00000000" w:rsidP="00000000" w:rsidRDefault="00000000" w:rsidRPr="00000000" w14:paraId="00000426">
            <w:pPr>
              <w:ind w:firstLine="0"/>
              <w:rPr/>
            </w:pPr>
            <w:r w:rsidDel="00000000" w:rsidR="00000000" w:rsidRPr="00000000">
              <w:rPr>
                <w:rtl w:val="0"/>
              </w:rPr>
              <w:t xml:space="preserve">TextField</w:t>
            </w:r>
          </w:p>
        </w:tc>
        <w:tc>
          <w:tcPr/>
          <w:p w:rsidR="00000000" w:rsidDel="00000000" w:rsidP="00000000" w:rsidRDefault="00000000" w:rsidRPr="00000000" w14:paraId="00000427">
            <w:pPr>
              <w:ind w:firstLine="0"/>
              <w:rPr/>
            </w:pPr>
            <w:r w:rsidDel="00000000" w:rsidR="00000000" w:rsidRPr="00000000">
              <w:rPr>
                <w:rtl w:val="0"/>
              </w:rPr>
              <w:t xml:space="preserve">Mã Nhân Viên</w:t>
            </w:r>
          </w:p>
        </w:tc>
        <w:tc>
          <w:tcPr/>
          <w:p w:rsidR="00000000" w:rsidDel="00000000" w:rsidP="00000000" w:rsidRDefault="00000000" w:rsidRPr="00000000" w14:paraId="00000428">
            <w:pPr>
              <w:ind w:firstLine="0"/>
              <w:rPr/>
            </w:pPr>
            <w:r w:rsidDel="00000000" w:rsidR="00000000" w:rsidRPr="00000000">
              <w:rPr>
                <w:rtl w:val="0"/>
              </w:rPr>
              <w:t xml:space="preserve">txtMaNV</w:t>
            </w:r>
          </w:p>
        </w:tc>
      </w:tr>
      <w:tr>
        <w:trPr>
          <w:cantSplit w:val="0"/>
          <w:tblHeader w:val="0"/>
        </w:trPr>
        <w:tc>
          <w:tcPr/>
          <w:p w:rsidR="00000000" w:rsidDel="00000000" w:rsidP="00000000" w:rsidRDefault="00000000" w:rsidRPr="00000000" w14:paraId="00000429">
            <w:pPr>
              <w:ind w:firstLine="0"/>
              <w:rPr/>
            </w:pPr>
            <w:r w:rsidDel="00000000" w:rsidR="00000000" w:rsidRPr="00000000">
              <w:rPr>
                <w:rtl w:val="0"/>
              </w:rPr>
            </w:r>
          </w:p>
        </w:tc>
        <w:tc>
          <w:tcPr/>
          <w:p w:rsidR="00000000" w:rsidDel="00000000" w:rsidP="00000000" w:rsidRDefault="00000000" w:rsidRPr="00000000" w14:paraId="0000042A">
            <w:pPr>
              <w:ind w:firstLine="0"/>
              <w:rPr/>
            </w:pPr>
            <w:r w:rsidDel="00000000" w:rsidR="00000000" w:rsidRPr="00000000">
              <w:rPr>
                <w:rtl w:val="0"/>
              </w:rPr>
            </w:r>
          </w:p>
        </w:tc>
        <w:tc>
          <w:tcPr/>
          <w:p w:rsidR="00000000" w:rsidDel="00000000" w:rsidP="00000000" w:rsidRDefault="00000000" w:rsidRPr="00000000" w14:paraId="0000042B">
            <w:pPr>
              <w:ind w:firstLine="0"/>
              <w:rPr/>
            </w:pPr>
            <w:r w:rsidDel="00000000" w:rsidR="00000000" w:rsidRPr="00000000">
              <w:rPr>
                <w:rtl w:val="0"/>
              </w:rPr>
              <w:t xml:space="preserve">Mật Khẩu</w:t>
            </w:r>
          </w:p>
        </w:tc>
        <w:tc>
          <w:tcPr/>
          <w:p w:rsidR="00000000" w:rsidDel="00000000" w:rsidP="00000000" w:rsidRDefault="00000000" w:rsidRPr="00000000" w14:paraId="0000042C">
            <w:pPr>
              <w:ind w:firstLine="0"/>
              <w:rPr/>
            </w:pPr>
            <w:r w:rsidDel="00000000" w:rsidR="00000000" w:rsidRPr="00000000">
              <w:rPr>
                <w:rtl w:val="0"/>
              </w:rPr>
              <w:t xml:space="preserve">txtMatKhau</w:t>
            </w:r>
          </w:p>
        </w:tc>
      </w:tr>
      <w:tr>
        <w:trPr>
          <w:cantSplit w:val="0"/>
          <w:tblHeader w:val="0"/>
        </w:trPr>
        <w:tc>
          <w:tcPr/>
          <w:p w:rsidR="00000000" w:rsidDel="00000000" w:rsidP="00000000" w:rsidRDefault="00000000" w:rsidRPr="00000000" w14:paraId="0000042D">
            <w:pPr>
              <w:ind w:firstLine="0"/>
              <w:rPr/>
            </w:pPr>
            <w:r w:rsidDel="00000000" w:rsidR="00000000" w:rsidRPr="00000000">
              <w:rPr>
                <w:rtl w:val="0"/>
              </w:rPr>
            </w:r>
          </w:p>
        </w:tc>
        <w:tc>
          <w:tcPr/>
          <w:p w:rsidR="00000000" w:rsidDel="00000000" w:rsidP="00000000" w:rsidRDefault="00000000" w:rsidRPr="00000000" w14:paraId="0000042E">
            <w:pPr>
              <w:ind w:firstLine="0"/>
              <w:rPr/>
            </w:pPr>
            <w:r w:rsidDel="00000000" w:rsidR="00000000" w:rsidRPr="00000000">
              <w:rPr>
                <w:rtl w:val="0"/>
              </w:rPr>
            </w:r>
          </w:p>
        </w:tc>
        <w:tc>
          <w:tcPr/>
          <w:p w:rsidR="00000000" w:rsidDel="00000000" w:rsidP="00000000" w:rsidRDefault="00000000" w:rsidRPr="00000000" w14:paraId="0000042F">
            <w:pPr>
              <w:ind w:firstLine="0"/>
              <w:rPr/>
            </w:pPr>
            <w:r w:rsidDel="00000000" w:rsidR="00000000" w:rsidRPr="00000000">
              <w:rPr>
                <w:rtl w:val="0"/>
              </w:rPr>
              <w:t xml:space="preserve">Xác Nhận Mật Khẩu</w:t>
            </w:r>
          </w:p>
        </w:tc>
        <w:tc>
          <w:tcPr/>
          <w:p w:rsidR="00000000" w:rsidDel="00000000" w:rsidP="00000000" w:rsidRDefault="00000000" w:rsidRPr="00000000" w14:paraId="00000430">
            <w:pPr>
              <w:ind w:firstLine="0"/>
              <w:rPr/>
            </w:pPr>
            <w:r w:rsidDel="00000000" w:rsidR="00000000" w:rsidRPr="00000000">
              <w:rPr>
                <w:rtl w:val="0"/>
              </w:rPr>
              <w:t xml:space="preserve">txtXacNhanMK</w:t>
            </w:r>
          </w:p>
        </w:tc>
      </w:tr>
      <w:tr>
        <w:trPr>
          <w:cantSplit w:val="0"/>
          <w:tblHeader w:val="0"/>
        </w:trPr>
        <w:tc>
          <w:tcPr/>
          <w:p w:rsidR="00000000" w:rsidDel="00000000" w:rsidP="00000000" w:rsidRDefault="00000000" w:rsidRPr="00000000" w14:paraId="00000431">
            <w:pPr>
              <w:ind w:firstLine="0"/>
              <w:rPr/>
            </w:pPr>
            <w:r w:rsidDel="00000000" w:rsidR="00000000" w:rsidRPr="00000000">
              <w:rPr>
                <w:rtl w:val="0"/>
              </w:rPr>
            </w:r>
          </w:p>
        </w:tc>
        <w:tc>
          <w:tcPr/>
          <w:p w:rsidR="00000000" w:rsidDel="00000000" w:rsidP="00000000" w:rsidRDefault="00000000" w:rsidRPr="00000000" w14:paraId="00000432">
            <w:pPr>
              <w:ind w:firstLine="0"/>
              <w:rPr/>
            </w:pPr>
            <w:r w:rsidDel="00000000" w:rsidR="00000000" w:rsidRPr="00000000">
              <w:rPr>
                <w:rtl w:val="0"/>
              </w:rPr>
            </w:r>
          </w:p>
        </w:tc>
        <w:tc>
          <w:tcPr/>
          <w:p w:rsidR="00000000" w:rsidDel="00000000" w:rsidP="00000000" w:rsidRDefault="00000000" w:rsidRPr="00000000" w14:paraId="00000433">
            <w:pPr>
              <w:ind w:firstLine="0"/>
              <w:rPr/>
            </w:pPr>
            <w:r w:rsidDel="00000000" w:rsidR="00000000" w:rsidRPr="00000000">
              <w:rPr>
                <w:rtl w:val="0"/>
              </w:rPr>
              <w:t xml:space="preserve">Họ Và Tên</w:t>
            </w:r>
          </w:p>
        </w:tc>
        <w:tc>
          <w:tcPr/>
          <w:p w:rsidR="00000000" w:rsidDel="00000000" w:rsidP="00000000" w:rsidRDefault="00000000" w:rsidRPr="00000000" w14:paraId="00000434">
            <w:pPr>
              <w:ind w:firstLine="0"/>
              <w:rPr/>
            </w:pPr>
            <w:r w:rsidDel="00000000" w:rsidR="00000000" w:rsidRPr="00000000">
              <w:rPr>
                <w:rtl w:val="0"/>
              </w:rPr>
              <w:t xml:space="preserve">txtHoVaTen</w:t>
            </w:r>
          </w:p>
        </w:tc>
      </w:tr>
      <w:tr>
        <w:trPr>
          <w:cantSplit w:val="0"/>
          <w:tblHeader w:val="0"/>
        </w:trPr>
        <w:tc>
          <w:tcPr/>
          <w:p w:rsidR="00000000" w:rsidDel="00000000" w:rsidP="00000000" w:rsidRDefault="00000000" w:rsidRPr="00000000" w14:paraId="00000435">
            <w:pPr>
              <w:ind w:firstLine="0"/>
              <w:rPr/>
            </w:pPr>
            <w:r w:rsidDel="00000000" w:rsidR="00000000" w:rsidRPr="00000000">
              <w:rPr>
                <w:rtl w:val="0"/>
              </w:rPr>
              <w:t xml:space="preserve">5</w:t>
            </w:r>
          </w:p>
        </w:tc>
        <w:tc>
          <w:tcPr/>
          <w:p w:rsidR="00000000" w:rsidDel="00000000" w:rsidP="00000000" w:rsidRDefault="00000000" w:rsidRPr="00000000" w14:paraId="00000436">
            <w:pPr>
              <w:ind w:firstLine="0"/>
              <w:rPr/>
            </w:pPr>
            <w:r w:rsidDel="00000000" w:rsidR="00000000" w:rsidRPr="00000000">
              <w:rPr>
                <w:rtl w:val="0"/>
              </w:rPr>
              <w:t xml:space="preserve">Lable</w:t>
            </w:r>
          </w:p>
        </w:tc>
        <w:tc>
          <w:tcPr/>
          <w:p w:rsidR="00000000" w:rsidDel="00000000" w:rsidP="00000000" w:rsidRDefault="00000000" w:rsidRPr="00000000" w14:paraId="00000437">
            <w:pPr>
              <w:ind w:firstLine="0"/>
              <w:rPr/>
            </w:pPr>
            <w:r w:rsidDel="00000000" w:rsidR="00000000" w:rsidRPr="00000000">
              <w:rPr>
                <w:rtl w:val="0"/>
              </w:rPr>
              <w:t xml:space="preserve">Vai Trò</w:t>
            </w:r>
          </w:p>
        </w:tc>
        <w:tc>
          <w:tcPr/>
          <w:p w:rsidR="00000000" w:rsidDel="00000000" w:rsidP="00000000" w:rsidRDefault="00000000" w:rsidRPr="00000000" w14:paraId="00000438">
            <w:pPr>
              <w:ind w:firstLine="0"/>
              <w:rPr/>
            </w:pPr>
            <w:r w:rsidDel="00000000" w:rsidR="00000000" w:rsidRPr="00000000">
              <w:rPr>
                <w:rtl w:val="0"/>
              </w:rPr>
              <w:t xml:space="preserve">lblVaiTro</w:t>
            </w:r>
          </w:p>
        </w:tc>
      </w:tr>
      <w:tr>
        <w:trPr>
          <w:cantSplit w:val="0"/>
          <w:tblHeader w:val="0"/>
        </w:trPr>
        <w:tc>
          <w:tcPr/>
          <w:p w:rsidR="00000000" w:rsidDel="00000000" w:rsidP="00000000" w:rsidRDefault="00000000" w:rsidRPr="00000000" w14:paraId="00000439">
            <w:pPr>
              <w:ind w:firstLine="0"/>
              <w:rPr/>
            </w:pPr>
            <w:r w:rsidDel="00000000" w:rsidR="00000000" w:rsidRPr="00000000">
              <w:rPr>
                <w:rtl w:val="0"/>
              </w:rPr>
              <w:t xml:space="preserve">6</w:t>
            </w:r>
          </w:p>
        </w:tc>
        <w:tc>
          <w:tcPr/>
          <w:p w:rsidR="00000000" w:rsidDel="00000000" w:rsidP="00000000" w:rsidRDefault="00000000" w:rsidRPr="00000000" w14:paraId="0000043A">
            <w:pPr>
              <w:ind w:firstLine="0"/>
              <w:rPr/>
            </w:pPr>
            <w:r w:rsidDel="00000000" w:rsidR="00000000" w:rsidRPr="00000000">
              <w:rPr>
                <w:rtl w:val="0"/>
              </w:rPr>
              <w:t xml:space="preserve">Radio Button</w:t>
            </w:r>
          </w:p>
        </w:tc>
        <w:tc>
          <w:tcPr/>
          <w:p w:rsidR="00000000" w:rsidDel="00000000" w:rsidP="00000000" w:rsidRDefault="00000000" w:rsidRPr="00000000" w14:paraId="0000043B">
            <w:pPr>
              <w:ind w:firstLine="0"/>
              <w:rPr/>
            </w:pPr>
            <w:r w:rsidDel="00000000" w:rsidR="00000000" w:rsidRPr="00000000">
              <w:rPr>
                <w:rtl w:val="0"/>
              </w:rPr>
              <w:t xml:space="preserve">Trưởng Phòng</w:t>
            </w:r>
          </w:p>
        </w:tc>
        <w:tc>
          <w:tcPr/>
          <w:p w:rsidR="00000000" w:rsidDel="00000000" w:rsidP="00000000" w:rsidRDefault="00000000" w:rsidRPr="00000000" w14:paraId="0000043C">
            <w:pPr>
              <w:ind w:firstLine="0"/>
              <w:rPr/>
            </w:pPr>
            <w:r w:rsidDel="00000000" w:rsidR="00000000" w:rsidRPr="00000000">
              <w:rPr>
                <w:rtl w:val="0"/>
              </w:rPr>
              <w:t xml:space="preserve">rdoTruongPhong</w:t>
            </w:r>
          </w:p>
        </w:tc>
      </w:tr>
      <w:tr>
        <w:trPr>
          <w:cantSplit w:val="0"/>
          <w:tblHeader w:val="0"/>
        </w:trPr>
        <w:tc>
          <w:tcPr/>
          <w:p w:rsidR="00000000" w:rsidDel="00000000" w:rsidP="00000000" w:rsidRDefault="00000000" w:rsidRPr="00000000" w14:paraId="0000043D">
            <w:pPr>
              <w:ind w:firstLine="0"/>
              <w:rPr/>
            </w:pPr>
            <w:r w:rsidDel="00000000" w:rsidR="00000000" w:rsidRPr="00000000">
              <w:rPr>
                <w:rtl w:val="0"/>
              </w:rPr>
            </w:r>
          </w:p>
        </w:tc>
        <w:tc>
          <w:tcPr/>
          <w:p w:rsidR="00000000" w:rsidDel="00000000" w:rsidP="00000000" w:rsidRDefault="00000000" w:rsidRPr="00000000" w14:paraId="0000043E">
            <w:pPr>
              <w:ind w:firstLine="0"/>
              <w:rPr/>
            </w:pPr>
            <w:r w:rsidDel="00000000" w:rsidR="00000000" w:rsidRPr="00000000">
              <w:rPr>
                <w:rtl w:val="0"/>
              </w:rPr>
            </w:r>
          </w:p>
        </w:tc>
        <w:tc>
          <w:tcPr/>
          <w:p w:rsidR="00000000" w:rsidDel="00000000" w:rsidP="00000000" w:rsidRDefault="00000000" w:rsidRPr="00000000" w14:paraId="0000043F">
            <w:pPr>
              <w:ind w:firstLine="0"/>
              <w:rPr/>
            </w:pPr>
            <w:r w:rsidDel="00000000" w:rsidR="00000000" w:rsidRPr="00000000">
              <w:rPr>
                <w:rtl w:val="0"/>
              </w:rPr>
              <w:t xml:space="preserve">Nhân Viên</w:t>
            </w:r>
          </w:p>
        </w:tc>
        <w:tc>
          <w:tcPr/>
          <w:p w:rsidR="00000000" w:rsidDel="00000000" w:rsidP="00000000" w:rsidRDefault="00000000" w:rsidRPr="00000000" w14:paraId="00000440">
            <w:pPr>
              <w:ind w:firstLine="0"/>
              <w:rPr/>
            </w:pPr>
            <w:r w:rsidDel="00000000" w:rsidR="00000000" w:rsidRPr="00000000">
              <w:rPr>
                <w:rtl w:val="0"/>
              </w:rPr>
              <w:t xml:space="preserve">rdoNhanVien</w:t>
            </w:r>
          </w:p>
        </w:tc>
      </w:tr>
      <w:tr>
        <w:trPr>
          <w:cantSplit w:val="0"/>
          <w:tblHeader w:val="0"/>
        </w:trPr>
        <w:tc>
          <w:tcPr/>
          <w:p w:rsidR="00000000" w:rsidDel="00000000" w:rsidP="00000000" w:rsidRDefault="00000000" w:rsidRPr="00000000" w14:paraId="00000441">
            <w:pPr>
              <w:ind w:firstLine="0"/>
              <w:rPr/>
            </w:pPr>
            <w:r w:rsidDel="00000000" w:rsidR="00000000" w:rsidRPr="00000000">
              <w:rPr>
                <w:rtl w:val="0"/>
              </w:rPr>
              <w:t xml:space="preserve">7</w:t>
            </w:r>
          </w:p>
        </w:tc>
        <w:tc>
          <w:tcPr/>
          <w:p w:rsidR="00000000" w:rsidDel="00000000" w:rsidP="00000000" w:rsidRDefault="00000000" w:rsidRPr="00000000" w14:paraId="00000442">
            <w:pPr>
              <w:ind w:firstLine="0"/>
              <w:rPr/>
            </w:pPr>
            <w:r w:rsidDel="00000000" w:rsidR="00000000" w:rsidRPr="00000000">
              <w:rPr>
                <w:rtl w:val="0"/>
              </w:rPr>
              <w:t xml:space="preserve">Button </w:t>
            </w:r>
          </w:p>
        </w:tc>
        <w:tc>
          <w:tcPr/>
          <w:p w:rsidR="00000000" w:rsidDel="00000000" w:rsidP="00000000" w:rsidRDefault="00000000" w:rsidRPr="00000000" w14:paraId="00000443">
            <w:pPr>
              <w:ind w:firstLine="0"/>
              <w:rPr/>
            </w:pPr>
            <w:r w:rsidDel="00000000" w:rsidR="00000000" w:rsidRPr="00000000">
              <w:rPr>
                <w:rtl w:val="0"/>
              </w:rPr>
              <w:t xml:space="preserve">Thêm</w:t>
            </w:r>
          </w:p>
        </w:tc>
        <w:tc>
          <w:tcPr/>
          <w:p w:rsidR="00000000" w:rsidDel="00000000" w:rsidP="00000000" w:rsidRDefault="00000000" w:rsidRPr="00000000" w14:paraId="00000444">
            <w:pPr>
              <w:ind w:firstLine="0"/>
              <w:rPr/>
            </w:pPr>
            <w:r w:rsidDel="00000000" w:rsidR="00000000" w:rsidRPr="00000000">
              <w:rPr>
                <w:rtl w:val="0"/>
              </w:rPr>
              <w:t xml:space="preserve">btnThem</w:t>
            </w:r>
          </w:p>
        </w:tc>
      </w:tr>
      <w:tr>
        <w:trPr>
          <w:cantSplit w:val="0"/>
          <w:tblHeader w:val="0"/>
        </w:trPr>
        <w:tc>
          <w:tcPr/>
          <w:p w:rsidR="00000000" w:rsidDel="00000000" w:rsidP="00000000" w:rsidRDefault="00000000" w:rsidRPr="00000000" w14:paraId="00000445">
            <w:pPr>
              <w:ind w:firstLine="0"/>
              <w:rPr/>
            </w:pPr>
            <w:r w:rsidDel="00000000" w:rsidR="00000000" w:rsidRPr="00000000">
              <w:rPr>
                <w:rtl w:val="0"/>
              </w:rPr>
            </w:r>
          </w:p>
        </w:tc>
        <w:tc>
          <w:tcPr/>
          <w:p w:rsidR="00000000" w:rsidDel="00000000" w:rsidP="00000000" w:rsidRDefault="00000000" w:rsidRPr="00000000" w14:paraId="00000446">
            <w:pPr>
              <w:ind w:firstLine="0"/>
              <w:rPr/>
            </w:pPr>
            <w:r w:rsidDel="00000000" w:rsidR="00000000" w:rsidRPr="00000000">
              <w:rPr>
                <w:rtl w:val="0"/>
              </w:rPr>
            </w:r>
          </w:p>
        </w:tc>
        <w:tc>
          <w:tcPr/>
          <w:p w:rsidR="00000000" w:rsidDel="00000000" w:rsidP="00000000" w:rsidRDefault="00000000" w:rsidRPr="00000000" w14:paraId="00000447">
            <w:pPr>
              <w:ind w:firstLine="0"/>
              <w:rPr/>
            </w:pPr>
            <w:r w:rsidDel="00000000" w:rsidR="00000000" w:rsidRPr="00000000">
              <w:rPr>
                <w:rtl w:val="0"/>
              </w:rPr>
              <w:t xml:space="preserve">Sửa</w:t>
            </w:r>
          </w:p>
        </w:tc>
        <w:tc>
          <w:tcPr/>
          <w:p w:rsidR="00000000" w:rsidDel="00000000" w:rsidP="00000000" w:rsidRDefault="00000000" w:rsidRPr="00000000" w14:paraId="00000448">
            <w:pPr>
              <w:ind w:firstLine="0"/>
              <w:rPr/>
            </w:pPr>
            <w:r w:rsidDel="00000000" w:rsidR="00000000" w:rsidRPr="00000000">
              <w:rPr>
                <w:rtl w:val="0"/>
              </w:rPr>
              <w:t xml:space="preserve">btnSua</w:t>
            </w:r>
          </w:p>
        </w:tc>
      </w:tr>
      <w:tr>
        <w:trPr>
          <w:cantSplit w:val="0"/>
          <w:tblHeader w:val="0"/>
        </w:trPr>
        <w:tc>
          <w:tcPr/>
          <w:p w:rsidR="00000000" w:rsidDel="00000000" w:rsidP="00000000" w:rsidRDefault="00000000" w:rsidRPr="00000000" w14:paraId="00000449">
            <w:pPr>
              <w:ind w:firstLine="0"/>
              <w:rPr/>
            </w:pPr>
            <w:r w:rsidDel="00000000" w:rsidR="00000000" w:rsidRPr="00000000">
              <w:rPr>
                <w:rtl w:val="0"/>
              </w:rPr>
            </w:r>
          </w:p>
        </w:tc>
        <w:tc>
          <w:tcPr/>
          <w:p w:rsidR="00000000" w:rsidDel="00000000" w:rsidP="00000000" w:rsidRDefault="00000000" w:rsidRPr="00000000" w14:paraId="0000044A">
            <w:pPr>
              <w:ind w:firstLine="0"/>
              <w:rPr/>
            </w:pPr>
            <w:r w:rsidDel="00000000" w:rsidR="00000000" w:rsidRPr="00000000">
              <w:rPr>
                <w:rtl w:val="0"/>
              </w:rPr>
            </w:r>
          </w:p>
        </w:tc>
        <w:tc>
          <w:tcPr/>
          <w:p w:rsidR="00000000" w:rsidDel="00000000" w:rsidP="00000000" w:rsidRDefault="00000000" w:rsidRPr="00000000" w14:paraId="0000044B">
            <w:pPr>
              <w:ind w:firstLine="0"/>
              <w:rPr/>
            </w:pPr>
            <w:r w:rsidDel="00000000" w:rsidR="00000000" w:rsidRPr="00000000">
              <w:rPr>
                <w:rtl w:val="0"/>
              </w:rPr>
              <w:t xml:space="preserve">Xóa</w:t>
            </w:r>
          </w:p>
        </w:tc>
        <w:tc>
          <w:tcPr/>
          <w:p w:rsidR="00000000" w:rsidDel="00000000" w:rsidP="00000000" w:rsidRDefault="00000000" w:rsidRPr="00000000" w14:paraId="0000044C">
            <w:pPr>
              <w:ind w:firstLine="0"/>
              <w:rPr/>
            </w:pPr>
            <w:r w:rsidDel="00000000" w:rsidR="00000000" w:rsidRPr="00000000">
              <w:rPr>
                <w:rtl w:val="0"/>
              </w:rPr>
              <w:t xml:space="preserve">btnXoa</w:t>
            </w:r>
          </w:p>
        </w:tc>
      </w:tr>
      <w:tr>
        <w:trPr>
          <w:cantSplit w:val="0"/>
          <w:tblHeader w:val="0"/>
        </w:trPr>
        <w:tc>
          <w:tcPr/>
          <w:p w:rsidR="00000000" w:rsidDel="00000000" w:rsidP="00000000" w:rsidRDefault="00000000" w:rsidRPr="00000000" w14:paraId="0000044D">
            <w:pPr>
              <w:ind w:firstLine="0"/>
              <w:rPr/>
            </w:pPr>
            <w:r w:rsidDel="00000000" w:rsidR="00000000" w:rsidRPr="00000000">
              <w:rPr>
                <w:rtl w:val="0"/>
              </w:rPr>
            </w:r>
          </w:p>
        </w:tc>
        <w:tc>
          <w:tcPr/>
          <w:p w:rsidR="00000000" w:rsidDel="00000000" w:rsidP="00000000" w:rsidRDefault="00000000" w:rsidRPr="00000000" w14:paraId="0000044E">
            <w:pPr>
              <w:ind w:firstLine="0"/>
              <w:rPr/>
            </w:pPr>
            <w:r w:rsidDel="00000000" w:rsidR="00000000" w:rsidRPr="00000000">
              <w:rPr>
                <w:rtl w:val="0"/>
              </w:rPr>
            </w:r>
          </w:p>
        </w:tc>
        <w:tc>
          <w:tcPr/>
          <w:p w:rsidR="00000000" w:rsidDel="00000000" w:rsidP="00000000" w:rsidRDefault="00000000" w:rsidRPr="00000000" w14:paraId="0000044F">
            <w:pPr>
              <w:ind w:firstLine="0"/>
              <w:rPr/>
            </w:pPr>
            <w:r w:rsidDel="00000000" w:rsidR="00000000" w:rsidRPr="00000000">
              <w:rPr>
                <w:rtl w:val="0"/>
              </w:rPr>
              <w:t xml:space="preserve">Mới</w:t>
            </w:r>
          </w:p>
        </w:tc>
        <w:tc>
          <w:tcPr/>
          <w:p w:rsidR="00000000" w:rsidDel="00000000" w:rsidP="00000000" w:rsidRDefault="00000000" w:rsidRPr="00000000" w14:paraId="00000450">
            <w:pPr>
              <w:ind w:firstLine="0"/>
              <w:rPr/>
            </w:pPr>
            <w:r w:rsidDel="00000000" w:rsidR="00000000" w:rsidRPr="00000000">
              <w:rPr>
                <w:rtl w:val="0"/>
              </w:rPr>
              <w:t xml:space="preserve">btnMoi</w:t>
            </w:r>
          </w:p>
        </w:tc>
      </w:tr>
      <w:tr>
        <w:trPr>
          <w:cantSplit w:val="0"/>
          <w:tblHeader w:val="0"/>
        </w:trPr>
        <w:tc>
          <w:tcPr/>
          <w:p w:rsidR="00000000" w:rsidDel="00000000" w:rsidP="00000000" w:rsidRDefault="00000000" w:rsidRPr="00000000" w14:paraId="00000451">
            <w:pPr>
              <w:ind w:firstLine="0"/>
              <w:rPr/>
            </w:pPr>
            <w:r w:rsidDel="00000000" w:rsidR="00000000" w:rsidRPr="00000000">
              <w:rPr>
                <w:rtl w:val="0"/>
              </w:rPr>
            </w:r>
          </w:p>
        </w:tc>
        <w:tc>
          <w:tcPr/>
          <w:p w:rsidR="00000000" w:rsidDel="00000000" w:rsidP="00000000" w:rsidRDefault="00000000" w:rsidRPr="00000000" w14:paraId="00000452">
            <w:pPr>
              <w:ind w:firstLine="0"/>
              <w:rPr/>
            </w:pPr>
            <w:r w:rsidDel="00000000" w:rsidR="00000000" w:rsidRPr="00000000">
              <w:rPr>
                <w:rtl w:val="0"/>
              </w:rPr>
            </w:r>
          </w:p>
        </w:tc>
        <w:tc>
          <w:tcPr/>
          <w:p w:rsidR="00000000" w:rsidDel="00000000" w:rsidP="00000000" w:rsidRDefault="00000000" w:rsidRPr="00000000" w14:paraId="00000453">
            <w:pPr>
              <w:ind w:firstLine="0"/>
              <w:rPr/>
            </w:pPr>
            <w:r w:rsidDel="00000000" w:rsidR="00000000" w:rsidRPr="00000000">
              <w:rPr>
                <w:rtl w:val="0"/>
              </w:rPr>
              <w:t xml:space="preserve">Về Đầu Danh Sách &lt;&lt;</w:t>
            </w:r>
          </w:p>
        </w:tc>
        <w:tc>
          <w:tcPr/>
          <w:p w:rsidR="00000000" w:rsidDel="00000000" w:rsidP="00000000" w:rsidRDefault="00000000" w:rsidRPr="00000000" w14:paraId="00000454">
            <w:pPr>
              <w:ind w:firstLine="0"/>
              <w:rPr/>
            </w:pPr>
            <w:r w:rsidDel="00000000" w:rsidR="00000000" w:rsidRPr="00000000">
              <w:rPr>
                <w:rtl w:val="0"/>
              </w:rPr>
              <w:t xml:space="preserve">btnFirst</w:t>
            </w:r>
          </w:p>
        </w:tc>
      </w:tr>
      <w:tr>
        <w:trPr>
          <w:cantSplit w:val="0"/>
          <w:tblHeader w:val="0"/>
        </w:trPr>
        <w:tc>
          <w:tcPr/>
          <w:p w:rsidR="00000000" w:rsidDel="00000000" w:rsidP="00000000" w:rsidRDefault="00000000" w:rsidRPr="00000000" w14:paraId="00000455">
            <w:pPr>
              <w:ind w:firstLine="0"/>
              <w:rPr/>
            </w:pPr>
            <w:r w:rsidDel="00000000" w:rsidR="00000000" w:rsidRPr="00000000">
              <w:rPr>
                <w:rtl w:val="0"/>
              </w:rPr>
            </w:r>
          </w:p>
        </w:tc>
        <w:tc>
          <w:tcPr/>
          <w:p w:rsidR="00000000" w:rsidDel="00000000" w:rsidP="00000000" w:rsidRDefault="00000000" w:rsidRPr="00000000" w14:paraId="00000456">
            <w:pPr>
              <w:ind w:firstLine="0"/>
              <w:rPr/>
            </w:pPr>
            <w:r w:rsidDel="00000000" w:rsidR="00000000" w:rsidRPr="00000000">
              <w:rPr>
                <w:rtl w:val="0"/>
              </w:rPr>
            </w:r>
          </w:p>
        </w:tc>
        <w:tc>
          <w:tcPr/>
          <w:p w:rsidR="00000000" w:rsidDel="00000000" w:rsidP="00000000" w:rsidRDefault="00000000" w:rsidRPr="00000000" w14:paraId="00000457">
            <w:pPr>
              <w:ind w:firstLine="0"/>
              <w:rPr/>
            </w:pPr>
            <w:r w:rsidDel="00000000" w:rsidR="00000000" w:rsidRPr="00000000">
              <w:rPr>
                <w:rtl w:val="0"/>
              </w:rPr>
              <w:t xml:space="preserve">Trước ||&lt;</w:t>
            </w:r>
          </w:p>
        </w:tc>
        <w:tc>
          <w:tcPr/>
          <w:p w:rsidR="00000000" w:rsidDel="00000000" w:rsidP="00000000" w:rsidRDefault="00000000" w:rsidRPr="00000000" w14:paraId="00000458">
            <w:pPr>
              <w:ind w:firstLine="0"/>
              <w:rPr/>
            </w:pPr>
            <w:r w:rsidDel="00000000" w:rsidR="00000000" w:rsidRPr="00000000">
              <w:rPr>
                <w:rtl w:val="0"/>
              </w:rPr>
              <w:t xml:space="preserve">btnPrevious</w:t>
            </w:r>
          </w:p>
        </w:tc>
      </w:tr>
      <w:tr>
        <w:trPr>
          <w:cantSplit w:val="0"/>
          <w:tblHeader w:val="0"/>
        </w:trPr>
        <w:tc>
          <w:tcPr/>
          <w:p w:rsidR="00000000" w:rsidDel="00000000" w:rsidP="00000000" w:rsidRDefault="00000000" w:rsidRPr="00000000" w14:paraId="00000459">
            <w:pPr>
              <w:ind w:firstLine="0"/>
              <w:rPr/>
            </w:pPr>
            <w:r w:rsidDel="00000000" w:rsidR="00000000" w:rsidRPr="00000000">
              <w:rPr>
                <w:rtl w:val="0"/>
              </w:rPr>
            </w:r>
          </w:p>
        </w:tc>
        <w:tc>
          <w:tcPr/>
          <w:p w:rsidR="00000000" w:rsidDel="00000000" w:rsidP="00000000" w:rsidRDefault="00000000" w:rsidRPr="00000000" w14:paraId="0000045A">
            <w:pPr>
              <w:ind w:firstLine="0"/>
              <w:rPr/>
            </w:pPr>
            <w:r w:rsidDel="00000000" w:rsidR="00000000" w:rsidRPr="00000000">
              <w:rPr>
                <w:rtl w:val="0"/>
              </w:rPr>
            </w:r>
          </w:p>
        </w:tc>
        <w:tc>
          <w:tcPr/>
          <w:p w:rsidR="00000000" w:rsidDel="00000000" w:rsidP="00000000" w:rsidRDefault="00000000" w:rsidRPr="00000000" w14:paraId="0000045B">
            <w:pPr>
              <w:ind w:firstLine="0"/>
              <w:rPr/>
            </w:pPr>
            <w:r w:rsidDel="00000000" w:rsidR="00000000" w:rsidRPr="00000000">
              <w:rPr>
                <w:rtl w:val="0"/>
              </w:rPr>
              <w:t xml:space="preserve">Sau &gt;||</w:t>
            </w:r>
          </w:p>
        </w:tc>
        <w:tc>
          <w:tcPr/>
          <w:p w:rsidR="00000000" w:rsidDel="00000000" w:rsidP="00000000" w:rsidRDefault="00000000" w:rsidRPr="00000000" w14:paraId="0000045C">
            <w:pPr>
              <w:ind w:firstLine="0"/>
              <w:rPr/>
            </w:pPr>
            <w:r w:rsidDel="00000000" w:rsidR="00000000" w:rsidRPr="00000000">
              <w:rPr>
                <w:rtl w:val="0"/>
              </w:rPr>
              <w:t xml:space="preserve">btnNext</w:t>
            </w:r>
          </w:p>
        </w:tc>
      </w:tr>
      <w:tr>
        <w:trPr>
          <w:cantSplit w:val="0"/>
          <w:tblHeader w:val="0"/>
        </w:trPr>
        <w:tc>
          <w:tcPr/>
          <w:p w:rsidR="00000000" w:rsidDel="00000000" w:rsidP="00000000" w:rsidRDefault="00000000" w:rsidRPr="00000000" w14:paraId="0000045D">
            <w:pPr>
              <w:ind w:firstLine="0"/>
              <w:rPr/>
            </w:pPr>
            <w:r w:rsidDel="00000000" w:rsidR="00000000" w:rsidRPr="00000000">
              <w:rPr>
                <w:rtl w:val="0"/>
              </w:rPr>
            </w:r>
          </w:p>
        </w:tc>
        <w:tc>
          <w:tcPr/>
          <w:p w:rsidR="00000000" w:rsidDel="00000000" w:rsidP="00000000" w:rsidRDefault="00000000" w:rsidRPr="00000000" w14:paraId="0000045E">
            <w:pPr>
              <w:ind w:firstLine="0"/>
              <w:rPr/>
            </w:pPr>
            <w:r w:rsidDel="00000000" w:rsidR="00000000" w:rsidRPr="00000000">
              <w:rPr>
                <w:rtl w:val="0"/>
              </w:rPr>
            </w:r>
          </w:p>
        </w:tc>
        <w:tc>
          <w:tcPr/>
          <w:p w:rsidR="00000000" w:rsidDel="00000000" w:rsidP="00000000" w:rsidRDefault="00000000" w:rsidRPr="00000000" w14:paraId="0000045F">
            <w:pPr>
              <w:ind w:firstLine="0"/>
              <w:rPr/>
            </w:pPr>
            <w:r w:rsidDel="00000000" w:rsidR="00000000" w:rsidRPr="00000000">
              <w:rPr>
                <w:rtl w:val="0"/>
              </w:rPr>
              <w:t xml:space="preserve">Về Cuối Danh Sách</w:t>
            </w:r>
          </w:p>
        </w:tc>
        <w:tc>
          <w:tcPr/>
          <w:p w:rsidR="00000000" w:rsidDel="00000000" w:rsidP="00000000" w:rsidRDefault="00000000" w:rsidRPr="00000000" w14:paraId="00000460">
            <w:pPr>
              <w:ind w:firstLine="0"/>
              <w:rPr/>
            </w:pPr>
            <w:r w:rsidDel="00000000" w:rsidR="00000000" w:rsidRPr="00000000">
              <w:rPr>
                <w:rtl w:val="0"/>
              </w:rPr>
              <w:t xml:space="preserve">btnFinish</w:t>
            </w:r>
          </w:p>
        </w:tc>
      </w:tr>
      <w:tr>
        <w:trPr>
          <w:cantSplit w:val="0"/>
          <w:tblHeader w:val="0"/>
        </w:trPr>
        <w:tc>
          <w:tcPr/>
          <w:p w:rsidR="00000000" w:rsidDel="00000000" w:rsidP="00000000" w:rsidRDefault="00000000" w:rsidRPr="00000000" w14:paraId="00000461">
            <w:pPr>
              <w:ind w:firstLine="0"/>
              <w:rPr/>
            </w:pPr>
            <w:r w:rsidDel="00000000" w:rsidR="00000000" w:rsidRPr="00000000">
              <w:rPr>
                <w:rtl w:val="0"/>
              </w:rPr>
              <w:t xml:space="preserve">8</w:t>
            </w:r>
          </w:p>
        </w:tc>
        <w:tc>
          <w:tcPr/>
          <w:p w:rsidR="00000000" w:rsidDel="00000000" w:rsidP="00000000" w:rsidRDefault="00000000" w:rsidRPr="00000000" w14:paraId="00000462">
            <w:pPr>
              <w:ind w:firstLine="0"/>
              <w:rPr/>
            </w:pPr>
            <w:r w:rsidDel="00000000" w:rsidR="00000000" w:rsidRPr="00000000">
              <w:rPr>
                <w:rtl w:val="0"/>
              </w:rPr>
              <w:t xml:space="preserve">Table List</w:t>
            </w:r>
          </w:p>
        </w:tc>
        <w:tc>
          <w:tcPr/>
          <w:p w:rsidR="00000000" w:rsidDel="00000000" w:rsidP="00000000" w:rsidRDefault="00000000" w:rsidRPr="00000000" w14:paraId="00000463">
            <w:pPr>
              <w:ind w:firstLine="0"/>
              <w:rPr/>
            </w:pPr>
            <w:r w:rsidDel="00000000" w:rsidR="00000000" w:rsidRPr="00000000">
              <w:rPr>
                <w:rtl w:val="0"/>
              </w:rPr>
              <w:t xml:space="preserve">Bảng Danh Sách NV</w:t>
            </w:r>
          </w:p>
        </w:tc>
        <w:tc>
          <w:tcPr/>
          <w:p w:rsidR="00000000" w:rsidDel="00000000" w:rsidP="00000000" w:rsidRDefault="00000000" w:rsidRPr="00000000" w14:paraId="00000464">
            <w:pPr>
              <w:ind w:firstLine="0"/>
              <w:rPr/>
            </w:pPr>
            <w:r w:rsidDel="00000000" w:rsidR="00000000" w:rsidRPr="00000000">
              <w:rPr>
                <w:rtl w:val="0"/>
              </w:rPr>
              <w:t xml:space="preserve">tblDanhSachNV</w:t>
            </w:r>
          </w:p>
        </w:tc>
      </w:tr>
    </w:tbl>
    <w:p w:rsidR="00000000" w:rsidDel="00000000" w:rsidP="00000000" w:rsidRDefault="00000000" w:rsidRPr="00000000" w14:paraId="00000465">
      <w:pPr>
        <w:pStyle w:val="Heading4"/>
        <w:ind w:left="0" w:firstLine="0"/>
        <w:rPr/>
      </w:pPr>
      <w:r w:rsidDel="00000000" w:rsidR="00000000" w:rsidRPr="00000000">
        <w:rPr>
          <w:rtl w:val="0"/>
        </w:rPr>
        <w:t xml:space="preserve">4.1.2.2.Cửa sổ quản lý chuyên đề (ChuyenDeJDialog)</w:t>
      </w:r>
    </w:p>
    <w:p w:rsidR="00000000" w:rsidDel="00000000" w:rsidP="00000000" w:rsidRDefault="00000000" w:rsidRPr="00000000" w14:paraId="00000466">
      <w:pPr>
        <w:rPr/>
      </w:pPr>
      <w:r w:rsidDel="00000000" w:rsidR="00000000" w:rsidRPr="00000000">
        <w:rPr>
          <w:rtl w:val="0"/>
        </w:rPr>
        <w:t xml:space="preserve">Giao diện</w:t>
      </w:r>
    </w:p>
    <w:p w:rsidR="00000000" w:rsidDel="00000000" w:rsidP="00000000" w:rsidRDefault="00000000" w:rsidRPr="00000000" w14:paraId="00000467">
      <w:pPr>
        <w:rPr>
          <w:b w:val="1"/>
          <w:smallCaps w:val="1"/>
        </w:rPr>
      </w:pPr>
      <w:r w:rsidDel="00000000" w:rsidR="00000000" w:rsidRPr="00000000">
        <w:rPr>
          <w:b w:val="1"/>
          <w:smallCaps w:val="1"/>
        </w:rPr>
        <w:drawing>
          <wp:inline distB="114300" distT="114300" distL="114300" distR="114300">
            <wp:extent cx="5943600" cy="4457700"/>
            <wp:effectExtent b="0" l="0" r="0" t="0"/>
            <wp:docPr id="4" name="image2.jpg"/>
            <a:graphic>
              <a:graphicData uri="http://schemas.openxmlformats.org/drawingml/2006/picture">
                <pic:pic>
                  <pic:nvPicPr>
                    <pic:cNvPr id="0" name="image2.jpg"/>
                    <pic:cNvPicPr preferRelativeResize="0"/>
                  </pic:nvPicPr>
                  <pic:blipFill>
                    <a:blip r:embed="rId4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rPr>
          <w:b w:val="1"/>
          <w:smallCaps w:val="1"/>
        </w:rPr>
      </w:pPr>
      <w:r w:rsidDel="00000000" w:rsidR="00000000" w:rsidRPr="00000000">
        <w:rPr>
          <w:b w:val="1"/>
          <w:smallCaps w:val="1"/>
        </w:rPr>
        <w:drawing>
          <wp:inline distB="114300" distT="114300" distL="114300" distR="114300">
            <wp:extent cx="5943600" cy="4470400"/>
            <wp:effectExtent b="0" l="0" r="0" t="0"/>
            <wp:docPr id="54" name="image51.jpg"/>
            <a:graphic>
              <a:graphicData uri="http://schemas.openxmlformats.org/drawingml/2006/picture">
                <pic:pic>
                  <pic:nvPicPr>
                    <pic:cNvPr id="0" name="image51.jpg"/>
                    <pic:cNvPicPr preferRelativeResize="0"/>
                  </pic:nvPicPr>
                  <pic:blipFill>
                    <a:blip r:embed="rId42"/>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rPr>
          <w:b w:val="1"/>
          <w:smallCaps w:val="1"/>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Đặt tên các điều khiển</w:t>
      </w:r>
    </w:p>
    <w:p w:rsidR="00000000" w:rsidDel="00000000" w:rsidP="00000000" w:rsidRDefault="00000000" w:rsidRPr="00000000" w14:paraId="0000046B">
      <w:pPr>
        <w:rPr/>
      </w:pPr>
      <w:r w:rsidDel="00000000" w:rsidR="00000000" w:rsidRPr="00000000">
        <w:rPr>
          <w:rtl w:val="0"/>
        </w:rPr>
      </w:r>
    </w:p>
    <w:tbl>
      <w:tblPr>
        <w:tblStyle w:val="Table2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950"/>
        <w:gridCol w:w="2055"/>
        <w:gridCol w:w="4725"/>
        <w:tblGridChange w:id="0">
          <w:tblGrid>
            <w:gridCol w:w="630"/>
            <w:gridCol w:w="1950"/>
            <w:gridCol w:w="2055"/>
            <w:gridCol w:w="4725"/>
          </w:tblGrid>
        </w:tblGridChange>
      </w:tblGrid>
      <w:tr>
        <w:trPr>
          <w:cantSplit w:val="0"/>
          <w:tblHeader w:val="0"/>
        </w:trPr>
        <w:tc>
          <w:tcPr>
            <w:shd w:fill="f2f2f2" w:val="clear"/>
          </w:tcPr>
          <w:p w:rsidR="00000000" w:rsidDel="00000000" w:rsidP="00000000" w:rsidRDefault="00000000" w:rsidRPr="00000000" w14:paraId="0000046C">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46D">
            <w:pPr>
              <w:ind w:firstLine="0"/>
              <w:rPr/>
            </w:pPr>
            <w:r w:rsidDel="00000000" w:rsidR="00000000" w:rsidRPr="00000000">
              <w:rPr>
                <w:rtl w:val="0"/>
              </w:rPr>
              <w:t xml:space="preserve">Component</w:t>
            </w:r>
          </w:p>
        </w:tc>
        <w:tc>
          <w:tcPr>
            <w:shd w:fill="f2f2f2" w:val="clear"/>
          </w:tcPr>
          <w:p w:rsidR="00000000" w:rsidDel="00000000" w:rsidP="00000000" w:rsidRDefault="00000000" w:rsidRPr="00000000" w14:paraId="0000046E">
            <w:pPr>
              <w:ind w:firstLine="0"/>
              <w:rPr/>
            </w:pPr>
            <w:r w:rsidDel="00000000" w:rsidR="00000000" w:rsidRPr="00000000">
              <w:rPr>
                <w:rtl w:val="0"/>
              </w:rPr>
              <w:t xml:space="preserve">Kiểu</w:t>
            </w:r>
          </w:p>
        </w:tc>
        <w:tc>
          <w:tcPr>
            <w:shd w:fill="f2f2f2" w:val="clear"/>
          </w:tcPr>
          <w:p w:rsidR="00000000" w:rsidDel="00000000" w:rsidP="00000000" w:rsidRDefault="00000000" w:rsidRPr="00000000" w14:paraId="0000046F">
            <w:pPr>
              <w:ind w:firstLine="0"/>
              <w:rPr/>
            </w:pPr>
            <w:r w:rsidDel="00000000" w:rsidR="00000000" w:rsidRPr="00000000">
              <w:rPr>
                <w:rtl w:val="0"/>
              </w:rPr>
              <w:t xml:space="preserve">Thuộc tính</w:t>
            </w:r>
          </w:p>
        </w:tc>
      </w:tr>
      <w:tr>
        <w:trPr>
          <w:cantSplit w:val="0"/>
          <w:tblHeader w:val="0"/>
        </w:trPr>
        <w:tc>
          <w:tcPr/>
          <w:p w:rsidR="00000000" w:rsidDel="00000000" w:rsidP="00000000" w:rsidRDefault="00000000" w:rsidRPr="00000000" w14:paraId="00000470">
            <w:pPr>
              <w:ind w:firstLine="0"/>
              <w:rPr/>
            </w:pPr>
            <w:r w:rsidDel="00000000" w:rsidR="00000000" w:rsidRPr="00000000">
              <w:rPr>
                <w:rtl w:val="0"/>
              </w:rPr>
              <w:t xml:space="preserve">1</w:t>
            </w:r>
          </w:p>
        </w:tc>
        <w:tc>
          <w:tcPr/>
          <w:p w:rsidR="00000000" w:rsidDel="00000000" w:rsidP="00000000" w:rsidRDefault="00000000" w:rsidRPr="00000000" w14:paraId="00000471">
            <w:pPr>
              <w:ind w:firstLine="0"/>
              <w:rPr/>
            </w:pPr>
            <w:r w:rsidDel="00000000" w:rsidR="00000000" w:rsidRPr="00000000">
              <w:rPr>
                <w:rtl w:val="0"/>
              </w:rPr>
              <w:t xml:space="preserve">ChuyenDeJFrame</w:t>
            </w:r>
          </w:p>
        </w:tc>
        <w:tc>
          <w:tcPr/>
          <w:p w:rsidR="00000000" w:rsidDel="00000000" w:rsidP="00000000" w:rsidRDefault="00000000" w:rsidRPr="00000000" w14:paraId="00000472">
            <w:pPr>
              <w:ind w:firstLine="0"/>
              <w:rPr/>
            </w:pPr>
            <w:r w:rsidDel="00000000" w:rsidR="00000000" w:rsidRPr="00000000">
              <w:rPr>
                <w:rtl w:val="0"/>
              </w:rPr>
              <w:t xml:space="preserve">JFrame</w:t>
            </w:r>
          </w:p>
        </w:tc>
        <w:tc>
          <w:tcPr/>
          <w:p w:rsidR="00000000" w:rsidDel="00000000" w:rsidP="00000000" w:rsidRDefault="00000000" w:rsidRPr="00000000" w14:paraId="00000473">
            <w:pPr>
              <w:ind w:firstLine="0"/>
              <w:rPr/>
            </w:pPr>
            <w:r w:rsidDel="00000000" w:rsidR="00000000" w:rsidRPr="00000000">
              <w:rPr>
                <w:rtl w:val="0"/>
              </w:rPr>
              <w:t xml:space="preserve">Title: QUẢN LÝ CHUYÊN ĐỀ</w:t>
            </w:r>
          </w:p>
        </w:tc>
      </w:tr>
      <w:tr>
        <w:trPr>
          <w:cantSplit w:val="0"/>
          <w:tblHeader w:val="0"/>
        </w:trPr>
        <w:tc>
          <w:tcPr/>
          <w:p w:rsidR="00000000" w:rsidDel="00000000" w:rsidP="00000000" w:rsidRDefault="00000000" w:rsidRPr="00000000" w14:paraId="00000474">
            <w:pPr>
              <w:ind w:firstLine="0"/>
              <w:rPr/>
            </w:pPr>
            <w:r w:rsidDel="00000000" w:rsidR="00000000" w:rsidRPr="00000000">
              <w:rPr>
                <w:rtl w:val="0"/>
              </w:rPr>
              <w:t xml:space="preserve">2</w:t>
            </w:r>
          </w:p>
        </w:tc>
        <w:tc>
          <w:tcPr/>
          <w:p w:rsidR="00000000" w:rsidDel="00000000" w:rsidP="00000000" w:rsidRDefault="00000000" w:rsidRPr="00000000" w14:paraId="00000475">
            <w:pPr>
              <w:ind w:firstLine="0"/>
              <w:rPr/>
            </w:pPr>
            <w:r w:rsidDel="00000000" w:rsidR="00000000" w:rsidRPr="00000000">
              <w:rPr>
                <w:rtl w:val="0"/>
              </w:rPr>
              <w:t xml:space="preserve">lblTitle</w:t>
            </w:r>
          </w:p>
        </w:tc>
        <w:tc>
          <w:tcPr/>
          <w:p w:rsidR="00000000" w:rsidDel="00000000" w:rsidP="00000000" w:rsidRDefault="00000000" w:rsidRPr="00000000" w14:paraId="00000476">
            <w:pPr>
              <w:ind w:firstLine="0"/>
              <w:rPr/>
            </w:pPr>
            <w:r w:rsidDel="00000000" w:rsidR="00000000" w:rsidRPr="00000000">
              <w:rPr>
                <w:rtl w:val="0"/>
              </w:rPr>
              <w:t xml:space="preserve">JLabel</w:t>
            </w:r>
          </w:p>
        </w:tc>
        <w:tc>
          <w:tcPr/>
          <w:p w:rsidR="00000000" w:rsidDel="00000000" w:rsidP="00000000" w:rsidRDefault="00000000" w:rsidRPr="00000000" w14:paraId="00000477">
            <w:pPr>
              <w:ind w:firstLine="0"/>
              <w:rPr/>
            </w:pPr>
            <w:r w:rsidDel="00000000" w:rsidR="00000000" w:rsidRPr="00000000">
              <w:rPr>
                <w:rtl w:val="0"/>
              </w:rPr>
              <w:t xml:space="preserve">Text: QUẢN LÝ CHUYÊN ĐỀ</w:t>
              <w:br w:type="textWrapping"/>
              <w:t xml:space="preserve">Foreground: [0,0,204]</w:t>
              <w:br w:type="textWrapping"/>
              <w:t xml:space="preserve">Font:Tahoma, Bold, 18</w:t>
            </w:r>
          </w:p>
        </w:tc>
      </w:tr>
      <w:tr>
        <w:trPr>
          <w:cantSplit w:val="0"/>
          <w:tblHeader w:val="0"/>
        </w:trPr>
        <w:tc>
          <w:tcPr/>
          <w:p w:rsidR="00000000" w:rsidDel="00000000" w:rsidP="00000000" w:rsidRDefault="00000000" w:rsidRPr="00000000" w14:paraId="00000478">
            <w:pPr>
              <w:ind w:firstLine="0"/>
              <w:rPr/>
            </w:pPr>
            <w:r w:rsidDel="00000000" w:rsidR="00000000" w:rsidRPr="00000000">
              <w:rPr>
                <w:rtl w:val="0"/>
              </w:rPr>
              <w:t xml:space="preserve">3</w:t>
            </w:r>
          </w:p>
        </w:tc>
        <w:tc>
          <w:tcPr/>
          <w:p w:rsidR="00000000" w:rsidDel="00000000" w:rsidP="00000000" w:rsidRDefault="00000000" w:rsidRPr="00000000" w14:paraId="00000479">
            <w:pPr>
              <w:ind w:firstLine="0"/>
              <w:rPr/>
            </w:pPr>
            <w:r w:rsidDel="00000000" w:rsidR="00000000" w:rsidRPr="00000000">
              <w:rPr>
                <w:rtl w:val="0"/>
              </w:rPr>
              <w:t xml:space="preserve">tabs</w:t>
            </w:r>
          </w:p>
        </w:tc>
        <w:tc>
          <w:tcPr/>
          <w:p w:rsidR="00000000" w:rsidDel="00000000" w:rsidP="00000000" w:rsidRDefault="00000000" w:rsidRPr="00000000" w14:paraId="0000047A">
            <w:pPr>
              <w:ind w:firstLine="0"/>
              <w:rPr/>
            </w:pPr>
            <w:r w:rsidDel="00000000" w:rsidR="00000000" w:rsidRPr="00000000">
              <w:rPr>
                <w:rtl w:val="0"/>
              </w:rPr>
              <w:t xml:space="preserve">JTabbedPane</w:t>
            </w:r>
          </w:p>
        </w:tc>
        <w:tc>
          <w:tcPr/>
          <w:p w:rsidR="00000000" w:rsidDel="00000000" w:rsidP="00000000" w:rsidRDefault="00000000" w:rsidRPr="00000000" w14:paraId="0000047B">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47C">
            <w:pPr>
              <w:ind w:firstLine="0"/>
              <w:rPr/>
            </w:pPr>
            <w:r w:rsidDel="00000000" w:rsidR="00000000" w:rsidRPr="00000000">
              <w:rPr>
                <w:rtl w:val="0"/>
              </w:rPr>
              <w:t xml:space="preserve">4</w:t>
            </w:r>
          </w:p>
        </w:tc>
        <w:tc>
          <w:tcPr/>
          <w:p w:rsidR="00000000" w:rsidDel="00000000" w:rsidP="00000000" w:rsidRDefault="00000000" w:rsidRPr="00000000" w14:paraId="0000047D">
            <w:pPr>
              <w:ind w:firstLine="0"/>
              <w:rPr/>
            </w:pPr>
            <w:r w:rsidDel="00000000" w:rsidR="00000000" w:rsidRPr="00000000">
              <w:rPr>
                <w:rtl w:val="0"/>
              </w:rPr>
              <w:t xml:space="preserve">pnlEdit</w:t>
            </w:r>
          </w:p>
        </w:tc>
        <w:tc>
          <w:tcPr/>
          <w:p w:rsidR="00000000" w:rsidDel="00000000" w:rsidP="00000000" w:rsidRDefault="00000000" w:rsidRPr="00000000" w14:paraId="0000047E">
            <w:pPr>
              <w:ind w:firstLine="0"/>
              <w:rPr/>
            </w:pPr>
            <w:r w:rsidDel="00000000" w:rsidR="00000000" w:rsidRPr="00000000">
              <w:rPr>
                <w:rtl w:val="0"/>
              </w:rPr>
              <w:t xml:space="preserve">JPanel</w:t>
            </w:r>
          </w:p>
        </w:tc>
        <w:tc>
          <w:tcPr/>
          <w:p w:rsidR="00000000" w:rsidDel="00000000" w:rsidP="00000000" w:rsidRDefault="00000000" w:rsidRPr="00000000" w14:paraId="0000047F">
            <w:pPr>
              <w:ind w:firstLine="0"/>
              <w:rPr/>
            </w:pPr>
            <w:r w:rsidDel="00000000" w:rsidR="00000000" w:rsidRPr="00000000">
              <w:rPr>
                <w:rtl w:val="0"/>
              </w:rPr>
              <w:t xml:space="preserve">Tab Title: CẬP NHẬT</w:t>
            </w:r>
          </w:p>
          <w:p w:rsidR="00000000" w:rsidDel="00000000" w:rsidP="00000000" w:rsidRDefault="00000000" w:rsidRPr="00000000" w14:paraId="00000480">
            <w:pPr>
              <w:ind w:firstLine="0"/>
              <w:rPr/>
            </w:pPr>
            <w:r w:rsidDel="00000000" w:rsidR="00000000" w:rsidRPr="00000000">
              <w:rPr>
                <w:rtl w:val="0"/>
              </w:rPr>
              <w:t xml:space="preserve">Tab Icon: Edit.png</w:t>
            </w:r>
          </w:p>
        </w:tc>
      </w:tr>
      <w:tr>
        <w:trPr>
          <w:cantSplit w:val="0"/>
          <w:tblHeader w:val="0"/>
        </w:trPr>
        <w:tc>
          <w:tcPr/>
          <w:p w:rsidR="00000000" w:rsidDel="00000000" w:rsidP="00000000" w:rsidRDefault="00000000" w:rsidRPr="00000000" w14:paraId="00000481">
            <w:pPr>
              <w:ind w:firstLine="0"/>
              <w:rPr/>
            </w:pPr>
            <w:r w:rsidDel="00000000" w:rsidR="00000000" w:rsidRPr="00000000">
              <w:rPr>
                <w:rtl w:val="0"/>
              </w:rPr>
              <w:t xml:space="preserve">5</w:t>
            </w:r>
          </w:p>
        </w:tc>
        <w:tc>
          <w:tcPr/>
          <w:p w:rsidR="00000000" w:rsidDel="00000000" w:rsidP="00000000" w:rsidRDefault="00000000" w:rsidRPr="00000000" w14:paraId="00000482">
            <w:pPr>
              <w:ind w:firstLine="0"/>
              <w:rPr/>
            </w:pPr>
            <w:r w:rsidDel="00000000" w:rsidR="00000000" w:rsidRPr="00000000">
              <w:rPr>
                <w:rtl w:val="0"/>
              </w:rPr>
              <w:t xml:space="preserve">pnlList</w:t>
            </w:r>
          </w:p>
        </w:tc>
        <w:tc>
          <w:tcPr/>
          <w:p w:rsidR="00000000" w:rsidDel="00000000" w:rsidP="00000000" w:rsidRDefault="00000000" w:rsidRPr="00000000" w14:paraId="00000483">
            <w:pPr>
              <w:ind w:firstLine="0"/>
              <w:rPr/>
            </w:pPr>
            <w:r w:rsidDel="00000000" w:rsidR="00000000" w:rsidRPr="00000000">
              <w:rPr>
                <w:rtl w:val="0"/>
              </w:rPr>
              <w:t xml:space="preserve">JPanel</w:t>
            </w:r>
          </w:p>
        </w:tc>
        <w:tc>
          <w:tcPr/>
          <w:p w:rsidR="00000000" w:rsidDel="00000000" w:rsidP="00000000" w:rsidRDefault="00000000" w:rsidRPr="00000000" w14:paraId="00000484">
            <w:pPr>
              <w:ind w:firstLine="0"/>
              <w:rPr/>
            </w:pPr>
            <w:r w:rsidDel="00000000" w:rsidR="00000000" w:rsidRPr="00000000">
              <w:rPr>
                <w:rtl w:val="0"/>
              </w:rPr>
              <w:t xml:space="preserve">Tab Title: DANH SÁCH</w:t>
            </w:r>
          </w:p>
          <w:p w:rsidR="00000000" w:rsidDel="00000000" w:rsidP="00000000" w:rsidRDefault="00000000" w:rsidRPr="00000000" w14:paraId="00000485">
            <w:pPr>
              <w:ind w:firstLine="0"/>
              <w:rPr/>
            </w:pPr>
            <w:r w:rsidDel="00000000" w:rsidR="00000000" w:rsidRPr="00000000">
              <w:rPr>
                <w:rtl w:val="0"/>
              </w:rPr>
              <w:t xml:space="preserve">Tab Icon: Lists.png</w:t>
              <w:br w:type="textWrapping"/>
              <w:t xml:space="preserve">Set Layout: BorderLayout</w:t>
            </w:r>
          </w:p>
        </w:tc>
      </w:tr>
      <w:tr>
        <w:trPr>
          <w:cantSplit w:val="0"/>
          <w:tblHeader w:val="0"/>
        </w:trPr>
        <w:tc>
          <w:tcPr/>
          <w:p w:rsidR="00000000" w:rsidDel="00000000" w:rsidP="00000000" w:rsidRDefault="00000000" w:rsidRPr="00000000" w14:paraId="00000486">
            <w:pPr>
              <w:ind w:firstLine="0"/>
              <w:rPr/>
            </w:pPr>
            <w:r w:rsidDel="00000000" w:rsidR="00000000" w:rsidRPr="00000000">
              <w:rPr>
                <w:rtl w:val="0"/>
              </w:rPr>
              <w:t xml:space="preserve">6</w:t>
            </w:r>
          </w:p>
        </w:tc>
        <w:tc>
          <w:tcPr/>
          <w:p w:rsidR="00000000" w:rsidDel="00000000" w:rsidP="00000000" w:rsidRDefault="00000000" w:rsidRPr="00000000" w14:paraId="00000487">
            <w:pPr>
              <w:ind w:firstLine="0"/>
              <w:rPr/>
            </w:pPr>
            <w:r w:rsidDel="00000000" w:rsidR="00000000" w:rsidRPr="00000000">
              <w:rPr>
                <w:rtl w:val="0"/>
              </w:rPr>
              <w:t xml:space="preserve">lblHinhLogo</w:t>
            </w:r>
          </w:p>
        </w:tc>
        <w:tc>
          <w:tcPr/>
          <w:p w:rsidR="00000000" w:rsidDel="00000000" w:rsidP="00000000" w:rsidRDefault="00000000" w:rsidRPr="00000000" w14:paraId="00000488">
            <w:pPr>
              <w:ind w:firstLine="0"/>
              <w:rPr/>
            </w:pPr>
            <w:r w:rsidDel="00000000" w:rsidR="00000000" w:rsidRPr="00000000">
              <w:rPr>
                <w:rtl w:val="0"/>
              </w:rPr>
              <w:t xml:space="preserve">JLabel</w:t>
            </w:r>
          </w:p>
        </w:tc>
        <w:tc>
          <w:tcPr/>
          <w:p w:rsidR="00000000" w:rsidDel="00000000" w:rsidP="00000000" w:rsidRDefault="00000000" w:rsidRPr="00000000" w14:paraId="00000489">
            <w:pPr>
              <w:ind w:firstLine="0"/>
              <w:rPr/>
            </w:pPr>
            <w:r w:rsidDel="00000000" w:rsidR="00000000" w:rsidRPr="00000000">
              <w:rPr>
                <w:rtl w:val="0"/>
              </w:rPr>
              <w:t xml:space="preserve">Text: Hình Logo</w:t>
            </w:r>
          </w:p>
        </w:tc>
      </w:tr>
      <w:tr>
        <w:trPr>
          <w:cantSplit w:val="0"/>
          <w:tblHeader w:val="0"/>
        </w:trPr>
        <w:tc>
          <w:tcPr/>
          <w:p w:rsidR="00000000" w:rsidDel="00000000" w:rsidP="00000000" w:rsidRDefault="00000000" w:rsidRPr="00000000" w14:paraId="0000048A">
            <w:pPr>
              <w:ind w:firstLine="0"/>
              <w:rPr/>
            </w:pPr>
            <w:r w:rsidDel="00000000" w:rsidR="00000000" w:rsidRPr="00000000">
              <w:rPr>
                <w:rtl w:val="0"/>
              </w:rPr>
              <w:t xml:space="preserve">7</w:t>
            </w:r>
          </w:p>
        </w:tc>
        <w:tc>
          <w:tcPr/>
          <w:p w:rsidR="00000000" w:rsidDel="00000000" w:rsidP="00000000" w:rsidRDefault="00000000" w:rsidRPr="00000000" w14:paraId="0000048B">
            <w:pPr>
              <w:ind w:firstLine="0"/>
              <w:rPr/>
            </w:pPr>
            <w:r w:rsidDel="00000000" w:rsidR="00000000" w:rsidRPr="00000000">
              <w:rPr>
                <w:rtl w:val="0"/>
              </w:rPr>
              <w:t xml:space="preserve">lblHinh</w:t>
            </w:r>
          </w:p>
        </w:tc>
        <w:tc>
          <w:tcPr/>
          <w:p w:rsidR="00000000" w:rsidDel="00000000" w:rsidP="00000000" w:rsidRDefault="00000000" w:rsidRPr="00000000" w14:paraId="0000048C">
            <w:pPr>
              <w:ind w:firstLine="0"/>
              <w:rPr/>
            </w:pPr>
            <w:r w:rsidDel="00000000" w:rsidR="00000000" w:rsidRPr="00000000">
              <w:rPr>
                <w:rtl w:val="0"/>
              </w:rPr>
              <w:t xml:space="preserve">JLabel</w:t>
            </w:r>
          </w:p>
        </w:tc>
        <w:tc>
          <w:tcPr/>
          <w:p w:rsidR="00000000" w:rsidDel="00000000" w:rsidP="00000000" w:rsidRDefault="00000000" w:rsidRPr="00000000" w14:paraId="0000048D">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48E">
            <w:pPr>
              <w:ind w:firstLine="0"/>
              <w:rPr/>
            </w:pPr>
            <w:r w:rsidDel="00000000" w:rsidR="00000000" w:rsidRPr="00000000">
              <w:rPr>
                <w:rtl w:val="0"/>
              </w:rPr>
              <w:t xml:space="preserve">8</w:t>
            </w:r>
          </w:p>
        </w:tc>
        <w:tc>
          <w:tcPr/>
          <w:p w:rsidR="00000000" w:rsidDel="00000000" w:rsidP="00000000" w:rsidRDefault="00000000" w:rsidRPr="00000000" w14:paraId="0000048F">
            <w:pPr>
              <w:ind w:firstLine="0"/>
              <w:rPr/>
            </w:pPr>
            <w:r w:rsidDel="00000000" w:rsidR="00000000" w:rsidRPr="00000000">
              <w:rPr>
                <w:rtl w:val="0"/>
              </w:rPr>
              <w:t xml:space="preserve">lblMaChuyenDe</w:t>
            </w:r>
          </w:p>
        </w:tc>
        <w:tc>
          <w:tcPr/>
          <w:p w:rsidR="00000000" w:rsidDel="00000000" w:rsidP="00000000" w:rsidRDefault="00000000" w:rsidRPr="00000000" w14:paraId="00000490">
            <w:pPr>
              <w:ind w:firstLine="0"/>
              <w:rPr/>
            </w:pPr>
            <w:r w:rsidDel="00000000" w:rsidR="00000000" w:rsidRPr="00000000">
              <w:rPr>
                <w:rtl w:val="0"/>
              </w:rPr>
              <w:t xml:space="preserve">JLabel</w:t>
            </w:r>
          </w:p>
        </w:tc>
        <w:tc>
          <w:tcPr/>
          <w:p w:rsidR="00000000" w:rsidDel="00000000" w:rsidP="00000000" w:rsidRDefault="00000000" w:rsidRPr="00000000" w14:paraId="00000491">
            <w:pPr>
              <w:ind w:firstLine="0"/>
              <w:rPr/>
            </w:pPr>
            <w:r w:rsidDel="00000000" w:rsidR="00000000" w:rsidRPr="00000000">
              <w:rPr>
                <w:rtl w:val="0"/>
              </w:rPr>
              <w:t xml:space="preserve">Text: Mã Chuyên Đề</w:t>
            </w:r>
          </w:p>
        </w:tc>
      </w:tr>
      <w:tr>
        <w:trPr>
          <w:cantSplit w:val="0"/>
          <w:tblHeader w:val="0"/>
        </w:trPr>
        <w:tc>
          <w:tcPr/>
          <w:p w:rsidR="00000000" w:rsidDel="00000000" w:rsidP="00000000" w:rsidRDefault="00000000" w:rsidRPr="00000000" w14:paraId="00000492">
            <w:pPr>
              <w:ind w:firstLine="0"/>
              <w:rPr/>
            </w:pPr>
            <w:r w:rsidDel="00000000" w:rsidR="00000000" w:rsidRPr="00000000">
              <w:rPr>
                <w:rtl w:val="0"/>
              </w:rPr>
              <w:t xml:space="preserve">9</w:t>
            </w:r>
          </w:p>
        </w:tc>
        <w:tc>
          <w:tcPr/>
          <w:p w:rsidR="00000000" w:rsidDel="00000000" w:rsidP="00000000" w:rsidRDefault="00000000" w:rsidRPr="00000000" w14:paraId="00000493">
            <w:pPr>
              <w:ind w:firstLine="0"/>
              <w:rPr/>
            </w:pPr>
            <w:r w:rsidDel="00000000" w:rsidR="00000000" w:rsidRPr="00000000">
              <w:rPr>
                <w:rtl w:val="0"/>
              </w:rPr>
              <w:t xml:space="preserve">lblTenChuyenDe</w:t>
            </w:r>
          </w:p>
        </w:tc>
        <w:tc>
          <w:tcPr/>
          <w:p w:rsidR="00000000" w:rsidDel="00000000" w:rsidP="00000000" w:rsidRDefault="00000000" w:rsidRPr="00000000" w14:paraId="00000494">
            <w:pPr>
              <w:ind w:firstLine="0"/>
              <w:rPr/>
            </w:pPr>
            <w:r w:rsidDel="00000000" w:rsidR="00000000" w:rsidRPr="00000000">
              <w:rPr>
                <w:rtl w:val="0"/>
              </w:rPr>
              <w:t xml:space="preserve">JLabel</w:t>
            </w:r>
          </w:p>
        </w:tc>
        <w:tc>
          <w:tcPr/>
          <w:p w:rsidR="00000000" w:rsidDel="00000000" w:rsidP="00000000" w:rsidRDefault="00000000" w:rsidRPr="00000000" w14:paraId="00000495">
            <w:pPr>
              <w:ind w:firstLine="0"/>
              <w:rPr/>
            </w:pPr>
            <w:r w:rsidDel="00000000" w:rsidR="00000000" w:rsidRPr="00000000">
              <w:rPr>
                <w:rtl w:val="0"/>
              </w:rPr>
              <w:t xml:space="preserve">Text: Tên Chuyên Đề</w:t>
            </w:r>
          </w:p>
        </w:tc>
      </w:tr>
      <w:tr>
        <w:trPr>
          <w:cantSplit w:val="0"/>
          <w:tblHeader w:val="0"/>
        </w:trPr>
        <w:tc>
          <w:tcPr/>
          <w:p w:rsidR="00000000" w:rsidDel="00000000" w:rsidP="00000000" w:rsidRDefault="00000000" w:rsidRPr="00000000" w14:paraId="00000496">
            <w:pPr>
              <w:ind w:firstLine="0"/>
              <w:rPr/>
            </w:pPr>
            <w:r w:rsidDel="00000000" w:rsidR="00000000" w:rsidRPr="00000000">
              <w:rPr>
                <w:rtl w:val="0"/>
              </w:rPr>
              <w:t xml:space="preserve">10</w:t>
            </w:r>
          </w:p>
        </w:tc>
        <w:tc>
          <w:tcPr/>
          <w:p w:rsidR="00000000" w:rsidDel="00000000" w:rsidP="00000000" w:rsidRDefault="00000000" w:rsidRPr="00000000" w14:paraId="00000497">
            <w:pPr>
              <w:ind w:firstLine="0"/>
              <w:rPr/>
            </w:pPr>
            <w:r w:rsidDel="00000000" w:rsidR="00000000" w:rsidRPr="00000000">
              <w:rPr>
                <w:rtl w:val="0"/>
              </w:rPr>
              <w:t xml:space="preserve">lblThoiLuong</w:t>
            </w:r>
          </w:p>
        </w:tc>
        <w:tc>
          <w:tcPr/>
          <w:p w:rsidR="00000000" w:rsidDel="00000000" w:rsidP="00000000" w:rsidRDefault="00000000" w:rsidRPr="00000000" w14:paraId="00000498">
            <w:pPr>
              <w:ind w:firstLine="0"/>
              <w:rPr/>
            </w:pPr>
            <w:r w:rsidDel="00000000" w:rsidR="00000000" w:rsidRPr="00000000">
              <w:rPr>
                <w:rtl w:val="0"/>
              </w:rPr>
              <w:t xml:space="preserve">JLabel</w:t>
            </w:r>
          </w:p>
        </w:tc>
        <w:tc>
          <w:tcPr/>
          <w:p w:rsidR="00000000" w:rsidDel="00000000" w:rsidP="00000000" w:rsidRDefault="00000000" w:rsidRPr="00000000" w14:paraId="00000499">
            <w:pPr>
              <w:ind w:firstLine="0"/>
              <w:rPr/>
            </w:pPr>
            <w:r w:rsidDel="00000000" w:rsidR="00000000" w:rsidRPr="00000000">
              <w:rPr>
                <w:rtl w:val="0"/>
              </w:rPr>
              <w:t xml:space="preserve">Text: Thời lượng (giờ)</w:t>
            </w:r>
          </w:p>
        </w:tc>
      </w:tr>
      <w:tr>
        <w:trPr>
          <w:cantSplit w:val="0"/>
          <w:tblHeader w:val="0"/>
        </w:trPr>
        <w:tc>
          <w:tcPr/>
          <w:p w:rsidR="00000000" w:rsidDel="00000000" w:rsidP="00000000" w:rsidRDefault="00000000" w:rsidRPr="00000000" w14:paraId="0000049A">
            <w:pPr>
              <w:ind w:firstLine="0"/>
              <w:rPr/>
            </w:pPr>
            <w:r w:rsidDel="00000000" w:rsidR="00000000" w:rsidRPr="00000000">
              <w:rPr>
                <w:rtl w:val="0"/>
              </w:rPr>
              <w:t xml:space="preserve">11</w:t>
            </w:r>
          </w:p>
        </w:tc>
        <w:tc>
          <w:tcPr/>
          <w:p w:rsidR="00000000" w:rsidDel="00000000" w:rsidP="00000000" w:rsidRDefault="00000000" w:rsidRPr="00000000" w14:paraId="0000049B">
            <w:pPr>
              <w:ind w:firstLine="0"/>
              <w:rPr/>
            </w:pPr>
            <w:r w:rsidDel="00000000" w:rsidR="00000000" w:rsidRPr="00000000">
              <w:rPr>
                <w:rtl w:val="0"/>
              </w:rPr>
              <w:t xml:space="preserve">lblHocPhi</w:t>
            </w:r>
          </w:p>
        </w:tc>
        <w:tc>
          <w:tcPr/>
          <w:p w:rsidR="00000000" w:rsidDel="00000000" w:rsidP="00000000" w:rsidRDefault="00000000" w:rsidRPr="00000000" w14:paraId="0000049C">
            <w:pPr>
              <w:ind w:firstLine="0"/>
              <w:rPr/>
            </w:pPr>
            <w:r w:rsidDel="00000000" w:rsidR="00000000" w:rsidRPr="00000000">
              <w:rPr>
                <w:rtl w:val="0"/>
              </w:rPr>
              <w:t xml:space="preserve">JLabel</w:t>
            </w:r>
          </w:p>
        </w:tc>
        <w:tc>
          <w:tcPr/>
          <w:p w:rsidR="00000000" w:rsidDel="00000000" w:rsidP="00000000" w:rsidRDefault="00000000" w:rsidRPr="00000000" w14:paraId="0000049D">
            <w:pPr>
              <w:ind w:firstLine="0"/>
              <w:rPr/>
            </w:pPr>
            <w:r w:rsidDel="00000000" w:rsidR="00000000" w:rsidRPr="00000000">
              <w:rPr>
                <w:rtl w:val="0"/>
              </w:rPr>
              <w:t xml:space="preserve">Text: Học Phí</w:t>
            </w:r>
          </w:p>
        </w:tc>
      </w:tr>
      <w:tr>
        <w:trPr>
          <w:cantSplit w:val="0"/>
          <w:tblHeader w:val="0"/>
        </w:trPr>
        <w:tc>
          <w:tcPr/>
          <w:p w:rsidR="00000000" w:rsidDel="00000000" w:rsidP="00000000" w:rsidRDefault="00000000" w:rsidRPr="00000000" w14:paraId="0000049E">
            <w:pPr>
              <w:ind w:firstLine="0"/>
              <w:rPr/>
            </w:pPr>
            <w:r w:rsidDel="00000000" w:rsidR="00000000" w:rsidRPr="00000000">
              <w:rPr>
                <w:rtl w:val="0"/>
              </w:rPr>
              <w:t xml:space="preserve">12</w:t>
            </w:r>
          </w:p>
        </w:tc>
        <w:tc>
          <w:tcPr/>
          <w:p w:rsidR="00000000" w:rsidDel="00000000" w:rsidP="00000000" w:rsidRDefault="00000000" w:rsidRPr="00000000" w14:paraId="0000049F">
            <w:pPr>
              <w:ind w:firstLine="0"/>
              <w:rPr/>
            </w:pPr>
            <w:r w:rsidDel="00000000" w:rsidR="00000000" w:rsidRPr="00000000">
              <w:rPr>
                <w:rtl w:val="0"/>
              </w:rPr>
              <w:t xml:space="preserve">txtMaCD</w:t>
            </w:r>
          </w:p>
        </w:tc>
        <w:tc>
          <w:tcPr/>
          <w:p w:rsidR="00000000" w:rsidDel="00000000" w:rsidP="00000000" w:rsidRDefault="00000000" w:rsidRPr="00000000" w14:paraId="000004A0">
            <w:pPr>
              <w:ind w:firstLine="0"/>
              <w:rPr/>
            </w:pPr>
            <w:r w:rsidDel="00000000" w:rsidR="00000000" w:rsidRPr="00000000">
              <w:rPr>
                <w:rtl w:val="0"/>
              </w:rPr>
              <w:t xml:space="preserve">JTextField</w:t>
            </w:r>
          </w:p>
        </w:tc>
        <w:tc>
          <w:tcPr/>
          <w:p w:rsidR="00000000" w:rsidDel="00000000" w:rsidP="00000000" w:rsidRDefault="00000000" w:rsidRPr="00000000" w14:paraId="000004A1">
            <w:pPr>
              <w:ind w:firstLine="0"/>
              <w:rPr/>
            </w:pPr>
            <w:r w:rsidDel="00000000" w:rsidR="00000000" w:rsidRPr="00000000">
              <w:rPr>
                <w:rtl w:val="0"/>
              </w:rPr>
              <w:t xml:space="preserve">Editable: true</w:t>
            </w:r>
          </w:p>
        </w:tc>
      </w:tr>
      <w:tr>
        <w:trPr>
          <w:cantSplit w:val="0"/>
          <w:tblHeader w:val="0"/>
        </w:trPr>
        <w:tc>
          <w:tcPr/>
          <w:p w:rsidR="00000000" w:rsidDel="00000000" w:rsidP="00000000" w:rsidRDefault="00000000" w:rsidRPr="00000000" w14:paraId="000004A2">
            <w:pPr>
              <w:ind w:firstLine="0"/>
              <w:rPr/>
            </w:pPr>
            <w:r w:rsidDel="00000000" w:rsidR="00000000" w:rsidRPr="00000000">
              <w:rPr>
                <w:rtl w:val="0"/>
              </w:rPr>
              <w:t xml:space="preserve">13</w:t>
            </w:r>
          </w:p>
        </w:tc>
        <w:tc>
          <w:tcPr/>
          <w:p w:rsidR="00000000" w:rsidDel="00000000" w:rsidP="00000000" w:rsidRDefault="00000000" w:rsidRPr="00000000" w14:paraId="000004A3">
            <w:pPr>
              <w:ind w:firstLine="0"/>
              <w:rPr/>
            </w:pPr>
            <w:r w:rsidDel="00000000" w:rsidR="00000000" w:rsidRPr="00000000">
              <w:rPr>
                <w:rtl w:val="0"/>
              </w:rPr>
              <w:t xml:space="preserve">txtTenCD</w:t>
            </w:r>
          </w:p>
        </w:tc>
        <w:tc>
          <w:tcPr/>
          <w:p w:rsidR="00000000" w:rsidDel="00000000" w:rsidP="00000000" w:rsidRDefault="00000000" w:rsidRPr="00000000" w14:paraId="000004A4">
            <w:pPr>
              <w:ind w:firstLine="0"/>
              <w:rPr/>
            </w:pPr>
            <w:r w:rsidDel="00000000" w:rsidR="00000000" w:rsidRPr="00000000">
              <w:rPr>
                <w:rtl w:val="0"/>
              </w:rPr>
              <w:t xml:space="preserve">JTextField</w:t>
            </w:r>
          </w:p>
        </w:tc>
        <w:tc>
          <w:tcPr/>
          <w:p w:rsidR="00000000" w:rsidDel="00000000" w:rsidP="00000000" w:rsidRDefault="00000000" w:rsidRPr="00000000" w14:paraId="000004A5">
            <w:pPr>
              <w:ind w:firstLine="0"/>
              <w:rPr/>
            </w:pPr>
            <w:r w:rsidDel="00000000" w:rsidR="00000000" w:rsidRPr="00000000">
              <w:rPr>
                <w:rtl w:val="0"/>
              </w:rPr>
              <w:t xml:space="preserve">Editable: true</w:t>
            </w:r>
          </w:p>
        </w:tc>
      </w:tr>
      <w:tr>
        <w:trPr>
          <w:cantSplit w:val="0"/>
          <w:tblHeader w:val="0"/>
        </w:trPr>
        <w:tc>
          <w:tcPr/>
          <w:p w:rsidR="00000000" w:rsidDel="00000000" w:rsidP="00000000" w:rsidRDefault="00000000" w:rsidRPr="00000000" w14:paraId="000004A6">
            <w:pPr>
              <w:ind w:firstLine="0"/>
              <w:rPr/>
            </w:pPr>
            <w:r w:rsidDel="00000000" w:rsidR="00000000" w:rsidRPr="00000000">
              <w:rPr>
                <w:rtl w:val="0"/>
              </w:rPr>
              <w:t xml:space="preserve">14</w:t>
            </w:r>
          </w:p>
        </w:tc>
        <w:tc>
          <w:tcPr/>
          <w:p w:rsidR="00000000" w:rsidDel="00000000" w:rsidP="00000000" w:rsidRDefault="00000000" w:rsidRPr="00000000" w14:paraId="000004A7">
            <w:pPr>
              <w:ind w:firstLine="0"/>
              <w:rPr/>
            </w:pPr>
            <w:r w:rsidDel="00000000" w:rsidR="00000000" w:rsidRPr="00000000">
              <w:rPr>
                <w:rtl w:val="0"/>
              </w:rPr>
              <w:t xml:space="preserve">txtThoiLuong</w:t>
            </w:r>
          </w:p>
        </w:tc>
        <w:tc>
          <w:tcPr/>
          <w:p w:rsidR="00000000" w:rsidDel="00000000" w:rsidP="00000000" w:rsidRDefault="00000000" w:rsidRPr="00000000" w14:paraId="000004A8">
            <w:pPr>
              <w:ind w:firstLine="0"/>
              <w:rPr/>
            </w:pPr>
            <w:r w:rsidDel="00000000" w:rsidR="00000000" w:rsidRPr="00000000">
              <w:rPr>
                <w:rtl w:val="0"/>
              </w:rPr>
              <w:t xml:space="preserve">JTextField</w:t>
            </w:r>
          </w:p>
        </w:tc>
        <w:tc>
          <w:tcPr/>
          <w:p w:rsidR="00000000" w:rsidDel="00000000" w:rsidP="00000000" w:rsidRDefault="00000000" w:rsidRPr="00000000" w14:paraId="000004A9">
            <w:pPr>
              <w:ind w:firstLine="0"/>
              <w:rPr/>
            </w:pPr>
            <w:r w:rsidDel="00000000" w:rsidR="00000000" w:rsidRPr="00000000">
              <w:rPr>
                <w:rtl w:val="0"/>
              </w:rPr>
              <w:t xml:space="preserve">Editable: true</w:t>
            </w:r>
          </w:p>
        </w:tc>
      </w:tr>
      <w:tr>
        <w:trPr>
          <w:cantSplit w:val="0"/>
          <w:tblHeader w:val="0"/>
        </w:trPr>
        <w:tc>
          <w:tcPr/>
          <w:p w:rsidR="00000000" w:rsidDel="00000000" w:rsidP="00000000" w:rsidRDefault="00000000" w:rsidRPr="00000000" w14:paraId="000004AA">
            <w:pPr>
              <w:ind w:firstLine="0"/>
              <w:rPr/>
            </w:pPr>
            <w:r w:rsidDel="00000000" w:rsidR="00000000" w:rsidRPr="00000000">
              <w:rPr>
                <w:rtl w:val="0"/>
              </w:rPr>
              <w:t xml:space="preserve">15</w:t>
            </w:r>
          </w:p>
        </w:tc>
        <w:tc>
          <w:tcPr/>
          <w:p w:rsidR="00000000" w:rsidDel="00000000" w:rsidP="00000000" w:rsidRDefault="00000000" w:rsidRPr="00000000" w14:paraId="000004AB">
            <w:pPr>
              <w:ind w:firstLine="0"/>
              <w:rPr/>
            </w:pPr>
            <w:r w:rsidDel="00000000" w:rsidR="00000000" w:rsidRPr="00000000">
              <w:rPr>
                <w:rtl w:val="0"/>
              </w:rPr>
              <w:t xml:space="preserve">lblMoTaChuyenDe</w:t>
            </w:r>
          </w:p>
        </w:tc>
        <w:tc>
          <w:tcPr/>
          <w:p w:rsidR="00000000" w:rsidDel="00000000" w:rsidP="00000000" w:rsidRDefault="00000000" w:rsidRPr="00000000" w14:paraId="000004AC">
            <w:pPr>
              <w:ind w:firstLine="0"/>
              <w:rPr/>
            </w:pPr>
            <w:r w:rsidDel="00000000" w:rsidR="00000000" w:rsidRPr="00000000">
              <w:rPr>
                <w:rtl w:val="0"/>
              </w:rPr>
              <w:t xml:space="preserve">JLabel</w:t>
            </w:r>
          </w:p>
        </w:tc>
        <w:tc>
          <w:tcPr/>
          <w:p w:rsidR="00000000" w:rsidDel="00000000" w:rsidP="00000000" w:rsidRDefault="00000000" w:rsidRPr="00000000" w14:paraId="000004AD">
            <w:pPr>
              <w:ind w:firstLine="0"/>
              <w:rPr/>
            </w:pPr>
            <w:r w:rsidDel="00000000" w:rsidR="00000000" w:rsidRPr="00000000">
              <w:rPr>
                <w:rtl w:val="0"/>
              </w:rPr>
              <w:t xml:space="preserve">Text: Mô Tả Chuyên Đề</w:t>
            </w:r>
          </w:p>
        </w:tc>
      </w:tr>
      <w:tr>
        <w:trPr>
          <w:cantSplit w:val="0"/>
          <w:tblHeader w:val="0"/>
        </w:trPr>
        <w:tc>
          <w:tcPr/>
          <w:p w:rsidR="00000000" w:rsidDel="00000000" w:rsidP="00000000" w:rsidRDefault="00000000" w:rsidRPr="00000000" w14:paraId="000004AE">
            <w:pPr>
              <w:ind w:firstLine="0"/>
              <w:rPr/>
            </w:pPr>
            <w:r w:rsidDel="00000000" w:rsidR="00000000" w:rsidRPr="00000000">
              <w:rPr>
                <w:rtl w:val="0"/>
              </w:rPr>
              <w:t xml:space="preserve">16</w:t>
            </w:r>
          </w:p>
        </w:tc>
        <w:tc>
          <w:tcPr/>
          <w:p w:rsidR="00000000" w:rsidDel="00000000" w:rsidP="00000000" w:rsidRDefault="00000000" w:rsidRPr="00000000" w14:paraId="000004AF">
            <w:pPr>
              <w:ind w:firstLine="0"/>
              <w:rPr/>
            </w:pPr>
            <w:r w:rsidDel="00000000" w:rsidR="00000000" w:rsidRPr="00000000">
              <w:rPr>
                <w:rtl w:val="0"/>
              </w:rPr>
              <w:t xml:space="preserve">txtMoTa</w:t>
            </w:r>
          </w:p>
        </w:tc>
        <w:tc>
          <w:tcPr/>
          <w:p w:rsidR="00000000" w:rsidDel="00000000" w:rsidP="00000000" w:rsidRDefault="00000000" w:rsidRPr="00000000" w14:paraId="000004B0">
            <w:pPr>
              <w:ind w:firstLine="0"/>
              <w:rPr/>
            </w:pPr>
            <w:r w:rsidDel="00000000" w:rsidR="00000000" w:rsidRPr="00000000">
              <w:rPr>
                <w:rtl w:val="0"/>
              </w:rPr>
              <w:t xml:space="preserve">JTextArea</w:t>
            </w:r>
          </w:p>
        </w:tc>
        <w:tc>
          <w:tcPr/>
          <w:p w:rsidR="00000000" w:rsidDel="00000000" w:rsidP="00000000" w:rsidRDefault="00000000" w:rsidRPr="00000000" w14:paraId="000004B1">
            <w:pPr>
              <w:ind w:firstLine="0"/>
              <w:rPr/>
            </w:pPr>
            <w:r w:rsidDel="00000000" w:rsidR="00000000" w:rsidRPr="00000000">
              <w:rPr>
                <w:rtl w:val="0"/>
              </w:rPr>
              <w:t xml:space="preserve">Editable: true</w:t>
            </w:r>
          </w:p>
        </w:tc>
      </w:tr>
      <w:tr>
        <w:trPr>
          <w:cantSplit w:val="0"/>
          <w:tblHeader w:val="0"/>
        </w:trPr>
        <w:tc>
          <w:tcPr/>
          <w:p w:rsidR="00000000" w:rsidDel="00000000" w:rsidP="00000000" w:rsidRDefault="00000000" w:rsidRPr="00000000" w14:paraId="000004B2">
            <w:pPr>
              <w:ind w:firstLine="0"/>
              <w:rPr/>
            </w:pPr>
            <w:r w:rsidDel="00000000" w:rsidR="00000000" w:rsidRPr="00000000">
              <w:rPr>
                <w:rtl w:val="0"/>
              </w:rPr>
              <w:t xml:space="preserve">17</w:t>
            </w:r>
          </w:p>
        </w:tc>
        <w:tc>
          <w:tcPr/>
          <w:p w:rsidR="00000000" w:rsidDel="00000000" w:rsidP="00000000" w:rsidRDefault="00000000" w:rsidRPr="00000000" w14:paraId="000004B3">
            <w:pPr>
              <w:ind w:firstLine="0"/>
              <w:rPr/>
            </w:pPr>
            <w:r w:rsidDel="00000000" w:rsidR="00000000" w:rsidRPr="00000000">
              <w:rPr>
                <w:rtl w:val="0"/>
              </w:rPr>
              <w:t xml:space="preserve">ScrollPane</w:t>
            </w:r>
          </w:p>
        </w:tc>
        <w:tc>
          <w:tcPr/>
          <w:p w:rsidR="00000000" w:rsidDel="00000000" w:rsidP="00000000" w:rsidRDefault="00000000" w:rsidRPr="00000000" w14:paraId="000004B4">
            <w:pPr>
              <w:ind w:firstLine="0"/>
              <w:rPr/>
            </w:pPr>
            <w:r w:rsidDel="00000000" w:rsidR="00000000" w:rsidRPr="00000000">
              <w:rPr>
                <w:rtl w:val="0"/>
              </w:rPr>
              <w:t xml:space="preserve">JScrollPane</w:t>
            </w:r>
          </w:p>
        </w:tc>
        <w:tc>
          <w:tcPr/>
          <w:p w:rsidR="00000000" w:rsidDel="00000000" w:rsidP="00000000" w:rsidRDefault="00000000" w:rsidRPr="00000000" w14:paraId="000004B5">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4B6">
            <w:pPr>
              <w:ind w:firstLine="0"/>
              <w:rPr/>
            </w:pPr>
            <w:r w:rsidDel="00000000" w:rsidR="00000000" w:rsidRPr="00000000">
              <w:rPr>
                <w:rtl w:val="0"/>
              </w:rPr>
              <w:t xml:space="preserve">18</w:t>
            </w:r>
          </w:p>
        </w:tc>
        <w:tc>
          <w:tcPr/>
          <w:p w:rsidR="00000000" w:rsidDel="00000000" w:rsidP="00000000" w:rsidRDefault="00000000" w:rsidRPr="00000000" w14:paraId="000004B7">
            <w:pPr>
              <w:ind w:firstLine="0"/>
              <w:rPr/>
            </w:pPr>
            <w:r w:rsidDel="00000000" w:rsidR="00000000" w:rsidRPr="00000000">
              <w:rPr>
                <w:rtl w:val="0"/>
              </w:rPr>
              <w:t xml:space="preserve">ScrollPane</w:t>
            </w:r>
          </w:p>
        </w:tc>
        <w:tc>
          <w:tcPr/>
          <w:p w:rsidR="00000000" w:rsidDel="00000000" w:rsidP="00000000" w:rsidRDefault="00000000" w:rsidRPr="00000000" w14:paraId="000004B8">
            <w:pPr>
              <w:ind w:firstLine="0"/>
              <w:rPr/>
            </w:pPr>
            <w:r w:rsidDel="00000000" w:rsidR="00000000" w:rsidRPr="00000000">
              <w:rPr>
                <w:rtl w:val="0"/>
              </w:rPr>
              <w:t xml:space="preserve">JScrollPane</w:t>
            </w:r>
          </w:p>
        </w:tc>
        <w:tc>
          <w:tcPr/>
          <w:p w:rsidR="00000000" w:rsidDel="00000000" w:rsidP="00000000" w:rsidRDefault="00000000" w:rsidRPr="00000000" w14:paraId="000004B9">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4BA">
            <w:pPr>
              <w:ind w:firstLine="0"/>
              <w:rPr/>
            </w:pPr>
            <w:r w:rsidDel="00000000" w:rsidR="00000000" w:rsidRPr="00000000">
              <w:rPr>
                <w:rtl w:val="0"/>
              </w:rPr>
              <w:t xml:space="preserve">19</w:t>
            </w:r>
          </w:p>
        </w:tc>
        <w:tc>
          <w:tcPr/>
          <w:p w:rsidR="00000000" w:rsidDel="00000000" w:rsidP="00000000" w:rsidRDefault="00000000" w:rsidRPr="00000000" w14:paraId="000004BB">
            <w:pPr>
              <w:ind w:firstLine="0"/>
              <w:rPr/>
            </w:pPr>
            <w:r w:rsidDel="00000000" w:rsidR="00000000" w:rsidRPr="00000000">
              <w:rPr>
                <w:rtl w:val="0"/>
              </w:rPr>
              <w:t xml:space="preserve">tblGridView</w:t>
            </w:r>
          </w:p>
        </w:tc>
        <w:tc>
          <w:tcPr/>
          <w:p w:rsidR="00000000" w:rsidDel="00000000" w:rsidP="00000000" w:rsidRDefault="00000000" w:rsidRPr="00000000" w14:paraId="000004BC">
            <w:pPr>
              <w:ind w:firstLine="0"/>
              <w:rPr/>
            </w:pPr>
            <w:r w:rsidDel="00000000" w:rsidR="00000000" w:rsidRPr="00000000">
              <w:rPr>
                <w:rtl w:val="0"/>
              </w:rPr>
              <w:t xml:space="preserve">JTable</w:t>
            </w:r>
          </w:p>
        </w:tc>
        <w:tc>
          <w:tcPr/>
          <w:p w:rsidR="00000000" w:rsidDel="00000000" w:rsidP="00000000" w:rsidRDefault="00000000" w:rsidRPr="00000000" w14:paraId="000004BD">
            <w:pPr>
              <w:ind w:firstLine="0"/>
              <w:rPr/>
            </w:pPr>
            <w:r w:rsidDel="00000000" w:rsidR="00000000" w:rsidRPr="00000000">
              <w:rPr>
                <w:rtl w:val="0"/>
              </w:rPr>
              <w:t xml:space="preserve">- model : [TableModel]</w:t>
            </w:r>
          </w:p>
          <w:p w:rsidR="00000000" w:rsidDel="00000000" w:rsidP="00000000" w:rsidRDefault="00000000" w:rsidRPr="00000000" w14:paraId="000004BE">
            <w:pPr>
              <w:ind w:firstLine="0"/>
              <w:rPr/>
            </w:pPr>
            <w:r w:rsidDel="00000000" w:rsidR="00000000" w:rsidRPr="00000000">
              <w:rPr>
                <w:rtl w:val="0"/>
              </w:rPr>
              <w:t xml:space="preserve">-rowHeight: 25</w:t>
            </w:r>
          </w:p>
          <w:p w:rsidR="00000000" w:rsidDel="00000000" w:rsidP="00000000" w:rsidRDefault="00000000" w:rsidRPr="00000000" w14:paraId="000004BF">
            <w:pPr>
              <w:ind w:firstLine="0"/>
              <w:rPr/>
            </w:pPr>
            <w:r w:rsidDel="00000000" w:rsidR="00000000" w:rsidRPr="00000000">
              <w:rPr>
                <w:rtl w:val="0"/>
              </w:rPr>
              <w:t xml:space="preserve">-rowWidth: 25</w:t>
            </w:r>
          </w:p>
          <w:p w:rsidR="00000000" w:rsidDel="00000000" w:rsidP="00000000" w:rsidRDefault="00000000" w:rsidRPr="00000000" w14:paraId="000004C0">
            <w:pPr>
              <w:ind w:firstLine="0"/>
              <w:rPr/>
            </w:pPr>
            <w:r w:rsidDel="00000000" w:rsidR="00000000" w:rsidRPr="00000000">
              <w:rPr>
                <w:rtl w:val="0"/>
              </w:rPr>
              <w:t xml:space="preserve">-tableHeader: [TableHeader]</w:t>
            </w:r>
          </w:p>
          <w:p w:rsidR="00000000" w:rsidDel="00000000" w:rsidP="00000000" w:rsidRDefault="00000000" w:rsidRPr="00000000" w14:paraId="000004C1">
            <w:pPr>
              <w:numPr>
                <w:ilvl w:val="0"/>
                <w:numId w:val="8"/>
              </w:numPr>
              <w:ind w:left="720" w:hanging="360"/>
            </w:pPr>
            <w:r w:rsidDel="00000000" w:rsidR="00000000" w:rsidRPr="00000000">
              <w:rPr>
                <w:rtl w:val="0"/>
              </w:rPr>
              <w:t xml:space="preserve">Resizing Allowed : true</w:t>
            </w:r>
          </w:p>
          <w:p w:rsidR="00000000" w:rsidDel="00000000" w:rsidP="00000000" w:rsidRDefault="00000000" w:rsidRPr="00000000" w14:paraId="000004C2">
            <w:pPr>
              <w:numPr>
                <w:ilvl w:val="0"/>
                <w:numId w:val="8"/>
              </w:numPr>
              <w:ind w:left="720" w:hanging="360"/>
            </w:pPr>
            <w:r w:rsidDel="00000000" w:rsidR="00000000" w:rsidRPr="00000000">
              <w:rPr>
                <w:rtl w:val="0"/>
              </w:rPr>
              <w:t xml:space="preserve">Reordering Allowed: true</w:t>
            </w:r>
          </w:p>
          <w:p w:rsidR="00000000" w:rsidDel="00000000" w:rsidP="00000000" w:rsidRDefault="00000000" w:rsidRPr="00000000" w14:paraId="000004C3">
            <w:pPr>
              <w:ind w:firstLine="0"/>
              <w:rPr/>
            </w:pPr>
            <w:r w:rsidDel="00000000" w:rsidR="00000000" w:rsidRPr="00000000">
              <w:rPr>
                <w:rtl w:val="0"/>
              </w:rPr>
              <w:t xml:space="preserve">-Table Settings:</w:t>
            </w:r>
          </w:p>
          <w:p w:rsidR="00000000" w:rsidDel="00000000" w:rsidP="00000000" w:rsidRDefault="00000000" w:rsidRPr="00000000" w14:paraId="000004C4">
            <w:pPr>
              <w:ind w:firstLine="0"/>
              <w:rPr/>
            </w:pPr>
            <w:r w:rsidDel="00000000" w:rsidR="00000000" w:rsidRPr="00000000">
              <w:rPr>
                <w:rtl w:val="0"/>
              </w:rPr>
              <w:t xml:space="preserve">Column: 1</w:t>
              <w:br w:type="textWrapping"/>
              <w:t xml:space="preserve">Title: MÃ CD</w:t>
            </w:r>
          </w:p>
          <w:p w:rsidR="00000000" w:rsidDel="00000000" w:rsidP="00000000" w:rsidRDefault="00000000" w:rsidRPr="00000000" w14:paraId="000004C5">
            <w:pPr>
              <w:ind w:firstLine="0"/>
              <w:rPr/>
            </w:pPr>
            <w:r w:rsidDel="00000000" w:rsidR="00000000" w:rsidRPr="00000000">
              <w:rPr>
                <w:rtl w:val="0"/>
              </w:rPr>
              <w:t xml:space="preserve">Title: Object</w:t>
            </w:r>
          </w:p>
          <w:p w:rsidR="00000000" w:rsidDel="00000000" w:rsidP="00000000" w:rsidRDefault="00000000" w:rsidRPr="00000000" w14:paraId="000004C6">
            <w:pPr>
              <w:ind w:firstLine="0"/>
              <w:rPr/>
            </w:pPr>
            <w:r w:rsidDel="00000000" w:rsidR="00000000" w:rsidRPr="00000000">
              <w:rPr>
                <w:rtl w:val="0"/>
              </w:rPr>
              <w:t xml:space="preserve">Editable: false</w:t>
            </w:r>
          </w:p>
          <w:p w:rsidR="00000000" w:rsidDel="00000000" w:rsidP="00000000" w:rsidRDefault="00000000" w:rsidRPr="00000000" w14:paraId="000004C7">
            <w:pPr>
              <w:ind w:firstLine="0"/>
              <w:rPr/>
            </w:pPr>
            <w:r w:rsidDel="00000000" w:rsidR="00000000" w:rsidRPr="00000000">
              <w:rPr>
                <w:rtl w:val="0"/>
              </w:rPr>
            </w:r>
          </w:p>
          <w:p w:rsidR="00000000" w:rsidDel="00000000" w:rsidP="00000000" w:rsidRDefault="00000000" w:rsidRPr="00000000" w14:paraId="000004C8">
            <w:pPr>
              <w:ind w:firstLine="0"/>
              <w:rPr/>
            </w:pPr>
            <w:r w:rsidDel="00000000" w:rsidR="00000000" w:rsidRPr="00000000">
              <w:rPr>
                <w:rtl w:val="0"/>
              </w:rPr>
              <w:t xml:space="preserve">Column: 2</w:t>
              <w:br w:type="textWrapping"/>
              <w:t xml:space="preserve">Title: TÊN CD</w:t>
            </w:r>
          </w:p>
          <w:p w:rsidR="00000000" w:rsidDel="00000000" w:rsidP="00000000" w:rsidRDefault="00000000" w:rsidRPr="00000000" w14:paraId="000004C9">
            <w:pPr>
              <w:ind w:firstLine="0"/>
              <w:rPr/>
            </w:pPr>
            <w:r w:rsidDel="00000000" w:rsidR="00000000" w:rsidRPr="00000000">
              <w:rPr>
                <w:rtl w:val="0"/>
              </w:rPr>
              <w:t xml:space="preserve">Title: Object</w:t>
            </w:r>
          </w:p>
          <w:p w:rsidR="00000000" w:rsidDel="00000000" w:rsidP="00000000" w:rsidRDefault="00000000" w:rsidRPr="00000000" w14:paraId="000004CA">
            <w:pPr>
              <w:ind w:firstLine="0"/>
              <w:rPr/>
            </w:pPr>
            <w:r w:rsidDel="00000000" w:rsidR="00000000" w:rsidRPr="00000000">
              <w:rPr>
                <w:rtl w:val="0"/>
              </w:rPr>
              <w:t xml:space="preserve">Editable: false</w:t>
            </w:r>
          </w:p>
          <w:p w:rsidR="00000000" w:rsidDel="00000000" w:rsidP="00000000" w:rsidRDefault="00000000" w:rsidRPr="00000000" w14:paraId="000004CB">
            <w:pPr>
              <w:ind w:firstLine="0"/>
              <w:rPr/>
            </w:pPr>
            <w:r w:rsidDel="00000000" w:rsidR="00000000" w:rsidRPr="00000000">
              <w:rPr>
                <w:rtl w:val="0"/>
              </w:rPr>
              <w:t xml:space="preserve">Column: 3</w:t>
              <w:br w:type="textWrapping"/>
              <w:t xml:space="preserve">Title: HỌC PHÍ</w:t>
            </w:r>
          </w:p>
          <w:p w:rsidR="00000000" w:rsidDel="00000000" w:rsidP="00000000" w:rsidRDefault="00000000" w:rsidRPr="00000000" w14:paraId="000004CC">
            <w:pPr>
              <w:ind w:firstLine="0"/>
              <w:rPr/>
            </w:pPr>
            <w:r w:rsidDel="00000000" w:rsidR="00000000" w:rsidRPr="00000000">
              <w:rPr>
                <w:rtl w:val="0"/>
              </w:rPr>
              <w:t xml:space="preserve">Title: Object</w:t>
            </w:r>
          </w:p>
          <w:p w:rsidR="00000000" w:rsidDel="00000000" w:rsidP="00000000" w:rsidRDefault="00000000" w:rsidRPr="00000000" w14:paraId="000004CD">
            <w:pPr>
              <w:ind w:firstLine="0"/>
              <w:rPr/>
            </w:pPr>
            <w:r w:rsidDel="00000000" w:rsidR="00000000" w:rsidRPr="00000000">
              <w:rPr>
                <w:rtl w:val="0"/>
              </w:rPr>
              <w:t xml:space="preserve">Editable: false</w:t>
            </w:r>
          </w:p>
          <w:p w:rsidR="00000000" w:rsidDel="00000000" w:rsidP="00000000" w:rsidRDefault="00000000" w:rsidRPr="00000000" w14:paraId="000004CE">
            <w:pPr>
              <w:ind w:firstLine="0"/>
              <w:rPr/>
            </w:pPr>
            <w:r w:rsidDel="00000000" w:rsidR="00000000" w:rsidRPr="00000000">
              <w:rPr>
                <w:rtl w:val="0"/>
              </w:rPr>
            </w:r>
          </w:p>
          <w:p w:rsidR="00000000" w:rsidDel="00000000" w:rsidP="00000000" w:rsidRDefault="00000000" w:rsidRPr="00000000" w14:paraId="000004CF">
            <w:pPr>
              <w:ind w:firstLine="0"/>
              <w:rPr/>
            </w:pPr>
            <w:r w:rsidDel="00000000" w:rsidR="00000000" w:rsidRPr="00000000">
              <w:rPr>
                <w:rtl w:val="0"/>
              </w:rPr>
              <w:t xml:space="preserve">Column: 4</w:t>
              <w:br w:type="textWrapping"/>
              <w:t xml:space="preserve">Title: THỜI LƯỢNG</w:t>
            </w:r>
          </w:p>
          <w:p w:rsidR="00000000" w:rsidDel="00000000" w:rsidP="00000000" w:rsidRDefault="00000000" w:rsidRPr="00000000" w14:paraId="000004D0">
            <w:pPr>
              <w:ind w:firstLine="0"/>
              <w:rPr/>
            </w:pPr>
            <w:r w:rsidDel="00000000" w:rsidR="00000000" w:rsidRPr="00000000">
              <w:rPr>
                <w:rtl w:val="0"/>
              </w:rPr>
              <w:t xml:space="preserve">Title: Object</w:t>
            </w:r>
          </w:p>
          <w:p w:rsidR="00000000" w:rsidDel="00000000" w:rsidP="00000000" w:rsidRDefault="00000000" w:rsidRPr="00000000" w14:paraId="000004D1">
            <w:pPr>
              <w:ind w:firstLine="0"/>
              <w:rPr/>
            </w:pPr>
            <w:r w:rsidDel="00000000" w:rsidR="00000000" w:rsidRPr="00000000">
              <w:rPr>
                <w:rtl w:val="0"/>
              </w:rPr>
              <w:t xml:space="preserve">Editable: false</w:t>
            </w:r>
          </w:p>
          <w:p w:rsidR="00000000" w:rsidDel="00000000" w:rsidP="00000000" w:rsidRDefault="00000000" w:rsidRPr="00000000" w14:paraId="000004D2">
            <w:pPr>
              <w:ind w:firstLine="0"/>
              <w:rPr/>
            </w:pPr>
            <w:r w:rsidDel="00000000" w:rsidR="00000000" w:rsidRPr="00000000">
              <w:rPr>
                <w:rtl w:val="0"/>
              </w:rPr>
            </w:r>
          </w:p>
          <w:p w:rsidR="00000000" w:rsidDel="00000000" w:rsidP="00000000" w:rsidRDefault="00000000" w:rsidRPr="00000000" w14:paraId="000004D3">
            <w:pPr>
              <w:ind w:firstLine="0"/>
              <w:rPr/>
            </w:pPr>
            <w:r w:rsidDel="00000000" w:rsidR="00000000" w:rsidRPr="00000000">
              <w:rPr>
                <w:rtl w:val="0"/>
              </w:rPr>
              <w:t xml:space="preserve">Column: 5</w:t>
              <w:br w:type="textWrapping"/>
              <w:t xml:space="preserve">Title:HÌNH</w:t>
            </w:r>
          </w:p>
          <w:p w:rsidR="00000000" w:rsidDel="00000000" w:rsidP="00000000" w:rsidRDefault="00000000" w:rsidRPr="00000000" w14:paraId="000004D4">
            <w:pPr>
              <w:ind w:firstLine="0"/>
              <w:rPr/>
            </w:pPr>
            <w:r w:rsidDel="00000000" w:rsidR="00000000" w:rsidRPr="00000000">
              <w:rPr>
                <w:rtl w:val="0"/>
              </w:rPr>
              <w:t xml:space="preserve">Title: Object</w:t>
            </w:r>
          </w:p>
          <w:p w:rsidR="00000000" w:rsidDel="00000000" w:rsidP="00000000" w:rsidRDefault="00000000" w:rsidRPr="00000000" w14:paraId="000004D5">
            <w:pPr>
              <w:ind w:firstLine="0"/>
              <w:rPr/>
            </w:pPr>
            <w:r w:rsidDel="00000000" w:rsidR="00000000" w:rsidRPr="00000000">
              <w:rPr>
                <w:rtl w:val="0"/>
              </w:rPr>
              <w:t xml:space="preserve">Editable: false</w:t>
            </w:r>
          </w:p>
        </w:tc>
      </w:tr>
      <w:tr>
        <w:trPr>
          <w:cantSplit w:val="0"/>
          <w:tblHeader w:val="0"/>
        </w:trPr>
        <w:tc>
          <w:tcPr/>
          <w:p w:rsidR="00000000" w:rsidDel="00000000" w:rsidP="00000000" w:rsidRDefault="00000000" w:rsidRPr="00000000" w14:paraId="000004D6">
            <w:pPr>
              <w:ind w:firstLine="0"/>
              <w:rPr/>
            </w:pPr>
            <w:r w:rsidDel="00000000" w:rsidR="00000000" w:rsidRPr="00000000">
              <w:rPr>
                <w:rtl w:val="0"/>
              </w:rPr>
              <w:t xml:space="preserve">20</w:t>
            </w:r>
          </w:p>
        </w:tc>
        <w:tc>
          <w:tcPr/>
          <w:p w:rsidR="00000000" w:rsidDel="00000000" w:rsidP="00000000" w:rsidRDefault="00000000" w:rsidRPr="00000000" w14:paraId="000004D7">
            <w:pPr>
              <w:ind w:firstLine="0"/>
              <w:rPr/>
            </w:pPr>
            <w:r w:rsidDel="00000000" w:rsidR="00000000" w:rsidRPr="00000000">
              <w:rPr>
                <w:rtl w:val="0"/>
              </w:rPr>
              <w:t xml:space="preserve">btnInsert</w:t>
            </w:r>
          </w:p>
        </w:tc>
        <w:tc>
          <w:tcPr/>
          <w:p w:rsidR="00000000" w:rsidDel="00000000" w:rsidP="00000000" w:rsidRDefault="00000000" w:rsidRPr="00000000" w14:paraId="000004D8">
            <w:pPr>
              <w:ind w:firstLine="0"/>
              <w:rPr/>
            </w:pPr>
            <w:r w:rsidDel="00000000" w:rsidR="00000000" w:rsidRPr="00000000">
              <w:rPr>
                <w:rtl w:val="0"/>
              </w:rPr>
              <w:t xml:space="preserve">JButton</w:t>
            </w:r>
          </w:p>
        </w:tc>
        <w:tc>
          <w:tcPr/>
          <w:p w:rsidR="00000000" w:rsidDel="00000000" w:rsidP="00000000" w:rsidRDefault="00000000" w:rsidRPr="00000000" w14:paraId="000004D9">
            <w:pPr>
              <w:ind w:firstLine="0"/>
              <w:rPr/>
            </w:pPr>
            <w:r w:rsidDel="00000000" w:rsidR="00000000" w:rsidRPr="00000000">
              <w:rPr>
                <w:rtl w:val="0"/>
              </w:rPr>
              <w:t xml:space="preserve">Text: Thêm</w:t>
            </w:r>
          </w:p>
          <w:p w:rsidR="00000000" w:rsidDel="00000000" w:rsidP="00000000" w:rsidRDefault="00000000" w:rsidRPr="00000000" w14:paraId="000004DA">
            <w:pPr>
              <w:ind w:firstLine="0"/>
              <w:rPr/>
            </w:pPr>
            <w:r w:rsidDel="00000000" w:rsidR="00000000" w:rsidRPr="00000000">
              <w:rPr>
                <w:rtl w:val="0"/>
              </w:rPr>
              <w:t xml:space="preserve">font : Tohoma 11 Bold</w:t>
            </w:r>
          </w:p>
          <w:p w:rsidR="00000000" w:rsidDel="00000000" w:rsidP="00000000" w:rsidRDefault="00000000" w:rsidRPr="00000000" w14:paraId="000004DB">
            <w:pPr>
              <w:ind w:firstLine="0"/>
              <w:rPr/>
            </w:pPr>
            <w:r w:rsidDel="00000000" w:rsidR="00000000" w:rsidRPr="00000000">
              <w:rPr>
                <w:rtl w:val="0"/>
              </w:rPr>
              <w:t xml:space="preserve">foreground: [0,0,0]</w:t>
            </w:r>
          </w:p>
          <w:p w:rsidR="00000000" w:rsidDel="00000000" w:rsidP="00000000" w:rsidRDefault="00000000" w:rsidRPr="00000000" w14:paraId="000004DC">
            <w:pPr>
              <w:ind w:firstLine="0"/>
              <w:rPr/>
            </w:pPr>
            <w:r w:rsidDel="00000000" w:rsidR="00000000" w:rsidRPr="00000000">
              <w:rPr>
                <w:rtl w:val="0"/>
              </w:rPr>
              <w:t xml:space="preserve">icon : basket.png</w:t>
            </w:r>
          </w:p>
        </w:tc>
      </w:tr>
      <w:tr>
        <w:trPr>
          <w:cantSplit w:val="0"/>
          <w:tblHeader w:val="0"/>
        </w:trPr>
        <w:tc>
          <w:tcPr/>
          <w:p w:rsidR="00000000" w:rsidDel="00000000" w:rsidP="00000000" w:rsidRDefault="00000000" w:rsidRPr="00000000" w14:paraId="000004DD">
            <w:pPr>
              <w:ind w:firstLine="0"/>
              <w:rPr/>
            </w:pPr>
            <w:r w:rsidDel="00000000" w:rsidR="00000000" w:rsidRPr="00000000">
              <w:rPr>
                <w:rtl w:val="0"/>
              </w:rPr>
              <w:t xml:space="preserve">21</w:t>
            </w:r>
          </w:p>
        </w:tc>
        <w:tc>
          <w:tcPr/>
          <w:p w:rsidR="00000000" w:rsidDel="00000000" w:rsidP="00000000" w:rsidRDefault="00000000" w:rsidRPr="00000000" w14:paraId="000004DE">
            <w:pPr>
              <w:ind w:firstLine="0"/>
              <w:rPr/>
            </w:pPr>
            <w:r w:rsidDel="00000000" w:rsidR="00000000" w:rsidRPr="00000000">
              <w:rPr>
                <w:rtl w:val="0"/>
              </w:rPr>
              <w:t xml:space="preserve">btnUpdate</w:t>
            </w:r>
          </w:p>
        </w:tc>
        <w:tc>
          <w:tcPr/>
          <w:p w:rsidR="00000000" w:rsidDel="00000000" w:rsidP="00000000" w:rsidRDefault="00000000" w:rsidRPr="00000000" w14:paraId="000004DF">
            <w:pPr>
              <w:ind w:firstLine="0"/>
              <w:rPr/>
            </w:pPr>
            <w:r w:rsidDel="00000000" w:rsidR="00000000" w:rsidRPr="00000000">
              <w:rPr>
                <w:rtl w:val="0"/>
              </w:rPr>
              <w:t xml:space="preserve">JButton</w:t>
            </w:r>
          </w:p>
        </w:tc>
        <w:tc>
          <w:tcPr/>
          <w:p w:rsidR="00000000" w:rsidDel="00000000" w:rsidP="00000000" w:rsidRDefault="00000000" w:rsidRPr="00000000" w14:paraId="000004E0">
            <w:pPr>
              <w:ind w:firstLine="0"/>
              <w:rPr/>
            </w:pPr>
            <w:r w:rsidDel="00000000" w:rsidR="00000000" w:rsidRPr="00000000">
              <w:rPr>
                <w:rtl w:val="0"/>
              </w:rPr>
              <w:t xml:space="preserve">Text: Sửa</w:t>
            </w:r>
          </w:p>
          <w:p w:rsidR="00000000" w:rsidDel="00000000" w:rsidP="00000000" w:rsidRDefault="00000000" w:rsidRPr="00000000" w14:paraId="000004E1">
            <w:pPr>
              <w:ind w:firstLine="0"/>
              <w:rPr/>
            </w:pPr>
            <w:r w:rsidDel="00000000" w:rsidR="00000000" w:rsidRPr="00000000">
              <w:rPr>
                <w:rtl w:val="0"/>
              </w:rPr>
              <w:t xml:space="preserve">font : Tohoma 11 Bold</w:t>
            </w:r>
          </w:p>
          <w:p w:rsidR="00000000" w:rsidDel="00000000" w:rsidP="00000000" w:rsidRDefault="00000000" w:rsidRPr="00000000" w14:paraId="000004E2">
            <w:pPr>
              <w:ind w:firstLine="0"/>
              <w:rPr/>
            </w:pPr>
            <w:r w:rsidDel="00000000" w:rsidR="00000000" w:rsidRPr="00000000">
              <w:rPr>
                <w:rtl w:val="0"/>
              </w:rPr>
              <w:t xml:space="preserve">foreground: [0,0,0]</w:t>
            </w:r>
          </w:p>
          <w:p w:rsidR="00000000" w:rsidDel="00000000" w:rsidP="00000000" w:rsidRDefault="00000000" w:rsidRPr="00000000" w14:paraId="000004E3">
            <w:pPr>
              <w:ind w:firstLine="0"/>
              <w:rPr/>
            </w:pPr>
            <w:r w:rsidDel="00000000" w:rsidR="00000000" w:rsidRPr="00000000">
              <w:rPr>
                <w:rtl w:val="0"/>
              </w:rPr>
              <w:t xml:space="preserve">icon : Notes.png</w:t>
            </w:r>
          </w:p>
        </w:tc>
      </w:tr>
      <w:tr>
        <w:trPr>
          <w:cantSplit w:val="0"/>
          <w:tblHeader w:val="0"/>
        </w:trPr>
        <w:tc>
          <w:tcPr/>
          <w:p w:rsidR="00000000" w:rsidDel="00000000" w:rsidP="00000000" w:rsidRDefault="00000000" w:rsidRPr="00000000" w14:paraId="000004E4">
            <w:pPr>
              <w:ind w:firstLine="0"/>
              <w:rPr/>
            </w:pPr>
            <w:r w:rsidDel="00000000" w:rsidR="00000000" w:rsidRPr="00000000">
              <w:rPr>
                <w:rtl w:val="0"/>
              </w:rPr>
              <w:t xml:space="preserve">22</w:t>
            </w:r>
          </w:p>
        </w:tc>
        <w:tc>
          <w:tcPr/>
          <w:p w:rsidR="00000000" w:rsidDel="00000000" w:rsidP="00000000" w:rsidRDefault="00000000" w:rsidRPr="00000000" w14:paraId="000004E5">
            <w:pPr>
              <w:ind w:firstLine="0"/>
              <w:rPr/>
            </w:pPr>
            <w:r w:rsidDel="00000000" w:rsidR="00000000" w:rsidRPr="00000000">
              <w:rPr>
                <w:rtl w:val="0"/>
              </w:rPr>
              <w:t xml:space="preserve">btnDelete</w:t>
            </w:r>
          </w:p>
        </w:tc>
        <w:tc>
          <w:tcPr/>
          <w:p w:rsidR="00000000" w:rsidDel="00000000" w:rsidP="00000000" w:rsidRDefault="00000000" w:rsidRPr="00000000" w14:paraId="000004E6">
            <w:pPr>
              <w:ind w:firstLine="0"/>
              <w:rPr/>
            </w:pPr>
            <w:r w:rsidDel="00000000" w:rsidR="00000000" w:rsidRPr="00000000">
              <w:rPr>
                <w:rtl w:val="0"/>
              </w:rPr>
              <w:t xml:space="preserve">JButton</w:t>
            </w:r>
          </w:p>
        </w:tc>
        <w:tc>
          <w:tcPr/>
          <w:p w:rsidR="00000000" w:rsidDel="00000000" w:rsidP="00000000" w:rsidRDefault="00000000" w:rsidRPr="00000000" w14:paraId="000004E7">
            <w:pPr>
              <w:ind w:firstLine="0"/>
              <w:rPr/>
            </w:pPr>
            <w:r w:rsidDel="00000000" w:rsidR="00000000" w:rsidRPr="00000000">
              <w:rPr>
                <w:rtl w:val="0"/>
              </w:rPr>
              <w:t xml:space="preserve">Text: Xóa</w:t>
            </w:r>
          </w:p>
          <w:p w:rsidR="00000000" w:rsidDel="00000000" w:rsidP="00000000" w:rsidRDefault="00000000" w:rsidRPr="00000000" w14:paraId="000004E8">
            <w:pPr>
              <w:ind w:firstLine="0"/>
              <w:rPr/>
            </w:pPr>
            <w:r w:rsidDel="00000000" w:rsidR="00000000" w:rsidRPr="00000000">
              <w:rPr>
                <w:rtl w:val="0"/>
              </w:rPr>
              <w:t xml:space="preserve">font : Tohoma 11 Bold</w:t>
            </w:r>
          </w:p>
          <w:p w:rsidR="00000000" w:rsidDel="00000000" w:rsidP="00000000" w:rsidRDefault="00000000" w:rsidRPr="00000000" w14:paraId="000004E9">
            <w:pPr>
              <w:ind w:firstLine="0"/>
              <w:rPr/>
            </w:pPr>
            <w:r w:rsidDel="00000000" w:rsidR="00000000" w:rsidRPr="00000000">
              <w:rPr>
                <w:rtl w:val="0"/>
              </w:rPr>
              <w:t xml:space="preserve">foreground: [0,0,0]</w:t>
            </w:r>
          </w:p>
          <w:p w:rsidR="00000000" w:rsidDel="00000000" w:rsidP="00000000" w:rsidRDefault="00000000" w:rsidRPr="00000000" w14:paraId="000004EA">
            <w:pPr>
              <w:ind w:firstLine="0"/>
              <w:rPr/>
            </w:pPr>
            <w:r w:rsidDel="00000000" w:rsidR="00000000" w:rsidRPr="00000000">
              <w:rPr>
                <w:rtl w:val="0"/>
              </w:rPr>
              <w:t xml:space="preserve">icon : Delete.png</w:t>
            </w:r>
          </w:p>
        </w:tc>
      </w:tr>
      <w:tr>
        <w:trPr>
          <w:cantSplit w:val="0"/>
          <w:tblHeader w:val="0"/>
        </w:trPr>
        <w:tc>
          <w:tcPr/>
          <w:p w:rsidR="00000000" w:rsidDel="00000000" w:rsidP="00000000" w:rsidRDefault="00000000" w:rsidRPr="00000000" w14:paraId="000004EB">
            <w:pPr>
              <w:ind w:firstLine="0"/>
              <w:rPr/>
            </w:pPr>
            <w:r w:rsidDel="00000000" w:rsidR="00000000" w:rsidRPr="00000000">
              <w:rPr>
                <w:rtl w:val="0"/>
              </w:rPr>
              <w:t xml:space="preserve">23</w:t>
            </w:r>
          </w:p>
        </w:tc>
        <w:tc>
          <w:tcPr/>
          <w:p w:rsidR="00000000" w:rsidDel="00000000" w:rsidP="00000000" w:rsidRDefault="00000000" w:rsidRPr="00000000" w14:paraId="000004EC">
            <w:pPr>
              <w:ind w:firstLine="0"/>
              <w:rPr/>
            </w:pPr>
            <w:r w:rsidDel="00000000" w:rsidR="00000000" w:rsidRPr="00000000">
              <w:rPr>
                <w:rtl w:val="0"/>
              </w:rPr>
              <w:t xml:space="preserve">btnClear</w:t>
            </w:r>
          </w:p>
        </w:tc>
        <w:tc>
          <w:tcPr/>
          <w:p w:rsidR="00000000" w:rsidDel="00000000" w:rsidP="00000000" w:rsidRDefault="00000000" w:rsidRPr="00000000" w14:paraId="000004ED">
            <w:pPr>
              <w:ind w:firstLine="0"/>
              <w:rPr/>
            </w:pPr>
            <w:r w:rsidDel="00000000" w:rsidR="00000000" w:rsidRPr="00000000">
              <w:rPr>
                <w:rtl w:val="0"/>
              </w:rPr>
              <w:t xml:space="preserve">JButton</w:t>
            </w:r>
          </w:p>
        </w:tc>
        <w:tc>
          <w:tcPr/>
          <w:p w:rsidR="00000000" w:rsidDel="00000000" w:rsidP="00000000" w:rsidRDefault="00000000" w:rsidRPr="00000000" w14:paraId="000004EE">
            <w:pPr>
              <w:ind w:firstLine="0"/>
              <w:rPr/>
            </w:pPr>
            <w:r w:rsidDel="00000000" w:rsidR="00000000" w:rsidRPr="00000000">
              <w:rPr>
                <w:rtl w:val="0"/>
              </w:rPr>
              <w:t xml:space="preserve">Text: Mới</w:t>
            </w:r>
          </w:p>
          <w:p w:rsidR="00000000" w:rsidDel="00000000" w:rsidP="00000000" w:rsidRDefault="00000000" w:rsidRPr="00000000" w14:paraId="000004EF">
            <w:pPr>
              <w:ind w:firstLine="0"/>
              <w:rPr/>
            </w:pPr>
            <w:r w:rsidDel="00000000" w:rsidR="00000000" w:rsidRPr="00000000">
              <w:rPr>
                <w:rtl w:val="0"/>
              </w:rPr>
              <w:t xml:space="preserve">font : Tohoma 11 Bold</w:t>
            </w:r>
          </w:p>
          <w:p w:rsidR="00000000" w:rsidDel="00000000" w:rsidP="00000000" w:rsidRDefault="00000000" w:rsidRPr="00000000" w14:paraId="000004F0">
            <w:pPr>
              <w:ind w:firstLine="0"/>
              <w:rPr/>
            </w:pPr>
            <w:r w:rsidDel="00000000" w:rsidR="00000000" w:rsidRPr="00000000">
              <w:rPr>
                <w:rtl w:val="0"/>
              </w:rPr>
              <w:t xml:space="preserve">foreground: [0,0,0]</w:t>
            </w:r>
          </w:p>
          <w:p w:rsidR="00000000" w:rsidDel="00000000" w:rsidP="00000000" w:rsidRDefault="00000000" w:rsidRPr="00000000" w14:paraId="000004F1">
            <w:pPr>
              <w:ind w:firstLine="0"/>
              <w:rPr/>
            </w:pPr>
            <w:r w:rsidDel="00000000" w:rsidR="00000000" w:rsidRPr="00000000">
              <w:rPr>
                <w:rtl w:val="0"/>
              </w:rPr>
              <w:t xml:space="preserve">icon : Unordered list.png</w:t>
            </w:r>
          </w:p>
        </w:tc>
      </w:tr>
      <w:tr>
        <w:trPr>
          <w:cantSplit w:val="0"/>
          <w:tblHeader w:val="0"/>
        </w:trPr>
        <w:tc>
          <w:tcPr/>
          <w:p w:rsidR="00000000" w:rsidDel="00000000" w:rsidP="00000000" w:rsidRDefault="00000000" w:rsidRPr="00000000" w14:paraId="000004F2">
            <w:pPr>
              <w:ind w:firstLine="0"/>
              <w:rPr/>
            </w:pPr>
            <w:r w:rsidDel="00000000" w:rsidR="00000000" w:rsidRPr="00000000">
              <w:rPr>
                <w:rtl w:val="0"/>
              </w:rPr>
              <w:t xml:space="preserve">24</w:t>
            </w:r>
          </w:p>
        </w:tc>
        <w:tc>
          <w:tcPr/>
          <w:p w:rsidR="00000000" w:rsidDel="00000000" w:rsidP="00000000" w:rsidRDefault="00000000" w:rsidRPr="00000000" w14:paraId="000004F3">
            <w:pPr>
              <w:ind w:firstLine="0"/>
              <w:rPr/>
            </w:pPr>
            <w:r w:rsidDel="00000000" w:rsidR="00000000" w:rsidRPr="00000000">
              <w:rPr>
                <w:rtl w:val="0"/>
              </w:rPr>
              <w:t xml:space="preserve">btnFirst</w:t>
            </w:r>
          </w:p>
        </w:tc>
        <w:tc>
          <w:tcPr/>
          <w:p w:rsidR="00000000" w:rsidDel="00000000" w:rsidP="00000000" w:rsidRDefault="00000000" w:rsidRPr="00000000" w14:paraId="000004F4">
            <w:pPr>
              <w:ind w:firstLine="0"/>
              <w:rPr/>
            </w:pPr>
            <w:r w:rsidDel="00000000" w:rsidR="00000000" w:rsidRPr="00000000">
              <w:rPr>
                <w:rtl w:val="0"/>
              </w:rPr>
              <w:t xml:space="preserve">JButton</w:t>
            </w:r>
          </w:p>
        </w:tc>
        <w:tc>
          <w:tcPr/>
          <w:p w:rsidR="00000000" w:rsidDel="00000000" w:rsidP="00000000" w:rsidRDefault="00000000" w:rsidRPr="00000000" w14:paraId="000004F5">
            <w:pPr>
              <w:ind w:firstLine="0"/>
              <w:rPr/>
            </w:pPr>
            <w:r w:rsidDel="00000000" w:rsidR="00000000" w:rsidRPr="00000000">
              <w:rPr>
                <w:rtl w:val="0"/>
              </w:rPr>
              <w:t xml:space="preserve">Background: [51,51,255]</w:t>
            </w:r>
          </w:p>
          <w:p w:rsidR="00000000" w:rsidDel="00000000" w:rsidP="00000000" w:rsidRDefault="00000000" w:rsidRPr="00000000" w14:paraId="000004F6">
            <w:pPr>
              <w:ind w:firstLine="0"/>
              <w:rPr/>
            </w:pPr>
            <w:r w:rsidDel="00000000" w:rsidR="00000000" w:rsidRPr="00000000">
              <w:rPr>
                <w:rtl w:val="0"/>
              </w:rPr>
              <w:t xml:space="preserve">font : Tohoma 18 Bold</w:t>
            </w:r>
          </w:p>
          <w:p w:rsidR="00000000" w:rsidDel="00000000" w:rsidP="00000000" w:rsidRDefault="00000000" w:rsidRPr="00000000" w14:paraId="000004F7">
            <w:pPr>
              <w:ind w:firstLine="0"/>
              <w:rPr/>
            </w:pPr>
            <w:r w:rsidDel="00000000" w:rsidR="00000000" w:rsidRPr="00000000">
              <w:rPr>
                <w:rtl w:val="0"/>
              </w:rPr>
              <w:t xml:space="preserve">foreground: [255,255,255]</w:t>
            </w:r>
          </w:p>
          <w:p w:rsidR="00000000" w:rsidDel="00000000" w:rsidP="00000000" w:rsidRDefault="00000000" w:rsidRPr="00000000" w14:paraId="000004F8">
            <w:pPr>
              <w:ind w:firstLine="0"/>
              <w:rPr/>
            </w:pPr>
            <w:r w:rsidDel="00000000" w:rsidR="00000000" w:rsidRPr="00000000">
              <w:rPr>
                <w:rtl w:val="0"/>
              </w:rPr>
              <w:t xml:space="preserve">icon : dau.png</w:t>
            </w:r>
          </w:p>
        </w:tc>
      </w:tr>
      <w:tr>
        <w:trPr>
          <w:cantSplit w:val="0"/>
          <w:tblHeader w:val="0"/>
        </w:trPr>
        <w:tc>
          <w:tcPr/>
          <w:p w:rsidR="00000000" w:rsidDel="00000000" w:rsidP="00000000" w:rsidRDefault="00000000" w:rsidRPr="00000000" w14:paraId="000004F9">
            <w:pPr>
              <w:ind w:firstLine="0"/>
              <w:rPr/>
            </w:pPr>
            <w:r w:rsidDel="00000000" w:rsidR="00000000" w:rsidRPr="00000000">
              <w:rPr>
                <w:rtl w:val="0"/>
              </w:rPr>
              <w:t xml:space="preserve">25</w:t>
            </w:r>
          </w:p>
        </w:tc>
        <w:tc>
          <w:tcPr/>
          <w:p w:rsidR="00000000" w:rsidDel="00000000" w:rsidP="00000000" w:rsidRDefault="00000000" w:rsidRPr="00000000" w14:paraId="000004FA">
            <w:pPr>
              <w:ind w:firstLine="0"/>
              <w:rPr/>
            </w:pPr>
            <w:r w:rsidDel="00000000" w:rsidR="00000000" w:rsidRPr="00000000">
              <w:rPr>
                <w:rtl w:val="0"/>
              </w:rPr>
              <w:t xml:space="preserve">btnPrev</w:t>
            </w:r>
          </w:p>
        </w:tc>
        <w:tc>
          <w:tcPr/>
          <w:p w:rsidR="00000000" w:rsidDel="00000000" w:rsidP="00000000" w:rsidRDefault="00000000" w:rsidRPr="00000000" w14:paraId="000004FB">
            <w:pPr>
              <w:ind w:firstLine="0"/>
              <w:rPr/>
            </w:pPr>
            <w:r w:rsidDel="00000000" w:rsidR="00000000" w:rsidRPr="00000000">
              <w:rPr>
                <w:rtl w:val="0"/>
              </w:rPr>
              <w:t xml:space="preserve">JButton</w:t>
            </w:r>
          </w:p>
        </w:tc>
        <w:tc>
          <w:tcPr/>
          <w:p w:rsidR="00000000" w:rsidDel="00000000" w:rsidP="00000000" w:rsidRDefault="00000000" w:rsidRPr="00000000" w14:paraId="000004FC">
            <w:pPr>
              <w:ind w:firstLine="0"/>
              <w:rPr/>
            </w:pPr>
            <w:r w:rsidDel="00000000" w:rsidR="00000000" w:rsidRPr="00000000">
              <w:rPr>
                <w:rtl w:val="0"/>
              </w:rPr>
              <w:t xml:space="preserve">Background: [51,51,255]</w:t>
            </w:r>
          </w:p>
          <w:p w:rsidR="00000000" w:rsidDel="00000000" w:rsidP="00000000" w:rsidRDefault="00000000" w:rsidRPr="00000000" w14:paraId="000004FD">
            <w:pPr>
              <w:ind w:firstLine="0"/>
              <w:rPr/>
            </w:pPr>
            <w:r w:rsidDel="00000000" w:rsidR="00000000" w:rsidRPr="00000000">
              <w:rPr>
                <w:rtl w:val="0"/>
              </w:rPr>
              <w:t xml:space="preserve">font : Tohoma 10 Bold</w:t>
            </w:r>
          </w:p>
          <w:p w:rsidR="00000000" w:rsidDel="00000000" w:rsidP="00000000" w:rsidRDefault="00000000" w:rsidRPr="00000000" w14:paraId="000004FE">
            <w:pPr>
              <w:ind w:firstLine="0"/>
              <w:rPr/>
            </w:pPr>
            <w:r w:rsidDel="00000000" w:rsidR="00000000" w:rsidRPr="00000000">
              <w:rPr>
                <w:rtl w:val="0"/>
              </w:rPr>
              <w:t xml:space="preserve">foreground: [255,255,255]</w:t>
            </w:r>
          </w:p>
          <w:p w:rsidR="00000000" w:rsidDel="00000000" w:rsidP="00000000" w:rsidRDefault="00000000" w:rsidRPr="00000000" w14:paraId="000004FF">
            <w:pPr>
              <w:ind w:firstLine="0"/>
              <w:rPr/>
            </w:pPr>
            <w:r w:rsidDel="00000000" w:rsidR="00000000" w:rsidRPr="00000000">
              <w:rPr>
                <w:rtl w:val="0"/>
              </w:rPr>
              <w:t xml:space="preserve">icon : lui.png</w:t>
            </w:r>
          </w:p>
        </w:tc>
      </w:tr>
      <w:tr>
        <w:trPr>
          <w:cantSplit w:val="0"/>
          <w:tblHeader w:val="0"/>
        </w:trPr>
        <w:tc>
          <w:tcPr/>
          <w:p w:rsidR="00000000" w:rsidDel="00000000" w:rsidP="00000000" w:rsidRDefault="00000000" w:rsidRPr="00000000" w14:paraId="00000500">
            <w:pPr>
              <w:ind w:firstLine="0"/>
              <w:rPr/>
            </w:pPr>
            <w:r w:rsidDel="00000000" w:rsidR="00000000" w:rsidRPr="00000000">
              <w:rPr>
                <w:rtl w:val="0"/>
              </w:rPr>
              <w:t xml:space="preserve">26</w:t>
            </w:r>
          </w:p>
        </w:tc>
        <w:tc>
          <w:tcPr/>
          <w:p w:rsidR="00000000" w:rsidDel="00000000" w:rsidP="00000000" w:rsidRDefault="00000000" w:rsidRPr="00000000" w14:paraId="00000501">
            <w:pPr>
              <w:ind w:firstLine="0"/>
              <w:rPr/>
            </w:pPr>
            <w:r w:rsidDel="00000000" w:rsidR="00000000" w:rsidRPr="00000000">
              <w:rPr>
                <w:rtl w:val="0"/>
              </w:rPr>
              <w:t xml:space="preserve">btnNext</w:t>
            </w:r>
          </w:p>
        </w:tc>
        <w:tc>
          <w:tcPr/>
          <w:p w:rsidR="00000000" w:rsidDel="00000000" w:rsidP="00000000" w:rsidRDefault="00000000" w:rsidRPr="00000000" w14:paraId="00000502">
            <w:pPr>
              <w:ind w:firstLine="0"/>
              <w:rPr/>
            </w:pPr>
            <w:r w:rsidDel="00000000" w:rsidR="00000000" w:rsidRPr="00000000">
              <w:rPr>
                <w:rtl w:val="0"/>
              </w:rPr>
              <w:t xml:space="preserve">JButton</w:t>
            </w:r>
          </w:p>
        </w:tc>
        <w:tc>
          <w:tcPr/>
          <w:p w:rsidR="00000000" w:rsidDel="00000000" w:rsidP="00000000" w:rsidRDefault="00000000" w:rsidRPr="00000000" w14:paraId="00000503">
            <w:pPr>
              <w:ind w:firstLine="0"/>
              <w:rPr/>
            </w:pPr>
            <w:r w:rsidDel="00000000" w:rsidR="00000000" w:rsidRPr="00000000">
              <w:rPr>
                <w:rtl w:val="0"/>
              </w:rPr>
              <w:t xml:space="preserve">Background: [255,153,0]</w:t>
            </w:r>
          </w:p>
          <w:p w:rsidR="00000000" w:rsidDel="00000000" w:rsidP="00000000" w:rsidRDefault="00000000" w:rsidRPr="00000000" w14:paraId="00000504">
            <w:pPr>
              <w:ind w:firstLine="0"/>
              <w:rPr/>
            </w:pPr>
            <w:r w:rsidDel="00000000" w:rsidR="00000000" w:rsidRPr="00000000">
              <w:rPr>
                <w:rtl w:val="0"/>
              </w:rPr>
              <w:t xml:space="preserve">font : Tohoma 18 Bold</w:t>
            </w:r>
          </w:p>
          <w:p w:rsidR="00000000" w:rsidDel="00000000" w:rsidP="00000000" w:rsidRDefault="00000000" w:rsidRPr="00000000" w14:paraId="00000505">
            <w:pPr>
              <w:ind w:firstLine="0"/>
              <w:rPr/>
            </w:pPr>
            <w:r w:rsidDel="00000000" w:rsidR="00000000" w:rsidRPr="00000000">
              <w:rPr>
                <w:rtl w:val="0"/>
              </w:rPr>
              <w:t xml:space="preserve">foreground: [255,255,255]</w:t>
            </w:r>
          </w:p>
          <w:p w:rsidR="00000000" w:rsidDel="00000000" w:rsidP="00000000" w:rsidRDefault="00000000" w:rsidRPr="00000000" w14:paraId="00000506">
            <w:pPr>
              <w:ind w:firstLine="0"/>
              <w:rPr/>
            </w:pPr>
            <w:r w:rsidDel="00000000" w:rsidR="00000000" w:rsidRPr="00000000">
              <w:rPr>
                <w:rtl w:val="0"/>
              </w:rPr>
              <w:t xml:space="preserve">icon : tien.png</w:t>
            </w:r>
          </w:p>
        </w:tc>
      </w:tr>
      <w:tr>
        <w:trPr>
          <w:cantSplit w:val="0"/>
          <w:tblHeader w:val="0"/>
        </w:trPr>
        <w:tc>
          <w:tcPr/>
          <w:p w:rsidR="00000000" w:rsidDel="00000000" w:rsidP="00000000" w:rsidRDefault="00000000" w:rsidRPr="00000000" w14:paraId="00000507">
            <w:pPr>
              <w:ind w:firstLine="0"/>
              <w:rPr/>
            </w:pPr>
            <w:r w:rsidDel="00000000" w:rsidR="00000000" w:rsidRPr="00000000">
              <w:rPr>
                <w:rtl w:val="0"/>
              </w:rPr>
              <w:t xml:space="preserve">27</w:t>
            </w:r>
          </w:p>
        </w:tc>
        <w:tc>
          <w:tcPr/>
          <w:p w:rsidR="00000000" w:rsidDel="00000000" w:rsidP="00000000" w:rsidRDefault="00000000" w:rsidRPr="00000000" w14:paraId="00000508">
            <w:pPr>
              <w:ind w:firstLine="0"/>
              <w:rPr/>
            </w:pPr>
            <w:r w:rsidDel="00000000" w:rsidR="00000000" w:rsidRPr="00000000">
              <w:rPr>
                <w:rtl w:val="0"/>
              </w:rPr>
              <w:t xml:space="preserve">btnLast</w:t>
            </w:r>
          </w:p>
        </w:tc>
        <w:tc>
          <w:tcPr/>
          <w:p w:rsidR="00000000" w:rsidDel="00000000" w:rsidP="00000000" w:rsidRDefault="00000000" w:rsidRPr="00000000" w14:paraId="00000509">
            <w:pPr>
              <w:ind w:firstLine="0"/>
              <w:rPr/>
            </w:pPr>
            <w:r w:rsidDel="00000000" w:rsidR="00000000" w:rsidRPr="00000000">
              <w:rPr>
                <w:rtl w:val="0"/>
              </w:rPr>
            </w:r>
          </w:p>
        </w:tc>
        <w:tc>
          <w:tcPr/>
          <w:p w:rsidR="00000000" w:rsidDel="00000000" w:rsidP="00000000" w:rsidRDefault="00000000" w:rsidRPr="00000000" w14:paraId="0000050A">
            <w:pPr>
              <w:ind w:firstLine="0"/>
              <w:rPr/>
            </w:pPr>
            <w:r w:rsidDel="00000000" w:rsidR="00000000" w:rsidRPr="00000000">
              <w:rPr>
                <w:rtl w:val="0"/>
              </w:rPr>
              <w:t xml:space="preserve">Background: [255,153,0]</w:t>
            </w:r>
          </w:p>
          <w:p w:rsidR="00000000" w:rsidDel="00000000" w:rsidP="00000000" w:rsidRDefault="00000000" w:rsidRPr="00000000" w14:paraId="0000050B">
            <w:pPr>
              <w:ind w:firstLine="0"/>
              <w:rPr/>
            </w:pPr>
            <w:r w:rsidDel="00000000" w:rsidR="00000000" w:rsidRPr="00000000">
              <w:rPr>
                <w:rtl w:val="0"/>
              </w:rPr>
              <w:t xml:space="preserve">font : Tohoma 18 Bold</w:t>
            </w:r>
          </w:p>
          <w:p w:rsidR="00000000" w:rsidDel="00000000" w:rsidP="00000000" w:rsidRDefault="00000000" w:rsidRPr="00000000" w14:paraId="0000050C">
            <w:pPr>
              <w:ind w:firstLine="0"/>
              <w:rPr/>
            </w:pPr>
            <w:r w:rsidDel="00000000" w:rsidR="00000000" w:rsidRPr="00000000">
              <w:rPr>
                <w:rtl w:val="0"/>
              </w:rPr>
              <w:t xml:space="preserve">foreground: [255,255,255]</w:t>
            </w:r>
          </w:p>
          <w:p w:rsidR="00000000" w:rsidDel="00000000" w:rsidP="00000000" w:rsidRDefault="00000000" w:rsidRPr="00000000" w14:paraId="0000050D">
            <w:pPr>
              <w:ind w:firstLine="0"/>
              <w:rPr/>
            </w:pPr>
            <w:r w:rsidDel="00000000" w:rsidR="00000000" w:rsidRPr="00000000">
              <w:rPr>
                <w:rtl w:val="0"/>
              </w:rPr>
              <w:t xml:space="preserve">icon : cuoi.png</w:t>
            </w:r>
          </w:p>
        </w:tc>
      </w:tr>
    </w:tbl>
    <w:p w:rsidR="00000000" w:rsidDel="00000000" w:rsidP="00000000" w:rsidRDefault="00000000" w:rsidRPr="00000000" w14:paraId="0000050E">
      <w:pPr>
        <w:pStyle w:val="Heading4"/>
        <w:ind w:firstLine="864"/>
        <w:rPr>
          <w:b w:val="1"/>
          <w:smallCaps w:val="1"/>
        </w:rPr>
      </w:pPr>
      <w:bookmarkStart w:colFirst="0" w:colLast="0" w:name="_p5k39hf7cd8d" w:id="42"/>
      <w:bookmarkEnd w:id="42"/>
      <w:r w:rsidDel="00000000" w:rsidR="00000000" w:rsidRPr="00000000">
        <w:rPr>
          <w:rtl w:val="0"/>
        </w:rPr>
      </w:r>
    </w:p>
    <w:p w:rsidR="00000000" w:rsidDel="00000000" w:rsidP="00000000" w:rsidRDefault="00000000" w:rsidRPr="00000000" w14:paraId="0000050F">
      <w:pPr>
        <w:rPr>
          <w:b w:val="1"/>
          <w:smallCaps w:val="1"/>
        </w:rPr>
      </w:pPr>
      <w:r w:rsidDel="00000000" w:rsidR="00000000" w:rsidRPr="00000000">
        <w:rPr>
          <w:rtl w:val="0"/>
        </w:rPr>
      </w:r>
    </w:p>
    <w:p w:rsidR="00000000" w:rsidDel="00000000" w:rsidP="00000000" w:rsidRDefault="00000000" w:rsidRPr="00000000" w14:paraId="00000510">
      <w:pPr>
        <w:pStyle w:val="Heading4"/>
        <w:ind w:left="0" w:firstLine="0"/>
        <w:rPr/>
      </w:pPr>
      <w:r w:rsidDel="00000000" w:rsidR="00000000" w:rsidRPr="00000000">
        <w:rPr>
          <w:rtl w:val="0"/>
        </w:rPr>
        <w:t xml:space="preserve">4.1.2.3.Cửa sổ quản lý người học (NguoiHocJDialog)</w:t>
      </w:r>
      <w:ins w:author="Phan Tín Nghị" w:id="2" w:date="2021-09-25T08:13:13Z">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Giao diện</w:t>
      </w:r>
    </w:p>
    <w:p w:rsidR="00000000" w:rsidDel="00000000" w:rsidP="00000000" w:rsidRDefault="00000000" w:rsidRPr="00000000" w14:paraId="00000512">
      <w:pPr>
        <w:rPr>
          <w:b w:val="1"/>
          <w:smallCaps w:val="1"/>
        </w:rPr>
      </w:pPr>
      <w:r w:rsidDel="00000000" w:rsidR="00000000" w:rsidRPr="00000000">
        <w:rPr>
          <w:b w:val="1"/>
          <w:smallCaps w:val="1"/>
        </w:rPr>
        <w:drawing>
          <wp:inline distB="114300" distT="114300" distL="114300" distR="114300">
            <wp:extent cx="5943600" cy="4165600"/>
            <wp:effectExtent b="0" l="0" r="0" t="0"/>
            <wp:docPr id="11"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rPr>
          <w:b w:val="1"/>
          <w:smallCaps w:val="1"/>
        </w:rPr>
      </w:pPr>
      <w:r w:rsidDel="00000000" w:rsidR="00000000" w:rsidRPr="00000000">
        <w:rPr>
          <w:rtl w:val="0"/>
        </w:rPr>
      </w:r>
    </w:p>
    <w:p w:rsidR="00000000" w:rsidDel="00000000" w:rsidP="00000000" w:rsidRDefault="00000000" w:rsidRPr="00000000" w14:paraId="00000514">
      <w:pPr>
        <w:rPr>
          <w:b w:val="1"/>
          <w:smallCaps w:val="1"/>
        </w:rPr>
      </w:pPr>
      <w:r w:rsidDel="00000000" w:rsidR="00000000" w:rsidRPr="00000000">
        <w:rPr>
          <w:b w:val="1"/>
          <w:smallCaps w:val="1"/>
        </w:rPr>
        <w:drawing>
          <wp:inline distB="114300" distT="114300" distL="114300" distR="114300">
            <wp:extent cx="5943600" cy="4165600"/>
            <wp:effectExtent b="0" l="0" r="0" t="0"/>
            <wp:docPr id="28"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rPr/>
      </w:pPr>
      <w:r w:rsidDel="00000000" w:rsidR="00000000" w:rsidRPr="00000000">
        <w:rPr>
          <w:rtl w:val="0"/>
        </w:rPr>
        <w:t xml:space="preserve">Đặt tên các điều khiển</w:t>
      </w:r>
    </w:p>
    <w:tbl>
      <w:tblPr>
        <w:tblStyle w:val="Table2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516">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517">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518">
            <w:pPr>
              <w:ind w:firstLine="0"/>
              <w:rPr/>
            </w:pPr>
            <w:r w:rsidDel="00000000" w:rsidR="00000000" w:rsidRPr="00000000">
              <w:rPr>
                <w:rtl w:val="0"/>
              </w:rPr>
              <w:t xml:space="preserve">Tên</w:t>
            </w:r>
          </w:p>
        </w:tc>
        <w:tc>
          <w:tcPr>
            <w:shd w:fill="f2f2f2" w:val="clear"/>
          </w:tcPr>
          <w:p w:rsidR="00000000" w:rsidDel="00000000" w:rsidP="00000000" w:rsidRDefault="00000000" w:rsidRPr="00000000" w14:paraId="00000519">
            <w:pPr>
              <w:ind w:firstLine="0"/>
              <w:rPr/>
            </w:pPr>
            <w:r w:rsidDel="00000000" w:rsidR="00000000" w:rsidRPr="00000000">
              <w:rPr>
                <w:rtl w:val="0"/>
              </w:rPr>
              <w:t xml:space="preserve">Giá trị</w:t>
            </w:r>
          </w:p>
        </w:tc>
      </w:tr>
      <w:tr>
        <w:trPr>
          <w:cantSplit w:val="0"/>
          <w:tblHeader w:val="0"/>
        </w:trPr>
        <w:tc>
          <w:tcPr/>
          <w:p w:rsidR="00000000" w:rsidDel="00000000" w:rsidP="00000000" w:rsidRDefault="00000000" w:rsidRPr="00000000" w14:paraId="0000051A">
            <w:pPr>
              <w:ind w:firstLine="0"/>
              <w:rPr/>
            </w:pPr>
            <w:r w:rsidDel="00000000" w:rsidR="00000000" w:rsidRPr="00000000">
              <w:rPr>
                <w:rtl w:val="0"/>
              </w:rPr>
              <w:t xml:space="preserve">1</w:t>
            </w:r>
          </w:p>
        </w:tc>
        <w:tc>
          <w:tcPr/>
          <w:p w:rsidR="00000000" w:rsidDel="00000000" w:rsidP="00000000" w:rsidRDefault="00000000" w:rsidRPr="00000000" w14:paraId="0000051B">
            <w:pPr>
              <w:ind w:firstLine="0"/>
              <w:rPr/>
            </w:pPr>
            <w:r w:rsidDel="00000000" w:rsidR="00000000" w:rsidRPr="00000000">
              <w:rPr>
                <w:rtl w:val="0"/>
              </w:rPr>
              <w:t xml:space="preserve">Cửa Sổ</w:t>
            </w:r>
          </w:p>
        </w:tc>
        <w:tc>
          <w:tcPr/>
          <w:p w:rsidR="00000000" w:rsidDel="00000000" w:rsidP="00000000" w:rsidRDefault="00000000" w:rsidRPr="00000000" w14:paraId="0000051C">
            <w:pPr>
              <w:ind w:firstLine="0"/>
              <w:rPr/>
            </w:pPr>
            <w:r w:rsidDel="00000000" w:rsidR="00000000" w:rsidRPr="00000000">
              <w:rPr>
                <w:rtl w:val="0"/>
              </w:rPr>
              <w:t xml:space="preserve">Initialize</w:t>
            </w:r>
          </w:p>
        </w:tc>
        <w:tc>
          <w:tcPr/>
          <w:p w:rsidR="00000000" w:rsidDel="00000000" w:rsidP="00000000" w:rsidRDefault="00000000" w:rsidRPr="00000000" w14:paraId="0000051D">
            <w:pPr>
              <w:ind w:firstLine="0"/>
              <w:rPr/>
            </w:pPr>
            <w:r w:rsidDel="00000000" w:rsidR="00000000" w:rsidRPr="00000000">
              <w:rPr>
                <w:rtl w:val="0"/>
              </w:rPr>
              <w:t xml:space="preserve">Hiển thị tất cả nhân viên lên bảng</w:t>
            </w:r>
          </w:p>
        </w:tc>
      </w:tr>
      <w:tr>
        <w:trPr>
          <w:cantSplit w:val="0"/>
          <w:tblHeader w:val="0"/>
        </w:trPr>
        <w:tc>
          <w:tcPr/>
          <w:p w:rsidR="00000000" w:rsidDel="00000000" w:rsidP="00000000" w:rsidRDefault="00000000" w:rsidRPr="00000000" w14:paraId="0000051E">
            <w:pPr>
              <w:ind w:firstLine="0"/>
              <w:rPr/>
            </w:pPr>
            <w:r w:rsidDel="00000000" w:rsidR="00000000" w:rsidRPr="00000000">
              <w:rPr>
                <w:rtl w:val="0"/>
              </w:rPr>
              <w:t xml:space="preserve">2</w:t>
            </w:r>
          </w:p>
        </w:tc>
        <w:tc>
          <w:tcPr/>
          <w:p w:rsidR="00000000" w:rsidDel="00000000" w:rsidP="00000000" w:rsidRDefault="00000000" w:rsidRPr="00000000" w14:paraId="0000051F">
            <w:pPr>
              <w:ind w:firstLine="0"/>
              <w:rPr/>
            </w:pPr>
            <w:r w:rsidDel="00000000" w:rsidR="00000000" w:rsidRPr="00000000">
              <w:rPr>
                <w:rtl w:val="0"/>
              </w:rPr>
              <w:t xml:space="preserve">JComboBox</w:t>
            </w:r>
          </w:p>
        </w:tc>
        <w:tc>
          <w:tcPr/>
          <w:p w:rsidR="00000000" w:rsidDel="00000000" w:rsidP="00000000" w:rsidRDefault="00000000" w:rsidRPr="00000000" w14:paraId="00000520">
            <w:pPr>
              <w:ind w:firstLine="0"/>
              <w:rPr/>
            </w:pPr>
            <w:r w:rsidDel="00000000" w:rsidR="00000000" w:rsidRPr="00000000">
              <w:rPr>
                <w:rtl w:val="0"/>
              </w:rPr>
              <w:t xml:space="preserve">Click</w:t>
            </w:r>
          </w:p>
        </w:tc>
        <w:tc>
          <w:tcPr/>
          <w:p w:rsidR="00000000" w:rsidDel="00000000" w:rsidP="00000000" w:rsidRDefault="00000000" w:rsidRPr="00000000" w14:paraId="00000521">
            <w:pPr>
              <w:ind w:firstLine="0"/>
              <w:rPr/>
            </w:pPr>
            <w:r w:rsidDel="00000000" w:rsidR="00000000" w:rsidRPr="00000000">
              <w:rPr>
                <w:rtl w:val="0"/>
              </w:rPr>
              <w:t xml:space="preserve">chọn giới tính nam hoặc nữ</w:t>
            </w:r>
            <w:r w:rsidDel="00000000" w:rsidR="00000000" w:rsidRPr="00000000">
              <w:rPr>
                <w:rtl w:val="0"/>
              </w:rPr>
            </w:r>
          </w:p>
        </w:tc>
      </w:tr>
      <w:tr>
        <w:trPr>
          <w:cantSplit w:val="0"/>
          <w:tblHeader w:val="0"/>
        </w:trPr>
        <w:tc>
          <w:tcPr/>
          <w:p w:rsidR="00000000" w:rsidDel="00000000" w:rsidP="00000000" w:rsidRDefault="00000000" w:rsidRPr="00000000" w14:paraId="00000522">
            <w:pPr>
              <w:ind w:firstLine="0"/>
              <w:rPr/>
            </w:pPr>
            <w:r w:rsidDel="00000000" w:rsidR="00000000" w:rsidRPr="00000000">
              <w:rPr>
                <w:rtl w:val="0"/>
              </w:rPr>
              <w:t xml:space="preserve">3</w:t>
            </w:r>
          </w:p>
        </w:tc>
        <w:tc>
          <w:tcPr/>
          <w:p w:rsidR="00000000" w:rsidDel="00000000" w:rsidP="00000000" w:rsidRDefault="00000000" w:rsidRPr="00000000" w14:paraId="00000523">
            <w:pPr>
              <w:ind w:firstLine="0"/>
              <w:rPr/>
            </w:pPr>
            <w:r w:rsidDel="00000000" w:rsidR="00000000" w:rsidRPr="00000000">
              <w:rPr>
                <w:rtl w:val="0"/>
              </w:rPr>
              <w:t xml:space="preserve">Thêm</w:t>
            </w:r>
          </w:p>
        </w:tc>
        <w:tc>
          <w:tcPr/>
          <w:p w:rsidR="00000000" w:rsidDel="00000000" w:rsidP="00000000" w:rsidRDefault="00000000" w:rsidRPr="00000000" w14:paraId="00000524">
            <w:pPr>
              <w:ind w:firstLine="0"/>
              <w:rPr/>
            </w:pPr>
            <w:r w:rsidDel="00000000" w:rsidR="00000000" w:rsidRPr="00000000">
              <w:rPr>
                <w:rtl w:val="0"/>
              </w:rPr>
              <w:t xml:space="preserve">Click</w:t>
            </w:r>
          </w:p>
        </w:tc>
        <w:tc>
          <w:tcPr/>
          <w:p w:rsidR="00000000" w:rsidDel="00000000" w:rsidP="00000000" w:rsidRDefault="00000000" w:rsidRPr="00000000" w14:paraId="00000525">
            <w:pPr>
              <w:ind w:firstLine="0"/>
              <w:rPr/>
            </w:pPr>
            <w:r w:rsidDel="00000000" w:rsidR="00000000" w:rsidRPr="00000000">
              <w:rPr>
                <w:rtl w:val="0"/>
              </w:rPr>
              <w:t xml:space="preserve">Thêm người học mới vào bảng quản lí</w:t>
            </w:r>
          </w:p>
        </w:tc>
      </w:tr>
      <w:tr>
        <w:trPr>
          <w:cantSplit w:val="0"/>
          <w:tblHeader w:val="0"/>
        </w:trPr>
        <w:tc>
          <w:tcPr/>
          <w:p w:rsidR="00000000" w:rsidDel="00000000" w:rsidP="00000000" w:rsidRDefault="00000000" w:rsidRPr="00000000" w14:paraId="00000526">
            <w:pPr>
              <w:ind w:firstLine="0"/>
              <w:rPr/>
            </w:pPr>
            <w:r w:rsidDel="00000000" w:rsidR="00000000" w:rsidRPr="00000000">
              <w:rPr>
                <w:rtl w:val="0"/>
              </w:rPr>
              <w:t xml:space="preserve">4</w:t>
            </w:r>
          </w:p>
        </w:tc>
        <w:tc>
          <w:tcPr/>
          <w:p w:rsidR="00000000" w:rsidDel="00000000" w:rsidP="00000000" w:rsidRDefault="00000000" w:rsidRPr="00000000" w14:paraId="00000527">
            <w:pPr>
              <w:ind w:firstLine="0"/>
              <w:rPr/>
            </w:pPr>
            <w:r w:rsidDel="00000000" w:rsidR="00000000" w:rsidRPr="00000000">
              <w:rPr>
                <w:rtl w:val="0"/>
              </w:rPr>
              <w:t xml:space="preserve">Xóa</w:t>
            </w:r>
          </w:p>
        </w:tc>
        <w:tc>
          <w:tcPr/>
          <w:p w:rsidR="00000000" w:rsidDel="00000000" w:rsidP="00000000" w:rsidRDefault="00000000" w:rsidRPr="00000000" w14:paraId="00000528">
            <w:pPr>
              <w:ind w:firstLine="0"/>
              <w:rPr/>
            </w:pPr>
            <w:r w:rsidDel="00000000" w:rsidR="00000000" w:rsidRPr="00000000">
              <w:rPr>
                <w:rtl w:val="0"/>
              </w:rPr>
              <w:t xml:space="preserve">Click</w:t>
            </w:r>
          </w:p>
        </w:tc>
        <w:tc>
          <w:tcPr/>
          <w:p w:rsidR="00000000" w:rsidDel="00000000" w:rsidP="00000000" w:rsidRDefault="00000000" w:rsidRPr="00000000" w14:paraId="00000529">
            <w:pPr>
              <w:ind w:firstLine="0"/>
              <w:rPr/>
            </w:pPr>
            <w:r w:rsidDel="00000000" w:rsidR="00000000" w:rsidRPr="00000000">
              <w:rPr>
                <w:rtl w:val="0"/>
              </w:rPr>
              <w:t xml:space="preserve">Xóa người học ra khỏi bảng quản lí</w:t>
            </w:r>
          </w:p>
        </w:tc>
      </w:tr>
      <w:tr>
        <w:trPr>
          <w:cantSplit w:val="0"/>
          <w:tblHeader w:val="0"/>
        </w:trPr>
        <w:tc>
          <w:tcPr/>
          <w:p w:rsidR="00000000" w:rsidDel="00000000" w:rsidP="00000000" w:rsidRDefault="00000000" w:rsidRPr="00000000" w14:paraId="0000052A">
            <w:pPr>
              <w:ind w:firstLine="0"/>
              <w:rPr/>
            </w:pPr>
            <w:r w:rsidDel="00000000" w:rsidR="00000000" w:rsidRPr="00000000">
              <w:rPr>
                <w:rtl w:val="0"/>
              </w:rPr>
              <w:t xml:space="preserve">5</w:t>
            </w:r>
          </w:p>
        </w:tc>
        <w:tc>
          <w:tcPr/>
          <w:p w:rsidR="00000000" w:rsidDel="00000000" w:rsidP="00000000" w:rsidRDefault="00000000" w:rsidRPr="00000000" w14:paraId="0000052B">
            <w:pPr>
              <w:ind w:firstLine="0"/>
              <w:rPr/>
            </w:pPr>
            <w:r w:rsidDel="00000000" w:rsidR="00000000" w:rsidRPr="00000000">
              <w:rPr>
                <w:rtl w:val="0"/>
              </w:rPr>
              <w:t xml:space="preserve">Sửa</w:t>
            </w:r>
          </w:p>
        </w:tc>
        <w:tc>
          <w:tcPr/>
          <w:p w:rsidR="00000000" w:rsidDel="00000000" w:rsidP="00000000" w:rsidRDefault="00000000" w:rsidRPr="00000000" w14:paraId="0000052C">
            <w:pPr>
              <w:ind w:firstLine="0"/>
              <w:rPr/>
            </w:pPr>
            <w:r w:rsidDel="00000000" w:rsidR="00000000" w:rsidRPr="00000000">
              <w:rPr>
                <w:rtl w:val="0"/>
              </w:rPr>
              <w:t xml:space="preserve">Click</w:t>
            </w:r>
          </w:p>
        </w:tc>
        <w:tc>
          <w:tcPr/>
          <w:p w:rsidR="00000000" w:rsidDel="00000000" w:rsidP="00000000" w:rsidRDefault="00000000" w:rsidRPr="00000000" w14:paraId="0000052D">
            <w:pPr>
              <w:ind w:firstLine="0"/>
              <w:rPr/>
            </w:pPr>
            <w:r w:rsidDel="00000000" w:rsidR="00000000" w:rsidRPr="00000000">
              <w:rPr>
                <w:rtl w:val="0"/>
              </w:rPr>
              <w:t xml:space="preserve">Sửa các thông tin của người học</w:t>
            </w:r>
          </w:p>
        </w:tc>
      </w:tr>
      <w:tr>
        <w:trPr>
          <w:cantSplit w:val="0"/>
          <w:tblHeader w:val="0"/>
        </w:trPr>
        <w:tc>
          <w:tcPr/>
          <w:p w:rsidR="00000000" w:rsidDel="00000000" w:rsidP="00000000" w:rsidRDefault="00000000" w:rsidRPr="00000000" w14:paraId="0000052E">
            <w:pPr>
              <w:ind w:firstLine="0"/>
              <w:rPr/>
            </w:pPr>
            <w:r w:rsidDel="00000000" w:rsidR="00000000" w:rsidRPr="00000000">
              <w:rPr>
                <w:rtl w:val="0"/>
              </w:rPr>
              <w:t xml:space="preserve">6</w:t>
            </w:r>
          </w:p>
        </w:tc>
        <w:tc>
          <w:tcPr/>
          <w:p w:rsidR="00000000" w:rsidDel="00000000" w:rsidP="00000000" w:rsidRDefault="00000000" w:rsidRPr="00000000" w14:paraId="0000052F">
            <w:pPr>
              <w:ind w:firstLine="0"/>
              <w:rPr/>
            </w:pPr>
            <w:r w:rsidDel="00000000" w:rsidR="00000000" w:rsidRPr="00000000">
              <w:rPr>
                <w:rtl w:val="0"/>
              </w:rPr>
              <w:t xml:space="preserve">Mới</w:t>
            </w:r>
          </w:p>
        </w:tc>
        <w:tc>
          <w:tcPr/>
          <w:p w:rsidR="00000000" w:rsidDel="00000000" w:rsidP="00000000" w:rsidRDefault="00000000" w:rsidRPr="00000000" w14:paraId="00000530">
            <w:pPr>
              <w:ind w:firstLine="0"/>
              <w:rPr/>
            </w:pPr>
            <w:r w:rsidDel="00000000" w:rsidR="00000000" w:rsidRPr="00000000">
              <w:rPr>
                <w:rtl w:val="0"/>
              </w:rPr>
              <w:t xml:space="preserve">Click</w:t>
            </w:r>
          </w:p>
        </w:tc>
        <w:tc>
          <w:tcPr/>
          <w:p w:rsidR="00000000" w:rsidDel="00000000" w:rsidP="00000000" w:rsidRDefault="00000000" w:rsidRPr="00000000" w14:paraId="00000531">
            <w:pPr>
              <w:ind w:firstLine="0"/>
              <w:rPr/>
            </w:pPr>
            <w:r w:rsidDel="00000000" w:rsidR="00000000" w:rsidRPr="00000000">
              <w:rPr>
                <w:rtl w:val="0"/>
              </w:rPr>
              <w:t xml:space="preserve">Làm mới tất cả , để có thể thêm người học khác vào</w:t>
            </w:r>
          </w:p>
        </w:tc>
      </w:tr>
      <w:tr>
        <w:trPr>
          <w:cantSplit w:val="0"/>
          <w:tblHeader w:val="0"/>
        </w:trPr>
        <w:tc>
          <w:tcPr/>
          <w:p w:rsidR="00000000" w:rsidDel="00000000" w:rsidP="00000000" w:rsidRDefault="00000000" w:rsidRPr="00000000" w14:paraId="00000532">
            <w:pPr>
              <w:ind w:firstLine="0"/>
              <w:rPr/>
            </w:pPr>
            <w:r w:rsidDel="00000000" w:rsidR="00000000" w:rsidRPr="00000000">
              <w:rPr>
                <w:rtl w:val="0"/>
              </w:rPr>
              <w:t xml:space="preserve">7</w:t>
            </w:r>
          </w:p>
        </w:tc>
        <w:tc>
          <w:tcPr/>
          <w:p w:rsidR="00000000" w:rsidDel="00000000" w:rsidP="00000000" w:rsidRDefault="00000000" w:rsidRPr="00000000" w14:paraId="00000533">
            <w:pPr>
              <w:ind w:firstLine="0"/>
              <w:rPr/>
            </w:pPr>
            <w:r w:rsidDel="00000000" w:rsidR="00000000" w:rsidRPr="00000000">
              <w:rPr>
                <w:rtl w:val="0"/>
              </w:rPr>
              <w:t xml:space="preserve">|&lt;</w:t>
            </w:r>
          </w:p>
        </w:tc>
        <w:tc>
          <w:tcPr/>
          <w:p w:rsidR="00000000" w:rsidDel="00000000" w:rsidP="00000000" w:rsidRDefault="00000000" w:rsidRPr="00000000" w14:paraId="00000534">
            <w:pPr>
              <w:ind w:firstLine="0"/>
              <w:rPr/>
            </w:pPr>
            <w:r w:rsidDel="00000000" w:rsidR="00000000" w:rsidRPr="00000000">
              <w:rPr>
                <w:rtl w:val="0"/>
              </w:rPr>
              <w:t xml:space="preserve">Click</w:t>
            </w:r>
          </w:p>
        </w:tc>
        <w:tc>
          <w:tcPr/>
          <w:p w:rsidR="00000000" w:rsidDel="00000000" w:rsidP="00000000" w:rsidRDefault="00000000" w:rsidRPr="00000000" w14:paraId="00000535">
            <w:pPr>
              <w:ind w:firstLine="0"/>
              <w:rPr/>
            </w:pPr>
            <w:r w:rsidDel="00000000" w:rsidR="00000000" w:rsidRPr="00000000">
              <w:rPr>
                <w:rtl w:val="0"/>
              </w:rPr>
              <w:t xml:space="preserve">Tới trang đầu tiên</w:t>
            </w:r>
          </w:p>
        </w:tc>
      </w:tr>
      <w:tr>
        <w:trPr>
          <w:cantSplit w:val="0"/>
          <w:tblHeader w:val="0"/>
        </w:trPr>
        <w:tc>
          <w:tcPr/>
          <w:p w:rsidR="00000000" w:rsidDel="00000000" w:rsidP="00000000" w:rsidRDefault="00000000" w:rsidRPr="00000000" w14:paraId="00000536">
            <w:pPr>
              <w:ind w:firstLine="0"/>
              <w:rPr/>
            </w:pPr>
            <w:r w:rsidDel="00000000" w:rsidR="00000000" w:rsidRPr="00000000">
              <w:rPr>
                <w:rtl w:val="0"/>
              </w:rPr>
              <w:t xml:space="preserve">8</w:t>
            </w:r>
          </w:p>
        </w:tc>
        <w:tc>
          <w:tcPr/>
          <w:p w:rsidR="00000000" w:rsidDel="00000000" w:rsidP="00000000" w:rsidRDefault="00000000" w:rsidRPr="00000000" w14:paraId="00000537">
            <w:pPr>
              <w:ind w:firstLine="0"/>
              <w:rPr/>
            </w:pPr>
            <w:r w:rsidDel="00000000" w:rsidR="00000000" w:rsidRPr="00000000">
              <w:rPr>
                <w:rtl w:val="0"/>
              </w:rPr>
              <w:t xml:space="preserve">&lt;&lt;</w:t>
            </w:r>
          </w:p>
        </w:tc>
        <w:tc>
          <w:tcPr/>
          <w:p w:rsidR="00000000" w:rsidDel="00000000" w:rsidP="00000000" w:rsidRDefault="00000000" w:rsidRPr="00000000" w14:paraId="00000538">
            <w:pPr>
              <w:ind w:firstLine="0"/>
              <w:rPr/>
            </w:pPr>
            <w:r w:rsidDel="00000000" w:rsidR="00000000" w:rsidRPr="00000000">
              <w:rPr>
                <w:rtl w:val="0"/>
              </w:rPr>
              <w:t xml:space="preserve">Click</w:t>
            </w:r>
          </w:p>
        </w:tc>
        <w:tc>
          <w:tcPr/>
          <w:p w:rsidR="00000000" w:rsidDel="00000000" w:rsidP="00000000" w:rsidRDefault="00000000" w:rsidRPr="00000000" w14:paraId="00000539">
            <w:pPr>
              <w:ind w:firstLine="0"/>
              <w:rPr/>
            </w:pPr>
            <w:r w:rsidDel="00000000" w:rsidR="00000000" w:rsidRPr="00000000">
              <w:rPr>
                <w:rtl w:val="0"/>
              </w:rPr>
              <w:t xml:space="preserve">Trở lại trang kế đó</w:t>
            </w:r>
          </w:p>
        </w:tc>
      </w:tr>
      <w:tr>
        <w:trPr>
          <w:cantSplit w:val="0"/>
          <w:tblHeader w:val="0"/>
        </w:trPr>
        <w:tc>
          <w:tcPr/>
          <w:p w:rsidR="00000000" w:rsidDel="00000000" w:rsidP="00000000" w:rsidRDefault="00000000" w:rsidRPr="00000000" w14:paraId="0000053A">
            <w:pPr>
              <w:ind w:firstLine="0"/>
              <w:rPr/>
            </w:pPr>
            <w:r w:rsidDel="00000000" w:rsidR="00000000" w:rsidRPr="00000000">
              <w:rPr>
                <w:rtl w:val="0"/>
              </w:rPr>
              <w:t xml:space="preserve">9</w:t>
            </w:r>
          </w:p>
        </w:tc>
        <w:tc>
          <w:tcPr/>
          <w:p w:rsidR="00000000" w:rsidDel="00000000" w:rsidP="00000000" w:rsidRDefault="00000000" w:rsidRPr="00000000" w14:paraId="0000053B">
            <w:pPr>
              <w:ind w:firstLine="0"/>
              <w:rPr/>
            </w:pPr>
            <w:r w:rsidDel="00000000" w:rsidR="00000000" w:rsidRPr="00000000">
              <w:rPr>
                <w:rtl w:val="0"/>
              </w:rPr>
              <w:t xml:space="preserve">&gt;&gt;</w:t>
            </w:r>
          </w:p>
        </w:tc>
        <w:tc>
          <w:tcPr/>
          <w:p w:rsidR="00000000" w:rsidDel="00000000" w:rsidP="00000000" w:rsidRDefault="00000000" w:rsidRPr="00000000" w14:paraId="0000053C">
            <w:pPr>
              <w:ind w:firstLine="0"/>
              <w:rPr/>
            </w:pPr>
            <w:r w:rsidDel="00000000" w:rsidR="00000000" w:rsidRPr="00000000">
              <w:rPr>
                <w:rtl w:val="0"/>
              </w:rPr>
              <w:t xml:space="preserve">Click</w:t>
            </w:r>
          </w:p>
        </w:tc>
        <w:tc>
          <w:tcPr/>
          <w:p w:rsidR="00000000" w:rsidDel="00000000" w:rsidP="00000000" w:rsidRDefault="00000000" w:rsidRPr="00000000" w14:paraId="0000053D">
            <w:pPr>
              <w:ind w:firstLine="0"/>
              <w:rPr/>
            </w:pPr>
            <w:r w:rsidDel="00000000" w:rsidR="00000000" w:rsidRPr="00000000">
              <w:rPr>
                <w:rtl w:val="0"/>
              </w:rPr>
              <w:t xml:space="preserve">Tiếp tục trang kế tiếp</w:t>
            </w:r>
          </w:p>
        </w:tc>
      </w:tr>
      <w:tr>
        <w:trPr>
          <w:cantSplit w:val="0"/>
          <w:tblHeader w:val="0"/>
        </w:trPr>
        <w:tc>
          <w:tcPr/>
          <w:p w:rsidR="00000000" w:rsidDel="00000000" w:rsidP="00000000" w:rsidRDefault="00000000" w:rsidRPr="00000000" w14:paraId="0000053E">
            <w:pPr>
              <w:ind w:firstLine="0"/>
              <w:rPr/>
            </w:pPr>
            <w:r w:rsidDel="00000000" w:rsidR="00000000" w:rsidRPr="00000000">
              <w:rPr>
                <w:rtl w:val="0"/>
              </w:rPr>
              <w:t xml:space="preserve">10</w:t>
            </w:r>
          </w:p>
        </w:tc>
        <w:tc>
          <w:tcPr/>
          <w:p w:rsidR="00000000" w:rsidDel="00000000" w:rsidP="00000000" w:rsidRDefault="00000000" w:rsidRPr="00000000" w14:paraId="0000053F">
            <w:pPr>
              <w:ind w:firstLine="0"/>
              <w:rPr/>
            </w:pPr>
            <w:r w:rsidDel="00000000" w:rsidR="00000000" w:rsidRPr="00000000">
              <w:rPr>
                <w:rtl w:val="0"/>
              </w:rPr>
              <w:t xml:space="preserve">&gt;|</w:t>
            </w:r>
          </w:p>
        </w:tc>
        <w:tc>
          <w:tcPr/>
          <w:p w:rsidR="00000000" w:rsidDel="00000000" w:rsidP="00000000" w:rsidRDefault="00000000" w:rsidRPr="00000000" w14:paraId="00000540">
            <w:pPr>
              <w:ind w:firstLine="0"/>
              <w:rPr/>
            </w:pPr>
            <w:r w:rsidDel="00000000" w:rsidR="00000000" w:rsidRPr="00000000">
              <w:rPr>
                <w:rtl w:val="0"/>
              </w:rPr>
              <w:t xml:space="preserve">Click</w:t>
            </w:r>
          </w:p>
        </w:tc>
        <w:tc>
          <w:tcPr/>
          <w:p w:rsidR="00000000" w:rsidDel="00000000" w:rsidP="00000000" w:rsidRDefault="00000000" w:rsidRPr="00000000" w14:paraId="00000541">
            <w:pPr>
              <w:ind w:firstLine="0"/>
              <w:rPr/>
            </w:pPr>
            <w:r w:rsidDel="00000000" w:rsidR="00000000" w:rsidRPr="00000000">
              <w:rPr>
                <w:rtl w:val="0"/>
              </w:rPr>
              <w:t xml:space="preserve">Tới trang cuối cùng</w:t>
            </w:r>
          </w:p>
        </w:tc>
      </w:tr>
      <w:tr>
        <w:trPr>
          <w:cantSplit w:val="0"/>
          <w:tblHeader w:val="0"/>
        </w:trPr>
        <w:tc>
          <w:tcPr/>
          <w:p w:rsidR="00000000" w:rsidDel="00000000" w:rsidP="00000000" w:rsidRDefault="00000000" w:rsidRPr="00000000" w14:paraId="00000542">
            <w:pPr>
              <w:ind w:firstLine="0"/>
              <w:rPr/>
            </w:pPr>
            <w:r w:rsidDel="00000000" w:rsidR="00000000" w:rsidRPr="00000000">
              <w:rPr>
                <w:rtl w:val="0"/>
              </w:rPr>
              <w:t xml:space="preserve">11</w:t>
            </w:r>
          </w:p>
        </w:tc>
        <w:tc>
          <w:tcPr/>
          <w:p w:rsidR="00000000" w:rsidDel="00000000" w:rsidP="00000000" w:rsidRDefault="00000000" w:rsidRPr="00000000" w14:paraId="00000543">
            <w:pPr>
              <w:ind w:firstLine="0"/>
              <w:rPr/>
            </w:pPr>
            <w:r w:rsidDel="00000000" w:rsidR="00000000" w:rsidRPr="00000000">
              <w:rPr>
                <w:rtl w:val="0"/>
              </w:rPr>
              <w:t xml:space="preserve">DANH SÁCH</w:t>
            </w:r>
          </w:p>
        </w:tc>
        <w:tc>
          <w:tcPr/>
          <w:p w:rsidR="00000000" w:rsidDel="00000000" w:rsidP="00000000" w:rsidRDefault="00000000" w:rsidRPr="00000000" w14:paraId="00000544">
            <w:pPr>
              <w:ind w:firstLine="0"/>
              <w:rPr/>
            </w:pPr>
            <w:r w:rsidDel="00000000" w:rsidR="00000000" w:rsidRPr="00000000">
              <w:rPr>
                <w:rtl w:val="0"/>
              </w:rPr>
              <w:t xml:space="preserve">Click</w:t>
            </w:r>
          </w:p>
        </w:tc>
        <w:tc>
          <w:tcPr/>
          <w:p w:rsidR="00000000" w:rsidDel="00000000" w:rsidP="00000000" w:rsidRDefault="00000000" w:rsidRPr="00000000" w14:paraId="00000545">
            <w:pPr>
              <w:ind w:firstLine="0"/>
              <w:rPr/>
            </w:pPr>
            <w:r w:rsidDel="00000000" w:rsidR="00000000" w:rsidRPr="00000000">
              <w:rPr>
                <w:rtl w:val="0"/>
              </w:rPr>
              <w:t xml:space="preserve">Chuyển qua trang danh sách của người học </w:t>
            </w:r>
          </w:p>
        </w:tc>
      </w:tr>
      <w:tr>
        <w:trPr>
          <w:cantSplit w:val="0"/>
          <w:tblHeader w:val="0"/>
        </w:trPr>
        <w:tc>
          <w:tcPr/>
          <w:p w:rsidR="00000000" w:rsidDel="00000000" w:rsidP="00000000" w:rsidRDefault="00000000" w:rsidRPr="00000000" w14:paraId="00000546">
            <w:pPr>
              <w:ind w:firstLine="0"/>
              <w:rPr/>
            </w:pPr>
            <w:r w:rsidDel="00000000" w:rsidR="00000000" w:rsidRPr="00000000">
              <w:rPr>
                <w:rtl w:val="0"/>
              </w:rPr>
              <w:t xml:space="preserve">12</w:t>
            </w:r>
          </w:p>
        </w:tc>
        <w:tc>
          <w:tcPr/>
          <w:p w:rsidR="00000000" w:rsidDel="00000000" w:rsidP="00000000" w:rsidRDefault="00000000" w:rsidRPr="00000000" w14:paraId="00000547">
            <w:pPr>
              <w:ind w:firstLine="0"/>
              <w:rPr/>
            </w:pPr>
            <w:r w:rsidDel="00000000" w:rsidR="00000000" w:rsidRPr="00000000">
              <w:rPr>
                <w:rtl w:val="0"/>
              </w:rPr>
              <w:t xml:space="preserve">Tìm kiếm</w:t>
            </w:r>
          </w:p>
        </w:tc>
        <w:tc>
          <w:tcPr/>
          <w:p w:rsidR="00000000" w:rsidDel="00000000" w:rsidP="00000000" w:rsidRDefault="00000000" w:rsidRPr="00000000" w14:paraId="00000548">
            <w:pPr>
              <w:ind w:firstLine="0"/>
              <w:rPr/>
            </w:pPr>
            <w:r w:rsidDel="00000000" w:rsidR="00000000" w:rsidRPr="00000000">
              <w:rPr>
                <w:rtl w:val="0"/>
              </w:rPr>
              <w:t xml:space="preserve">Click</w:t>
            </w:r>
          </w:p>
        </w:tc>
        <w:tc>
          <w:tcPr/>
          <w:p w:rsidR="00000000" w:rsidDel="00000000" w:rsidP="00000000" w:rsidRDefault="00000000" w:rsidRPr="00000000" w14:paraId="00000549">
            <w:pPr>
              <w:ind w:firstLine="0"/>
              <w:rPr/>
            </w:pPr>
            <w:r w:rsidDel="00000000" w:rsidR="00000000" w:rsidRPr="00000000">
              <w:rPr>
                <w:rtl w:val="0"/>
              </w:rPr>
              <w:t xml:space="preserve">Tìm kiếm bằng mã người học </w:t>
            </w:r>
          </w:p>
        </w:tc>
      </w:tr>
      <w:tr>
        <w:trPr>
          <w:cantSplit w:val="0"/>
          <w:tblHeader w:val="0"/>
        </w:trPr>
        <w:tc>
          <w:tcPr/>
          <w:p w:rsidR="00000000" w:rsidDel="00000000" w:rsidP="00000000" w:rsidRDefault="00000000" w:rsidRPr="00000000" w14:paraId="0000054A">
            <w:pPr>
              <w:ind w:firstLine="0"/>
              <w:rPr/>
            </w:pPr>
            <w:r w:rsidDel="00000000" w:rsidR="00000000" w:rsidRPr="00000000">
              <w:rPr>
                <w:rtl w:val="0"/>
              </w:rPr>
            </w:r>
          </w:p>
        </w:tc>
        <w:tc>
          <w:tcPr/>
          <w:p w:rsidR="00000000" w:rsidDel="00000000" w:rsidP="00000000" w:rsidRDefault="00000000" w:rsidRPr="00000000" w14:paraId="0000054B">
            <w:pPr>
              <w:ind w:firstLine="0"/>
              <w:rPr/>
            </w:pPr>
            <w:r w:rsidDel="00000000" w:rsidR="00000000" w:rsidRPr="00000000">
              <w:rPr>
                <w:rtl w:val="0"/>
              </w:rPr>
            </w:r>
          </w:p>
        </w:tc>
        <w:tc>
          <w:tcPr/>
          <w:p w:rsidR="00000000" w:rsidDel="00000000" w:rsidP="00000000" w:rsidRDefault="00000000" w:rsidRPr="00000000" w14:paraId="0000054C">
            <w:pPr>
              <w:ind w:firstLine="0"/>
              <w:rPr/>
            </w:pPr>
            <w:r w:rsidDel="00000000" w:rsidR="00000000" w:rsidRPr="00000000">
              <w:rPr>
                <w:rtl w:val="0"/>
              </w:rPr>
            </w:r>
          </w:p>
        </w:tc>
        <w:tc>
          <w:tcPr/>
          <w:p w:rsidR="00000000" w:rsidDel="00000000" w:rsidP="00000000" w:rsidRDefault="00000000" w:rsidRPr="00000000" w14:paraId="0000054D">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54E">
            <w:pPr>
              <w:ind w:firstLine="0"/>
              <w:rPr/>
            </w:pPr>
            <w:r w:rsidDel="00000000" w:rsidR="00000000" w:rsidRPr="00000000">
              <w:rPr>
                <w:rtl w:val="0"/>
              </w:rPr>
            </w:r>
          </w:p>
        </w:tc>
        <w:tc>
          <w:tcPr/>
          <w:p w:rsidR="00000000" w:rsidDel="00000000" w:rsidP="00000000" w:rsidRDefault="00000000" w:rsidRPr="00000000" w14:paraId="0000054F">
            <w:pPr>
              <w:ind w:firstLine="0"/>
              <w:rPr/>
            </w:pPr>
            <w:r w:rsidDel="00000000" w:rsidR="00000000" w:rsidRPr="00000000">
              <w:rPr>
                <w:rtl w:val="0"/>
              </w:rPr>
            </w:r>
          </w:p>
        </w:tc>
        <w:tc>
          <w:tcPr/>
          <w:p w:rsidR="00000000" w:rsidDel="00000000" w:rsidP="00000000" w:rsidRDefault="00000000" w:rsidRPr="00000000" w14:paraId="00000550">
            <w:pPr>
              <w:ind w:firstLine="0"/>
              <w:rPr/>
            </w:pPr>
            <w:r w:rsidDel="00000000" w:rsidR="00000000" w:rsidRPr="00000000">
              <w:rPr>
                <w:rtl w:val="0"/>
              </w:rPr>
            </w:r>
          </w:p>
        </w:tc>
        <w:tc>
          <w:tcPr/>
          <w:p w:rsidR="00000000" w:rsidDel="00000000" w:rsidP="00000000" w:rsidRDefault="00000000" w:rsidRPr="00000000" w14:paraId="00000551">
            <w:pPr>
              <w:ind w:firstLine="0"/>
              <w:rPr/>
            </w:pPr>
            <w:r w:rsidDel="00000000" w:rsidR="00000000" w:rsidRPr="00000000">
              <w:rPr>
                <w:rtl w:val="0"/>
              </w:rPr>
            </w:r>
          </w:p>
        </w:tc>
      </w:tr>
    </w:tbl>
    <w:p w:rsidR="00000000" w:rsidDel="00000000" w:rsidP="00000000" w:rsidRDefault="00000000" w:rsidRPr="00000000" w14:paraId="00000552">
      <w:pPr>
        <w:pStyle w:val="Heading4"/>
        <w:ind w:left="0" w:firstLine="0"/>
        <w:rPr/>
      </w:pPr>
      <w:r w:rsidDel="00000000" w:rsidR="00000000" w:rsidRPr="00000000">
        <w:rPr>
          <w:rtl w:val="0"/>
        </w:rPr>
        <w:t xml:space="preserve">4.1.2.4.Cửa sổ quản lý khóa học (KhoaHocJDialog)</w:t>
      </w:r>
      <w:ins w:author="Phan Tín Nghị" w:id="3" w:date="2021-09-25T08:13:16Z">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Giao diện</w:t>
      </w:r>
    </w:p>
    <w:p w:rsidR="00000000" w:rsidDel="00000000" w:rsidP="00000000" w:rsidRDefault="00000000" w:rsidRPr="00000000" w14:paraId="00000554">
      <w:pPr>
        <w:rPr>
          <w:b w:val="1"/>
          <w:smallCaps w:val="1"/>
        </w:rPr>
      </w:pPr>
      <w:r w:rsidDel="00000000" w:rsidR="00000000" w:rsidRPr="00000000">
        <w:rPr>
          <w:b w:val="1"/>
          <w:smallCaps w:val="1"/>
        </w:rPr>
        <w:drawing>
          <wp:inline distB="114300" distT="114300" distL="114300" distR="114300">
            <wp:extent cx="5943600" cy="3746500"/>
            <wp:effectExtent b="0" l="0" r="0" t="0"/>
            <wp:docPr id="16" name="image10.jpg"/>
            <a:graphic>
              <a:graphicData uri="http://schemas.openxmlformats.org/drawingml/2006/picture">
                <pic:pic>
                  <pic:nvPicPr>
                    <pic:cNvPr id="0" name="image10.jpg"/>
                    <pic:cNvPicPr preferRelativeResize="0"/>
                  </pic:nvPicPr>
                  <pic:blipFill>
                    <a:blip r:embed="rId4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rPr>
          <w:b w:val="1"/>
          <w:smallCaps w:val="1"/>
        </w:rPr>
      </w:pPr>
      <w:r w:rsidDel="00000000" w:rsidR="00000000" w:rsidRPr="00000000">
        <w:rPr>
          <w:b w:val="1"/>
          <w:smallCaps w:val="1"/>
        </w:rPr>
        <w:drawing>
          <wp:inline distB="114300" distT="114300" distL="114300" distR="114300">
            <wp:extent cx="5943600" cy="3746500"/>
            <wp:effectExtent b="0" l="0" r="0" t="0"/>
            <wp:docPr id="38" name="image33.jpg"/>
            <a:graphic>
              <a:graphicData uri="http://schemas.openxmlformats.org/drawingml/2006/picture">
                <pic:pic>
                  <pic:nvPicPr>
                    <pic:cNvPr id="0" name="image33.jpg"/>
                    <pic:cNvPicPr preferRelativeResize="0"/>
                  </pic:nvPicPr>
                  <pic:blipFill>
                    <a:blip r:embed="rId4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Đặt tên các điều khiển</w:t>
      </w:r>
    </w:p>
    <w:p w:rsidR="00000000" w:rsidDel="00000000" w:rsidP="00000000" w:rsidRDefault="00000000" w:rsidRPr="00000000" w14:paraId="00000557">
      <w:pPr>
        <w:rPr/>
      </w:pPr>
      <w:r w:rsidDel="00000000" w:rsidR="00000000" w:rsidRPr="00000000">
        <w:rPr>
          <w:rtl w:val="0"/>
        </w:rPr>
      </w:r>
    </w:p>
    <w:tbl>
      <w:tblPr>
        <w:tblStyle w:val="Table23"/>
        <w:tblW w:w="93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965"/>
        <w:gridCol w:w="2055"/>
        <w:gridCol w:w="4725"/>
        <w:tblGridChange w:id="0">
          <w:tblGrid>
            <w:gridCol w:w="618"/>
            <w:gridCol w:w="1965"/>
            <w:gridCol w:w="2055"/>
            <w:gridCol w:w="4725"/>
          </w:tblGrid>
        </w:tblGridChange>
      </w:tblGrid>
      <w:tr>
        <w:trPr>
          <w:cantSplit w:val="0"/>
          <w:tblHeader w:val="0"/>
        </w:trPr>
        <w:tc>
          <w:tcPr>
            <w:shd w:fill="f2f2f2" w:val="clear"/>
          </w:tcPr>
          <w:p w:rsidR="00000000" w:rsidDel="00000000" w:rsidP="00000000" w:rsidRDefault="00000000" w:rsidRPr="00000000" w14:paraId="00000558">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559">
            <w:pPr>
              <w:ind w:firstLine="0"/>
              <w:rPr/>
            </w:pPr>
            <w:r w:rsidDel="00000000" w:rsidR="00000000" w:rsidRPr="00000000">
              <w:rPr>
                <w:rtl w:val="0"/>
              </w:rPr>
              <w:t xml:space="preserve">Component</w:t>
            </w:r>
          </w:p>
        </w:tc>
        <w:tc>
          <w:tcPr>
            <w:shd w:fill="f2f2f2" w:val="clear"/>
          </w:tcPr>
          <w:p w:rsidR="00000000" w:rsidDel="00000000" w:rsidP="00000000" w:rsidRDefault="00000000" w:rsidRPr="00000000" w14:paraId="0000055A">
            <w:pPr>
              <w:ind w:firstLine="0"/>
              <w:rPr/>
            </w:pPr>
            <w:r w:rsidDel="00000000" w:rsidR="00000000" w:rsidRPr="00000000">
              <w:rPr>
                <w:rtl w:val="0"/>
              </w:rPr>
              <w:t xml:space="preserve">Kiểu</w:t>
            </w:r>
          </w:p>
        </w:tc>
        <w:tc>
          <w:tcPr>
            <w:shd w:fill="f2f2f2" w:val="clear"/>
          </w:tcPr>
          <w:p w:rsidR="00000000" w:rsidDel="00000000" w:rsidP="00000000" w:rsidRDefault="00000000" w:rsidRPr="00000000" w14:paraId="0000055B">
            <w:pPr>
              <w:ind w:firstLine="0"/>
              <w:rPr/>
            </w:pPr>
            <w:r w:rsidDel="00000000" w:rsidR="00000000" w:rsidRPr="00000000">
              <w:rPr>
                <w:rtl w:val="0"/>
              </w:rPr>
              <w:t xml:space="preserve">Thuộc tính</w:t>
            </w:r>
          </w:p>
        </w:tc>
      </w:tr>
      <w:tr>
        <w:trPr>
          <w:cantSplit w:val="0"/>
          <w:tblHeader w:val="0"/>
        </w:trPr>
        <w:tc>
          <w:tcPr/>
          <w:p w:rsidR="00000000" w:rsidDel="00000000" w:rsidP="00000000" w:rsidRDefault="00000000" w:rsidRPr="00000000" w14:paraId="0000055C">
            <w:pPr>
              <w:ind w:firstLine="0"/>
              <w:rPr/>
            </w:pPr>
            <w:r w:rsidDel="00000000" w:rsidR="00000000" w:rsidRPr="00000000">
              <w:rPr>
                <w:rtl w:val="0"/>
              </w:rPr>
              <w:t xml:space="preserve">1</w:t>
            </w:r>
          </w:p>
        </w:tc>
        <w:tc>
          <w:tcPr/>
          <w:p w:rsidR="00000000" w:rsidDel="00000000" w:rsidP="00000000" w:rsidRDefault="00000000" w:rsidRPr="00000000" w14:paraId="0000055D">
            <w:pPr>
              <w:ind w:firstLine="0"/>
              <w:rPr/>
            </w:pPr>
            <w:r w:rsidDel="00000000" w:rsidR="00000000" w:rsidRPr="00000000">
              <w:rPr>
                <w:rtl w:val="0"/>
              </w:rPr>
              <w:t xml:space="preserve">KhoaHocJFrame</w:t>
            </w:r>
          </w:p>
        </w:tc>
        <w:tc>
          <w:tcPr/>
          <w:p w:rsidR="00000000" w:rsidDel="00000000" w:rsidP="00000000" w:rsidRDefault="00000000" w:rsidRPr="00000000" w14:paraId="0000055E">
            <w:pPr>
              <w:ind w:firstLine="0"/>
              <w:rPr/>
            </w:pPr>
            <w:r w:rsidDel="00000000" w:rsidR="00000000" w:rsidRPr="00000000">
              <w:rPr>
                <w:rtl w:val="0"/>
              </w:rPr>
              <w:t xml:space="preserve">JFrame</w:t>
            </w:r>
          </w:p>
        </w:tc>
        <w:tc>
          <w:tcPr/>
          <w:p w:rsidR="00000000" w:rsidDel="00000000" w:rsidP="00000000" w:rsidRDefault="00000000" w:rsidRPr="00000000" w14:paraId="0000055F">
            <w:pPr>
              <w:ind w:firstLine="0"/>
              <w:rPr/>
            </w:pPr>
            <w:r w:rsidDel="00000000" w:rsidR="00000000" w:rsidRPr="00000000">
              <w:rPr>
                <w:rtl w:val="0"/>
              </w:rPr>
              <w:t xml:space="preserve">Title: QUẢN LÝ KHÓA HỌC</w:t>
            </w:r>
          </w:p>
        </w:tc>
      </w:tr>
      <w:tr>
        <w:trPr>
          <w:cantSplit w:val="0"/>
          <w:tblHeader w:val="0"/>
        </w:trPr>
        <w:tc>
          <w:tcPr/>
          <w:p w:rsidR="00000000" w:rsidDel="00000000" w:rsidP="00000000" w:rsidRDefault="00000000" w:rsidRPr="00000000" w14:paraId="00000560">
            <w:pPr>
              <w:ind w:firstLine="0"/>
              <w:rPr/>
            </w:pPr>
            <w:r w:rsidDel="00000000" w:rsidR="00000000" w:rsidRPr="00000000">
              <w:rPr>
                <w:rtl w:val="0"/>
              </w:rPr>
              <w:t xml:space="preserve">2</w:t>
            </w:r>
          </w:p>
        </w:tc>
        <w:tc>
          <w:tcPr/>
          <w:p w:rsidR="00000000" w:rsidDel="00000000" w:rsidP="00000000" w:rsidRDefault="00000000" w:rsidRPr="00000000" w14:paraId="00000561">
            <w:pPr>
              <w:ind w:firstLine="0"/>
              <w:rPr/>
            </w:pPr>
            <w:r w:rsidDel="00000000" w:rsidR="00000000" w:rsidRPr="00000000">
              <w:rPr>
                <w:rtl w:val="0"/>
              </w:rPr>
              <w:t xml:space="preserve">lblTitle</w:t>
            </w:r>
          </w:p>
        </w:tc>
        <w:tc>
          <w:tcPr/>
          <w:p w:rsidR="00000000" w:rsidDel="00000000" w:rsidP="00000000" w:rsidRDefault="00000000" w:rsidRPr="00000000" w14:paraId="00000562">
            <w:pPr>
              <w:ind w:firstLine="0"/>
              <w:rPr/>
            </w:pPr>
            <w:r w:rsidDel="00000000" w:rsidR="00000000" w:rsidRPr="00000000">
              <w:rPr>
                <w:rtl w:val="0"/>
              </w:rPr>
              <w:t xml:space="preserve">JLabel</w:t>
            </w:r>
          </w:p>
        </w:tc>
        <w:tc>
          <w:tcPr/>
          <w:p w:rsidR="00000000" w:rsidDel="00000000" w:rsidP="00000000" w:rsidRDefault="00000000" w:rsidRPr="00000000" w14:paraId="00000563">
            <w:pPr>
              <w:ind w:firstLine="0"/>
              <w:rPr/>
            </w:pPr>
            <w:r w:rsidDel="00000000" w:rsidR="00000000" w:rsidRPr="00000000">
              <w:rPr>
                <w:rtl w:val="0"/>
              </w:rPr>
              <w:t xml:space="preserve">Text: QUẢN LÝ KHÓA HỌC</w:t>
              <w:br w:type="textWrapping"/>
              <w:t xml:space="preserve">Foreground: [0,0,204]</w:t>
              <w:br w:type="textWrapping"/>
              <w:t xml:space="preserve">Font:Tahoma, Bold, 18</w:t>
            </w:r>
          </w:p>
        </w:tc>
      </w:tr>
      <w:tr>
        <w:trPr>
          <w:cantSplit w:val="0"/>
          <w:tblHeader w:val="0"/>
        </w:trPr>
        <w:tc>
          <w:tcPr/>
          <w:p w:rsidR="00000000" w:rsidDel="00000000" w:rsidP="00000000" w:rsidRDefault="00000000" w:rsidRPr="00000000" w14:paraId="00000564">
            <w:pPr>
              <w:ind w:firstLine="0"/>
              <w:rPr/>
            </w:pPr>
            <w:r w:rsidDel="00000000" w:rsidR="00000000" w:rsidRPr="00000000">
              <w:rPr>
                <w:rtl w:val="0"/>
              </w:rPr>
              <w:t xml:space="preserve">3</w:t>
            </w:r>
          </w:p>
        </w:tc>
        <w:tc>
          <w:tcPr/>
          <w:p w:rsidR="00000000" w:rsidDel="00000000" w:rsidP="00000000" w:rsidRDefault="00000000" w:rsidRPr="00000000" w14:paraId="00000565">
            <w:pPr>
              <w:ind w:firstLine="0"/>
              <w:rPr/>
            </w:pPr>
            <w:r w:rsidDel="00000000" w:rsidR="00000000" w:rsidRPr="00000000">
              <w:rPr>
                <w:rtl w:val="0"/>
              </w:rPr>
              <w:t xml:space="preserve">tabs</w:t>
            </w:r>
          </w:p>
        </w:tc>
        <w:tc>
          <w:tcPr/>
          <w:p w:rsidR="00000000" w:rsidDel="00000000" w:rsidP="00000000" w:rsidRDefault="00000000" w:rsidRPr="00000000" w14:paraId="00000566">
            <w:pPr>
              <w:ind w:firstLine="0"/>
              <w:rPr/>
            </w:pPr>
            <w:r w:rsidDel="00000000" w:rsidR="00000000" w:rsidRPr="00000000">
              <w:rPr>
                <w:rtl w:val="0"/>
              </w:rPr>
              <w:t xml:space="preserve">JTabbedPane</w:t>
            </w:r>
          </w:p>
        </w:tc>
        <w:tc>
          <w:tcPr/>
          <w:p w:rsidR="00000000" w:rsidDel="00000000" w:rsidP="00000000" w:rsidRDefault="00000000" w:rsidRPr="00000000" w14:paraId="00000567">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568">
            <w:pPr>
              <w:ind w:firstLine="0"/>
              <w:rPr/>
            </w:pPr>
            <w:r w:rsidDel="00000000" w:rsidR="00000000" w:rsidRPr="00000000">
              <w:rPr>
                <w:rtl w:val="0"/>
              </w:rPr>
              <w:t xml:space="preserve">4</w:t>
            </w:r>
          </w:p>
        </w:tc>
        <w:tc>
          <w:tcPr/>
          <w:p w:rsidR="00000000" w:rsidDel="00000000" w:rsidP="00000000" w:rsidRDefault="00000000" w:rsidRPr="00000000" w14:paraId="00000569">
            <w:pPr>
              <w:ind w:firstLine="0"/>
              <w:rPr/>
            </w:pPr>
            <w:r w:rsidDel="00000000" w:rsidR="00000000" w:rsidRPr="00000000">
              <w:rPr>
                <w:rtl w:val="0"/>
              </w:rPr>
              <w:t xml:space="preserve">pnlEdit</w:t>
            </w:r>
          </w:p>
        </w:tc>
        <w:tc>
          <w:tcPr/>
          <w:p w:rsidR="00000000" w:rsidDel="00000000" w:rsidP="00000000" w:rsidRDefault="00000000" w:rsidRPr="00000000" w14:paraId="0000056A">
            <w:pPr>
              <w:ind w:firstLine="0"/>
              <w:rPr/>
            </w:pPr>
            <w:r w:rsidDel="00000000" w:rsidR="00000000" w:rsidRPr="00000000">
              <w:rPr>
                <w:rtl w:val="0"/>
              </w:rPr>
              <w:t xml:space="preserve">JPanel</w:t>
            </w:r>
          </w:p>
        </w:tc>
        <w:tc>
          <w:tcPr/>
          <w:p w:rsidR="00000000" w:rsidDel="00000000" w:rsidP="00000000" w:rsidRDefault="00000000" w:rsidRPr="00000000" w14:paraId="0000056B">
            <w:pPr>
              <w:ind w:firstLine="0"/>
              <w:rPr/>
            </w:pPr>
            <w:r w:rsidDel="00000000" w:rsidR="00000000" w:rsidRPr="00000000">
              <w:rPr>
                <w:rtl w:val="0"/>
              </w:rPr>
              <w:t xml:space="preserve">Tab Title: CẬP NHẬT</w:t>
            </w:r>
          </w:p>
          <w:p w:rsidR="00000000" w:rsidDel="00000000" w:rsidP="00000000" w:rsidRDefault="00000000" w:rsidRPr="00000000" w14:paraId="0000056C">
            <w:pPr>
              <w:ind w:firstLine="0"/>
              <w:rPr/>
            </w:pPr>
            <w:r w:rsidDel="00000000" w:rsidR="00000000" w:rsidRPr="00000000">
              <w:rPr>
                <w:rtl w:val="0"/>
              </w:rPr>
              <w:t xml:space="preserve">Tab Icon: Edit.png</w:t>
            </w:r>
          </w:p>
        </w:tc>
      </w:tr>
      <w:tr>
        <w:trPr>
          <w:cantSplit w:val="0"/>
          <w:tblHeader w:val="0"/>
        </w:trPr>
        <w:tc>
          <w:tcPr/>
          <w:p w:rsidR="00000000" w:rsidDel="00000000" w:rsidP="00000000" w:rsidRDefault="00000000" w:rsidRPr="00000000" w14:paraId="0000056D">
            <w:pPr>
              <w:ind w:firstLine="0"/>
              <w:rPr/>
            </w:pPr>
            <w:r w:rsidDel="00000000" w:rsidR="00000000" w:rsidRPr="00000000">
              <w:rPr>
                <w:rtl w:val="0"/>
              </w:rPr>
              <w:t xml:space="preserve">5</w:t>
            </w:r>
          </w:p>
        </w:tc>
        <w:tc>
          <w:tcPr/>
          <w:p w:rsidR="00000000" w:rsidDel="00000000" w:rsidP="00000000" w:rsidRDefault="00000000" w:rsidRPr="00000000" w14:paraId="0000056E">
            <w:pPr>
              <w:ind w:firstLine="0"/>
              <w:rPr/>
            </w:pPr>
            <w:r w:rsidDel="00000000" w:rsidR="00000000" w:rsidRPr="00000000">
              <w:rPr>
                <w:rtl w:val="0"/>
              </w:rPr>
              <w:t xml:space="preserve">pnlList</w:t>
            </w:r>
          </w:p>
        </w:tc>
        <w:tc>
          <w:tcPr/>
          <w:p w:rsidR="00000000" w:rsidDel="00000000" w:rsidP="00000000" w:rsidRDefault="00000000" w:rsidRPr="00000000" w14:paraId="0000056F">
            <w:pPr>
              <w:ind w:firstLine="0"/>
              <w:rPr/>
            </w:pPr>
            <w:r w:rsidDel="00000000" w:rsidR="00000000" w:rsidRPr="00000000">
              <w:rPr>
                <w:rtl w:val="0"/>
              </w:rPr>
              <w:t xml:space="preserve">JPanel</w:t>
            </w:r>
          </w:p>
        </w:tc>
        <w:tc>
          <w:tcPr/>
          <w:p w:rsidR="00000000" w:rsidDel="00000000" w:rsidP="00000000" w:rsidRDefault="00000000" w:rsidRPr="00000000" w14:paraId="00000570">
            <w:pPr>
              <w:ind w:firstLine="0"/>
              <w:rPr/>
            </w:pPr>
            <w:r w:rsidDel="00000000" w:rsidR="00000000" w:rsidRPr="00000000">
              <w:rPr>
                <w:rtl w:val="0"/>
              </w:rPr>
              <w:t xml:space="preserve">Tab Title: DANH SÁCH</w:t>
            </w:r>
          </w:p>
          <w:p w:rsidR="00000000" w:rsidDel="00000000" w:rsidP="00000000" w:rsidRDefault="00000000" w:rsidRPr="00000000" w14:paraId="00000571">
            <w:pPr>
              <w:ind w:firstLine="0"/>
              <w:rPr/>
            </w:pPr>
            <w:r w:rsidDel="00000000" w:rsidR="00000000" w:rsidRPr="00000000">
              <w:rPr>
                <w:rtl w:val="0"/>
              </w:rPr>
              <w:t xml:space="preserve">Tab Icon: Lists.png</w:t>
            </w:r>
          </w:p>
          <w:p w:rsidR="00000000" w:rsidDel="00000000" w:rsidP="00000000" w:rsidRDefault="00000000" w:rsidRPr="00000000" w14:paraId="00000572">
            <w:pPr>
              <w:ind w:firstLine="0"/>
              <w:rPr/>
            </w:pPr>
            <w:r w:rsidDel="00000000" w:rsidR="00000000" w:rsidRPr="00000000">
              <w:rPr>
                <w:rtl w:val="0"/>
              </w:rPr>
              <w:t xml:space="preserve">Set Layout: BorderLayout</w:t>
            </w:r>
          </w:p>
        </w:tc>
      </w:tr>
      <w:tr>
        <w:trPr>
          <w:cantSplit w:val="0"/>
          <w:tblHeader w:val="0"/>
        </w:trPr>
        <w:tc>
          <w:tcPr/>
          <w:p w:rsidR="00000000" w:rsidDel="00000000" w:rsidP="00000000" w:rsidRDefault="00000000" w:rsidRPr="00000000" w14:paraId="00000573">
            <w:pPr>
              <w:ind w:firstLine="0"/>
              <w:rPr/>
            </w:pPr>
            <w:r w:rsidDel="00000000" w:rsidR="00000000" w:rsidRPr="00000000">
              <w:rPr>
                <w:rtl w:val="0"/>
              </w:rPr>
              <w:t xml:space="preserve">6</w:t>
            </w:r>
          </w:p>
        </w:tc>
        <w:tc>
          <w:tcPr/>
          <w:p w:rsidR="00000000" w:rsidDel="00000000" w:rsidP="00000000" w:rsidRDefault="00000000" w:rsidRPr="00000000" w14:paraId="00000574">
            <w:pPr>
              <w:ind w:firstLine="0"/>
              <w:rPr/>
            </w:pPr>
            <w:r w:rsidDel="00000000" w:rsidR="00000000" w:rsidRPr="00000000">
              <w:rPr>
                <w:rtl w:val="0"/>
              </w:rPr>
              <w:t xml:space="preserve">lblChuyenDe</w:t>
            </w:r>
          </w:p>
        </w:tc>
        <w:tc>
          <w:tcPr/>
          <w:p w:rsidR="00000000" w:rsidDel="00000000" w:rsidP="00000000" w:rsidRDefault="00000000" w:rsidRPr="00000000" w14:paraId="00000575">
            <w:pPr>
              <w:ind w:firstLine="0"/>
              <w:rPr/>
            </w:pPr>
            <w:r w:rsidDel="00000000" w:rsidR="00000000" w:rsidRPr="00000000">
              <w:rPr>
                <w:rtl w:val="0"/>
              </w:rPr>
              <w:t xml:space="preserve">JLabel</w:t>
            </w:r>
          </w:p>
        </w:tc>
        <w:tc>
          <w:tcPr/>
          <w:p w:rsidR="00000000" w:rsidDel="00000000" w:rsidP="00000000" w:rsidRDefault="00000000" w:rsidRPr="00000000" w14:paraId="00000576">
            <w:pPr>
              <w:ind w:firstLine="0"/>
              <w:rPr/>
            </w:pPr>
            <w:r w:rsidDel="00000000" w:rsidR="00000000" w:rsidRPr="00000000">
              <w:rPr>
                <w:rtl w:val="0"/>
              </w:rPr>
              <w:t xml:space="preserve">Text: Chuyên đề</w:t>
            </w:r>
          </w:p>
        </w:tc>
      </w:tr>
      <w:tr>
        <w:trPr>
          <w:cantSplit w:val="0"/>
          <w:tblHeader w:val="0"/>
        </w:trPr>
        <w:tc>
          <w:tcPr/>
          <w:p w:rsidR="00000000" w:rsidDel="00000000" w:rsidP="00000000" w:rsidRDefault="00000000" w:rsidRPr="00000000" w14:paraId="00000577">
            <w:pPr>
              <w:ind w:firstLine="0"/>
              <w:rPr/>
            </w:pPr>
            <w:r w:rsidDel="00000000" w:rsidR="00000000" w:rsidRPr="00000000">
              <w:rPr>
                <w:rtl w:val="0"/>
              </w:rPr>
              <w:t xml:space="preserve">7</w:t>
            </w:r>
          </w:p>
        </w:tc>
        <w:tc>
          <w:tcPr/>
          <w:p w:rsidR="00000000" w:rsidDel="00000000" w:rsidP="00000000" w:rsidRDefault="00000000" w:rsidRPr="00000000" w14:paraId="00000578">
            <w:pPr>
              <w:ind w:firstLine="0"/>
              <w:rPr/>
            </w:pPr>
            <w:r w:rsidDel="00000000" w:rsidR="00000000" w:rsidRPr="00000000">
              <w:rPr>
                <w:rtl w:val="0"/>
              </w:rPr>
              <w:t xml:space="preserve">lblHocPhi</w:t>
            </w:r>
          </w:p>
        </w:tc>
        <w:tc>
          <w:tcPr/>
          <w:p w:rsidR="00000000" w:rsidDel="00000000" w:rsidP="00000000" w:rsidRDefault="00000000" w:rsidRPr="00000000" w14:paraId="00000579">
            <w:pPr>
              <w:ind w:firstLine="0"/>
              <w:rPr/>
            </w:pPr>
            <w:r w:rsidDel="00000000" w:rsidR="00000000" w:rsidRPr="00000000">
              <w:rPr>
                <w:rtl w:val="0"/>
              </w:rPr>
              <w:t xml:space="preserve">JLabel</w:t>
            </w:r>
          </w:p>
        </w:tc>
        <w:tc>
          <w:tcPr/>
          <w:p w:rsidR="00000000" w:rsidDel="00000000" w:rsidP="00000000" w:rsidRDefault="00000000" w:rsidRPr="00000000" w14:paraId="0000057A">
            <w:pPr>
              <w:ind w:firstLine="0"/>
              <w:rPr/>
            </w:pPr>
            <w:r w:rsidDel="00000000" w:rsidR="00000000" w:rsidRPr="00000000">
              <w:rPr>
                <w:rtl w:val="0"/>
              </w:rPr>
              <w:t xml:space="preserve">Text: Học phí</w:t>
            </w:r>
          </w:p>
        </w:tc>
      </w:tr>
      <w:tr>
        <w:trPr>
          <w:cantSplit w:val="0"/>
          <w:tblHeader w:val="0"/>
        </w:trPr>
        <w:tc>
          <w:tcPr/>
          <w:p w:rsidR="00000000" w:rsidDel="00000000" w:rsidP="00000000" w:rsidRDefault="00000000" w:rsidRPr="00000000" w14:paraId="0000057B">
            <w:pPr>
              <w:ind w:firstLine="0"/>
              <w:rPr/>
            </w:pPr>
            <w:r w:rsidDel="00000000" w:rsidR="00000000" w:rsidRPr="00000000">
              <w:rPr>
                <w:rtl w:val="0"/>
              </w:rPr>
              <w:t xml:space="preserve">8</w:t>
            </w:r>
          </w:p>
        </w:tc>
        <w:tc>
          <w:tcPr/>
          <w:p w:rsidR="00000000" w:rsidDel="00000000" w:rsidP="00000000" w:rsidRDefault="00000000" w:rsidRPr="00000000" w14:paraId="0000057C">
            <w:pPr>
              <w:ind w:firstLine="0"/>
              <w:rPr/>
            </w:pPr>
            <w:r w:rsidDel="00000000" w:rsidR="00000000" w:rsidRPr="00000000">
              <w:rPr>
                <w:rtl w:val="0"/>
              </w:rPr>
              <w:t xml:space="preserve">lblMaNV</w:t>
            </w:r>
          </w:p>
        </w:tc>
        <w:tc>
          <w:tcPr/>
          <w:p w:rsidR="00000000" w:rsidDel="00000000" w:rsidP="00000000" w:rsidRDefault="00000000" w:rsidRPr="00000000" w14:paraId="0000057D">
            <w:pPr>
              <w:ind w:firstLine="0"/>
              <w:rPr/>
            </w:pPr>
            <w:r w:rsidDel="00000000" w:rsidR="00000000" w:rsidRPr="00000000">
              <w:rPr>
                <w:rtl w:val="0"/>
              </w:rPr>
              <w:t xml:space="preserve">JLabel</w:t>
            </w:r>
          </w:p>
        </w:tc>
        <w:tc>
          <w:tcPr/>
          <w:p w:rsidR="00000000" w:rsidDel="00000000" w:rsidP="00000000" w:rsidRDefault="00000000" w:rsidRPr="00000000" w14:paraId="0000057E">
            <w:pPr>
              <w:ind w:firstLine="0"/>
              <w:rPr/>
            </w:pPr>
            <w:r w:rsidDel="00000000" w:rsidR="00000000" w:rsidRPr="00000000">
              <w:rPr>
                <w:rtl w:val="0"/>
              </w:rPr>
              <w:t xml:space="preserve">Text: Người tạo</w:t>
            </w:r>
          </w:p>
        </w:tc>
      </w:tr>
      <w:tr>
        <w:trPr>
          <w:cantSplit w:val="0"/>
          <w:tblHeader w:val="0"/>
        </w:trPr>
        <w:tc>
          <w:tcPr/>
          <w:p w:rsidR="00000000" w:rsidDel="00000000" w:rsidP="00000000" w:rsidRDefault="00000000" w:rsidRPr="00000000" w14:paraId="0000057F">
            <w:pPr>
              <w:ind w:firstLine="0"/>
              <w:rPr/>
            </w:pPr>
            <w:r w:rsidDel="00000000" w:rsidR="00000000" w:rsidRPr="00000000">
              <w:rPr>
                <w:rtl w:val="0"/>
              </w:rPr>
              <w:t xml:space="preserve">9</w:t>
            </w:r>
          </w:p>
        </w:tc>
        <w:tc>
          <w:tcPr/>
          <w:p w:rsidR="00000000" w:rsidDel="00000000" w:rsidP="00000000" w:rsidRDefault="00000000" w:rsidRPr="00000000" w14:paraId="00000580">
            <w:pPr>
              <w:ind w:firstLine="0"/>
              <w:rPr/>
            </w:pPr>
            <w:r w:rsidDel="00000000" w:rsidR="00000000" w:rsidRPr="00000000">
              <w:rPr>
                <w:rtl w:val="0"/>
              </w:rPr>
              <w:t xml:space="preserve">lblNgayKG</w:t>
            </w:r>
          </w:p>
        </w:tc>
        <w:tc>
          <w:tcPr/>
          <w:p w:rsidR="00000000" w:rsidDel="00000000" w:rsidP="00000000" w:rsidRDefault="00000000" w:rsidRPr="00000000" w14:paraId="00000581">
            <w:pPr>
              <w:ind w:firstLine="0"/>
              <w:rPr/>
            </w:pPr>
            <w:r w:rsidDel="00000000" w:rsidR="00000000" w:rsidRPr="00000000">
              <w:rPr>
                <w:rtl w:val="0"/>
              </w:rPr>
              <w:t xml:space="preserve">JLabel</w:t>
            </w:r>
          </w:p>
        </w:tc>
        <w:tc>
          <w:tcPr/>
          <w:p w:rsidR="00000000" w:rsidDel="00000000" w:rsidP="00000000" w:rsidRDefault="00000000" w:rsidRPr="00000000" w14:paraId="00000582">
            <w:pPr>
              <w:ind w:firstLine="0"/>
              <w:rPr/>
            </w:pPr>
            <w:r w:rsidDel="00000000" w:rsidR="00000000" w:rsidRPr="00000000">
              <w:rPr>
                <w:rtl w:val="0"/>
              </w:rPr>
              <w:t xml:space="preserve">Text: Ngày khai giảng</w:t>
            </w:r>
          </w:p>
        </w:tc>
      </w:tr>
      <w:tr>
        <w:trPr>
          <w:cantSplit w:val="0"/>
          <w:tblHeader w:val="0"/>
        </w:trPr>
        <w:tc>
          <w:tcPr/>
          <w:p w:rsidR="00000000" w:rsidDel="00000000" w:rsidP="00000000" w:rsidRDefault="00000000" w:rsidRPr="00000000" w14:paraId="00000583">
            <w:pPr>
              <w:ind w:firstLine="0"/>
              <w:rPr/>
            </w:pPr>
            <w:r w:rsidDel="00000000" w:rsidR="00000000" w:rsidRPr="00000000">
              <w:rPr>
                <w:rtl w:val="0"/>
              </w:rPr>
              <w:t xml:space="preserve">10</w:t>
            </w:r>
          </w:p>
        </w:tc>
        <w:tc>
          <w:tcPr/>
          <w:p w:rsidR="00000000" w:rsidDel="00000000" w:rsidP="00000000" w:rsidRDefault="00000000" w:rsidRPr="00000000" w14:paraId="00000584">
            <w:pPr>
              <w:ind w:firstLine="0"/>
              <w:rPr/>
            </w:pPr>
            <w:r w:rsidDel="00000000" w:rsidR="00000000" w:rsidRPr="00000000">
              <w:rPr>
                <w:rtl w:val="0"/>
              </w:rPr>
              <w:t xml:space="preserve">lblThoiLuong</w:t>
            </w:r>
          </w:p>
        </w:tc>
        <w:tc>
          <w:tcPr/>
          <w:p w:rsidR="00000000" w:rsidDel="00000000" w:rsidP="00000000" w:rsidRDefault="00000000" w:rsidRPr="00000000" w14:paraId="00000585">
            <w:pPr>
              <w:ind w:firstLine="0"/>
              <w:rPr/>
            </w:pPr>
            <w:r w:rsidDel="00000000" w:rsidR="00000000" w:rsidRPr="00000000">
              <w:rPr>
                <w:rtl w:val="0"/>
              </w:rPr>
              <w:t xml:space="preserve">JLabel</w:t>
            </w:r>
          </w:p>
        </w:tc>
        <w:tc>
          <w:tcPr/>
          <w:p w:rsidR="00000000" w:rsidDel="00000000" w:rsidP="00000000" w:rsidRDefault="00000000" w:rsidRPr="00000000" w14:paraId="00000586">
            <w:pPr>
              <w:ind w:firstLine="0"/>
              <w:rPr/>
            </w:pPr>
            <w:r w:rsidDel="00000000" w:rsidR="00000000" w:rsidRPr="00000000">
              <w:rPr>
                <w:rtl w:val="0"/>
              </w:rPr>
              <w:t xml:space="preserve">Text: Thời lượng (giờ)</w:t>
            </w:r>
          </w:p>
        </w:tc>
      </w:tr>
      <w:tr>
        <w:trPr>
          <w:cantSplit w:val="0"/>
          <w:tblHeader w:val="0"/>
        </w:trPr>
        <w:tc>
          <w:tcPr/>
          <w:p w:rsidR="00000000" w:rsidDel="00000000" w:rsidP="00000000" w:rsidRDefault="00000000" w:rsidRPr="00000000" w14:paraId="00000587">
            <w:pPr>
              <w:ind w:firstLine="0"/>
              <w:rPr/>
            </w:pPr>
            <w:r w:rsidDel="00000000" w:rsidR="00000000" w:rsidRPr="00000000">
              <w:rPr>
                <w:rtl w:val="0"/>
              </w:rPr>
              <w:t xml:space="preserve">11</w:t>
            </w:r>
          </w:p>
        </w:tc>
        <w:tc>
          <w:tcPr/>
          <w:p w:rsidR="00000000" w:rsidDel="00000000" w:rsidP="00000000" w:rsidRDefault="00000000" w:rsidRPr="00000000" w14:paraId="00000588">
            <w:pPr>
              <w:ind w:firstLine="0"/>
              <w:rPr/>
            </w:pPr>
            <w:r w:rsidDel="00000000" w:rsidR="00000000" w:rsidRPr="00000000">
              <w:rPr>
                <w:rtl w:val="0"/>
              </w:rPr>
              <w:t xml:space="preserve">lblNgayTao</w:t>
            </w:r>
          </w:p>
        </w:tc>
        <w:tc>
          <w:tcPr/>
          <w:p w:rsidR="00000000" w:rsidDel="00000000" w:rsidP="00000000" w:rsidRDefault="00000000" w:rsidRPr="00000000" w14:paraId="00000589">
            <w:pPr>
              <w:ind w:firstLine="0"/>
              <w:rPr/>
            </w:pPr>
            <w:r w:rsidDel="00000000" w:rsidR="00000000" w:rsidRPr="00000000">
              <w:rPr>
                <w:rtl w:val="0"/>
              </w:rPr>
              <w:t xml:space="preserve">JLabel</w:t>
            </w:r>
          </w:p>
        </w:tc>
        <w:tc>
          <w:tcPr/>
          <w:p w:rsidR="00000000" w:rsidDel="00000000" w:rsidP="00000000" w:rsidRDefault="00000000" w:rsidRPr="00000000" w14:paraId="0000058A">
            <w:pPr>
              <w:ind w:firstLine="0"/>
              <w:rPr/>
            </w:pPr>
            <w:r w:rsidDel="00000000" w:rsidR="00000000" w:rsidRPr="00000000">
              <w:rPr>
                <w:rtl w:val="0"/>
              </w:rPr>
              <w:t xml:space="preserve">Text: Ngày tạo</w:t>
            </w:r>
          </w:p>
        </w:tc>
      </w:tr>
      <w:tr>
        <w:trPr>
          <w:cantSplit w:val="0"/>
          <w:tblHeader w:val="0"/>
        </w:trPr>
        <w:tc>
          <w:tcPr/>
          <w:p w:rsidR="00000000" w:rsidDel="00000000" w:rsidP="00000000" w:rsidRDefault="00000000" w:rsidRPr="00000000" w14:paraId="0000058B">
            <w:pPr>
              <w:ind w:firstLine="0"/>
              <w:rPr/>
            </w:pPr>
            <w:r w:rsidDel="00000000" w:rsidR="00000000" w:rsidRPr="00000000">
              <w:rPr>
                <w:rtl w:val="0"/>
              </w:rPr>
              <w:t xml:space="preserve">12</w:t>
            </w:r>
          </w:p>
        </w:tc>
        <w:tc>
          <w:tcPr/>
          <w:p w:rsidR="00000000" w:rsidDel="00000000" w:rsidP="00000000" w:rsidRDefault="00000000" w:rsidRPr="00000000" w14:paraId="0000058C">
            <w:pPr>
              <w:ind w:firstLine="0"/>
              <w:rPr/>
            </w:pPr>
            <w:r w:rsidDel="00000000" w:rsidR="00000000" w:rsidRPr="00000000">
              <w:rPr>
                <w:rtl w:val="0"/>
              </w:rPr>
              <w:t xml:space="preserve">cboChuyenDe</w:t>
            </w:r>
          </w:p>
        </w:tc>
        <w:tc>
          <w:tcPr/>
          <w:p w:rsidR="00000000" w:rsidDel="00000000" w:rsidP="00000000" w:rsidRDefault="00000000" w:rsidRPr="00000000" w14:paraId="0000058D">
            <w:pPr>
              <w:ind w:firstLine="0"/>
              <w:rPr/>
            </w:pPr>
            <w:r w:rsidDel="00000000" w:rsidR="00000000" w:rsidRPr="00000000">
              <w:rPr>
                <w:rtl w:val="0"/>
              </w:rPr>
              <w:t xml:space="preserve">JComboBox</w:t>
            </w:r>
          </w:p>
        </w:tc>
        <w:tc>
          <w:tcPr/>
          <w:p w:rsidR="00000000" w:rsidDel="00000000" w:rsidP="00000000" w:rsidRDefault="00000000" w:rsidRPr="00000000" w14:paraId="0000058E">
            <w:pPr>
              <w:ind w:firstLine="0"/>
              <w:rPr/>
            </w:pPr>
            <w:r w:rsidDel="00000000" w:rsidR="00000000" w:rsidRPr="00000000">
              <w:rPr>
                <w:rtl w:val="0"/>
              </w:rPr>
              <w:t xml:space="preserve">Model:</w:t>
              <w:br w:type="textWrapping"/>
              <w:t xml:space="preserve">Editable: false</w:t>
            </w:r>
          </w:p>
        </w:tc>
      </w:tr>
      <w:tr>
        <w:trPr>
          <w:cantSplit w:val="0"/>
          <w:tblHeader w:val="0"/>
        </w:trPr>
        <w:tc>
          <w:tcPr/>
          <w:p w:rsidR="00000000" w:rsidDel="00000000" w:rsidP="00000000" w:rsidRDefault="00000000" w:rsidRPr="00000000" w14:paraId="0000058F">
            <w:pPr>
              <w:ind w:firstLine="0"/>
              <w:rPr/>
            </w:pPr>
            <w:r w:rsidDel="00000000" w:rsidR="00000000" w:rsidRPr="00000000">
              <w:rPr>
                <w:rtl w:val="0"/>
              </w:rPr>
              <w:t xml:space="preserve">13</w:t>
            </w:r>
          </w:p>
        </w:tc>
        <w:tc>
          <w:tcPr/>
          <w:p w:rsidR="00000000" w:rsidDel="00000000" w:rsidP="00000000" w:rsidRDefault="00000000" w:rsidRPr="00000000" w14:paraId="00000590">
            <w:pPr>
              <w:ind w:firstLine="0"/>
              <w:rPr/>
            </w:pPr>
            <w:r w:rsidDel="00000000" w:rsidR="00000000" w:rsidRPr="00000000">
              <w:rPr>
                <w:rtl w:val="0"/>
              </w:rPr>
              <w:t xml:space="preserve">txtHocPhi</w:t>
            </w:r>
          </w:p>
        </w:tc>
        <w:tc>
          <w:tcPr/>
          <w:p w:rsidR="00000000" w:rsidDel="00000000" w:rsidP="00000000" w:rsidRDefault="00000000" w:rsidRPr="00000000" w14:paraId="00000591">
            <w:pPr>
              <w:ind w:firstLine="0"/>
              <w:rPr/>
            </w:pPr>
            <w:r w:rsidDel="00000000" w:rsidR="00000000" w:rsidRPr="00000000">
              <w:rPr>
                <w:rtl w:val="0"/>
              </w:rPr>
              <w:t xml:space="preserve">JTextField</w:t>
            </w:r>
          </w:p>
        </w:tc>
        <w:tc>
          <w:tcPr/>
          <w:p w:rsidR="00000000" w:rsidDel="00000000" w:rsidP="00000000" w:rsidRDefault="00000000" w:rsidRPr="00000000" w14:paraId="00000592">
            <w:pPr>
              <w:ind w:firstLine="0"/>
              <w:rPr/>
            </w:pPr>
            <w:r w:rsidDel="00000000" w:rsidR="00000000" w:rsidRPr="00000000">
              <w:rPr>
                <w:rtl w:val="0"/>
              </w:rPr>
              <w:t xml:space="preserve">Editable: false</w:t>
            </w:r>
          </w:p>
          <w:p w:rsidR="00000000" w:rsidDel="00000000" w:rsidP="00000000" w:rsidRDefault="00000000" w:rsidRPr="00000000" w14:paraId="00000593">
            <w:pPr>
              <w:ind w:firstLine="0"/>
              <w:rPr/>
            </w:pPr>
            <w:r w:rsidDel="00000000" w:rsidR="00000000" w:rsidRPr="00000000">
              <w:rPr>
                <w:rtl w:val="0"/>
              </w:rPr>
              <w:t xml:space="preserve">Enable: false</w:t>
            </w:r>
          </w:p>
        </w:tc>
      </w:tr>
      <w:tr>
        <w:trPr>
          <w:cantSplit w:val="0"/>
          <w:tblHeader w:val="0"/>
        </w:trPr>
        <w:tc>
          <w:tcPr/>
          <w:p w:rsidR="00000000" w:rsidDel="00000000" w:rsidP="00000000" w:rsidRDefault="00000000" w:rsidRPr="00000000" w14:paraId="00000594">
            <w:pPr>
              <w:ind w:firstLine="0"/>
              <w:rPr/>
            </w:pPr>
            <w:r w:rsidDel="00000000" w:rsidR="00000000" w:rsidRPr="00000000">
              <w:rPr>
                <w:rtl w:val="0"/>
              </w:rPr>
              <w:t xml:space="preserve">14</w:t>
            </w:r>
          </w:p>
        </w:tc>
        <w:tc>
          <w:tcPr/>
          <w:p w:rsidR="00000000" w:rsidDel="00000000" w:rsidP="00000000" w:rsidRDefault="00000000" w:rsidRPr="00000000" w14:paraId="00000595">
            <w:pPr>
              <w:ind w:firstLine="0"/>
              <w:rPr/>
            </w:pPr>
            <w:r w:rsidDel="00000000" w:rsidR="00000000" w:rsidRPr="00000000">
              <w:rPr>
                <w:rtl w:val="0"/>
              </w:rPr>
              <w:t xml:space="preserve">txtMaNV</w:t>
            </w:r>
          </w:p>
        </w:tc>
        <w:tc>
          <w:tcPr/>
          <w:p w:rsidR="00000000" w:rsidDel="00000000" w:rsidP="00000000" w:rsidRDefault="00000000" w:rsidRPr="00000000" w14:paraId="00000596">
            <w:pPr>
              <w:ind w:firstLine="0"/>
              <w:rPr/>
            </w:pPr>
            <w:r w:rsidDel="00000000" w:rsidR="00000000" w:rsidRPr="00000000">
              <w:rPr>
                <w:rtl w:val="0"/>
              </w:rPr>
              <w:t xml:space="preserve">JTextField</w:t>
            </w:r>
          </w:p>
        </w:tc>
        <w:tc>
          <w:tcPr/>
          <w:p w:rsidR="00000000" w:rsidDel="00000000" w:rsidP="00000000" w:rsidRDefault="00000000" w:rsidRPr="00000000" w14:paraId="00000597">
            <w:pPr>
              <w:ind w:firstLine="0"/>
              <w:rPr/>
            </w:pPr>
            <w:r w:rsidDel="00000000" w:rsidR="00000000" w:rsidRPr="00000000">
              <w:rPr>
                <w:rtl w:val="0"/>
              </w:rPr>
              <w:t xml:space="preserve">Editable: false</w:t>
            </w:r>
          </w:p>
          <w:p w:rsidR="00000000" w:rsidDel="00000000" w:rsidP="00000000" w:rsidRDefault="00000000" w:rsidRPr="00000000" w14:paraId="00000598">
            <w:pPr>
              <w:ind w:firstLine="0"/>
              <w:rPr/>
            </w:pPr>
            <w:r w:rsidDel="00000000" w:rsidR="00000000" w:rsidRPr="00000000">
              <w:rPr>
                <w:rtl w:val="0"/>
              </w:rPr>
              <w:t xml:space="preserve">Enable: false</w:t>
            </w:r>
          </w:p>
        </w:tc>
      </w:tr>
      <w:tr>
        <w:trPr>
          <w:cantSplit w:val="0"/>
          <w:tblHeader w:val="0"/>
        </w:trPr>
        <w:tc>
          <w:tcPr/>
          <w:p w:rsidR="00000000" w:rsidDel="00000000" w:rsidP="00000000" w:rsidRDefault="00000000" w:rsidRPr="00000000" w14:paraId="00000599">
            <w:pPr>
              <w:ind w:firstLine="0"/>
              <w:rPr/>
            </w:pPr>
            <w:r w:rsidDel="00000000" w:rsidR="00000000" w:rsidRPr="00000000">
              <w:rPr>
                <w:rtl w:val="0"/>
              </w:rPr>
              <w:t xml:space="preserve">15</w:t>
            </w:r>
          </w:p>
        </w:tc>
        <w:tc>
          <w:tcPr/>
          <w:p w:rsidR="00000000" w:rsidDel="00000000" w:rsidP="00000000" w:rsidRDefault="00000000" w:rsidRPr="00000000" w14:paraId="0000059A">
            <w:pPr>
              <w:ind w:firstLine="0"/>
              <w:rPr/>
            </w:pPr>
            <w:r w:rsidDel="00000000" w:rsidR="00000000" w:rsidRPr="00000000">
              <w:rPr>
                <w:rtl w:val="0"/>
              </w:rPr>
              <w:t xml:space="preserve">txtNgayKG</w:t>
            </w:r>
          </w:p>
        </w:tc>
        <w:tc>
          <w:tcPr/>
          <w:p w:rsidR="00000000" w:rsidDel="00000000" w:rsidP="00000000" w:rsidRDefault="00000000" w:rsidRPr="00000000" w14:paraId="0000059B">
            <w:pPr>
              <w:ind w:firstLine="0"/>
              <w:rPr/>
            </w:pPr>
            <w:r w:rsidDel="00000000" w:rsidR="00000000" w:rsidRPr="00000000">
              <w:rPr>
                <w:rtl w:val="0"/>
              </w:rPr>
              <w:t xml:space="preserve">JTextField</w:t>
            </w:r>
          </w:p>
        </w:tc>
        <w:tc>
          <w:tcPr/>
          <w:p w:rsidR="00000000" w:rsidDel="00000000" w:rsidP="00000000" w:rsidRDefault="00000000" w:rsidRPr="00000000" w14:paraId="0000059C">
            <w:pPr>
              <w:ind w:firstLine="0"/>
              <w:rPr/>
            </w:pPr>
            <w:r w:rsidDel="00000000" w:rsidR="00000000" w:rsidRPr="00000000">
              <w:rPr>
                <w:rtl w:val="0"/>
              </w:rPr>
              <w:t xml:space="preserve">Editable: true</w:t>
            </w:r>
          </w:p>
          <w:p w:rsidR="00000000" w:rsidDel="00000000" w:rsidP="00000000" w:rsidRDefault="00000000" w:rsidRPr="00000000" w14:paraId="0000059D">
            <w:pPr>
              <w:ind w:firstLine="0"/>
              <w:rPr/>
            </w:pPr>
            <w:r w:rsidDel="00000000" w:rsidR="00000000" w:rsidRPr="00000000">
              <w:rPr>
                <w:rtl w:val="0"/>
              </w:rPr>
              <w:t xml:space="preserve">Enable: true</w:t>
            </w:r>
          </w:p>
        </w:tc>
      </w:tr>
      <w:tr>
        <w:trPr>
          <w:cantSplit w:val="0"/>
          <w:tblHeader w:val="0"/>
        </w:trPr>
        <w:tc>
          <w:tcPr/>
          <w:p w:rsidR="00000000" w:rsidDel="00000000" w:rsidP="00000000" w:rsidRDefault="00000000" w:rsidRPr="00000000" w14:paraId="0000059E">
            <w:pPr>
              <w:ind w:firstLine="0"/>
              <w:rPr/>
            </w:pPr>
            <w:r w:rsidDel="00000000" w:rsidR="00000000" w:rsidRPr="00000000">
              <w:rPr>
                <w:rtl w:val="0"/>
              </w:rPr>
              <w:t xml:space="preserve">16</w:t>
            </w:r>
          </w:p>
        </w:tc>
        <w:tc>
          <w:tcPr/>
          <w:p w:rsidR="00000000" w:rsidDel="00000000" w:rsidP="00000000" w:rsidRDefault="00000000" w:rsidRPr="00000000" w14:paraId="0000059F">
            <w:pPr>
              <w:ind w:firstLine="0"/>
              <w:rPr/>
            </w:pPr>
            <w:r w:rsidDel="00000000" w:rsidR="00000000" w:rsidRPr="00000000">
              <w:rPr>
                <w:rtl w:val="0"/>
              </w:rPr>
              <w:t xml:space="preserve">txtThoiLuong</w:t>
            </w:r>
          </w:p>
        </w:tc>
        <w:tc>
          <w:tcPr/>
          <w:p w:rsidR="00000000" w:rsidDel="00000000" w:rsidP="00000000" w:rsidRDefault="00000000" w:rsidRPr="00000000" w14:paraId="000005A0">
            <w:pPr>
              <w:ind w:firstLine="0"/>
              <w:rPr/>
            </w:pPr>
            <w:r w:rsidDel="00000000" w:rsidR="00000000" w:rsidRPr="00000000">
              <w:rPr>
                <w:rtl w:val="0"/>
              </w:rPr>
              <w:t xml:space="preserve">JTextField</w:t>
            </w:r>
          </w:p>
        </w:tc>
        <w:tc>
          <w:tcPr/>
          <w:p w:rsidR="00000000" w:rsidDel="00000000" w:rsidP="00000000" w:rsidRDefault="00000000" w:rsidRPr="00000000" w14:paraId="000005A1">
            <w:pPr>
              <w:ind w:firstLine="0"/>
              <w:rPr/>
            </w:pPr>
            <w:r w:rsidDel="00000000" w:rsidR="00000000" w:rsidRPr="00000000">
              <w:rPr>
                <w:rtl w:val="0"/>
              </w:rPr>
              <w:t xml:space="preserve">Editable: false</w:t>
            </w:r>
          </w:p>
          <w:p w:rsidR="00000000" w:rsidDel="00000000" w:rsidP="00000000" w:rsidRDefault="00000000" w:rsidRPr="00000000" w14:paraId="000005A2">
            <w:pPr>
              <w:ind w:firstLine="0"/>
              <w:rPr/>
            </w:pPr>
            <w:r w:rsidDel="00000000" w:rsidR="00000000" w:rsidRPr="00000000">
              <w:rPr>
                <w:rtl w:val="0"/>
              </w:rPr>
              <w:t xml:space="preserve">Enable: false</w:t>
            </w:r>
          </w:p>
        </w:tc>
      </w:tr>
      <w:tr>
        <w:trPr>
          <w:cantSplit w:val="0"/>
          <w:tblHeader w:val="0"/>
        </w:trPr>
        <w:tc>
          <w:tcPr/>
          <w:p w:rsidR="00000000" w:rsidDel="00000000" w:rsidP="00000000" w:rsidRDefault="00000000" w:rsidRPr="00000000" w14:paraId="000005A3">
            <w:pPr>
              <w:ind w:firstLine="0"/>
              <w:rPr/>
            </w:pPr>
            <w:r w:rsidDel="00000000" w:rsidR="00000000" w:rsidRPr="00000000">
              <w:rPr>
                <w:rtl w:val="0"/>
              </w:rPr>
              <w:t xml:space="preserve">17</w:t>
            </w:r>
          </w:p>
        </w:tc>
        <w:tc>
          <w:tcPr/>
          <w:p w:rsidR="00000000" w:rsidDel="00000000" w:rsidP="00000000" w:rsidRDefault="00000000" w:rsidRPr="00000000" w14:paraId="000005A4">
            <w:pPr>
              <w:ind w:firstLine="0"/>
              <w:rPr/>
            </w:pPr>
            <w:r w:rsidDel="00000000" w:rsidR="00000000" w:rsidRPr="00000000">
              <w:rPr>
                <w:rtl w:val="0"/>
              </w:rPr>
              <w:t xml:space="preserve">txtNgayTao</w:t>
            </w:r>
          </w:p>
        </w:tc>
        <w:tc>
          <w:tcPr/>
          <w:p w:rsidR="00000000" w:rsidDel="00000000" w:rsidP="00000000" w:rsidRDefault="00000000" w:rsidRPr="00000000" w14:paraId="000005A5">
            <w:pPr>
              <w:ind w:firstLine="0"/>
              <w:rPr/>
            </w:pPr>
            <w:r w:rsidDel="00000000" w:rsidR="00000000" w:rsidRPr="00000000">
              <w:rPr>
                <w:rtl w:val="0"/>
              </w:rPr>
              <w:t xml:space="preserve">JTextField</w:t>
            </w:r>
          </w:p>
        </w:tc>
        <w:tc>
          <w:tcPr/>
          <w:p w:rsidR="00000000" w:rsidDel="00000000" w:rsidP="00000000" w:rsidRDefault="00000000" w:rsidRPr="00000000" w14:paraId="000005A6">
            <w:pPr>
              <w:ind w:firstLine="0"/>
              <w:rPr/>
            </w:pPr>
            <w:r w:rsidDel="00000000" w:rsidR="00000000" w:rsidRPr="00000000">
              <w:rPr>
                <w:rtl w:val="0"/>
              </w:rPr>
              <w:t xml:space="preserve">Editable: false</w:t>
            </w:r>
          </w:p>
          <w:p w:rsidR="00000000" w:rsidDel="00000000" w:rsidP="00000000" w:rsidRDefault="00000000" w:rsidRPr="00000000" w14:paraId="000005A7">
            <w:pPr>
              <w:ind w:firstLine="0"/>
              <w:rPr/>
            </w:pPr>
            <w:r w:rsidDel="00000000" w:rsidR="00000000" w:rsidRPr="00000000">
              <w:rPr>
                <w:rtl w:val="0"/>
              </w:rPr>
              <w:t xml:space="preserve">Enable: false</w:t>
            </w:r>
          </w:p>
        </w:tc>
      </w:tr>
      <w:tr>
        <w:trPr>
          <w:cantSplit w:val="0"/>
          <w:tblHeader w:val="0"/>
        </w:trPr>
        <w:tc>
          <w:tcPr/>
          <w:p w:rsidR="00000000" w:rsidDel="00000000" w:rsidP="00000000" w:rsidRDefault="00000000" w:rsidRPr="00000000" w14:paraId="000005A8">
            <w:pPr>
              <w:ind w:firstLine="0"/>
              <w:rPr/>
            </w:pPr>
            <w:r w:rsidDel="00000000" w:rsidR="00000000" w:rsidRPr="00000000">
              <w:rPr>
                <w:rtl w:val="0"/>
              </w:rPr>
              <w:t xml:space="preserve">18</w:t>
            </w:r>
          </w:p>
        </w:tc>
        <w:tc>
          <w:tcPr/>
          <w:p w:rsidR="00000000" w:rsidDel="00000000" w:rsidP="00000000" w:rsidRDefault="00000000" w:rsidRPr="00000000" w14:paraId="000005A9">
            <w:pPr>
              <w:ind w:firstLine="0"/>
              <w:rPr/>
            </w:pPr>
            <w:r w:rsidDel="00000000" w:rsidR="00000000" w:rsidRPr="00000000">
              <w:rPr>
                <w:rtl w:val="0"/>
              </w:rPr>
              <w:t xml:space="preserve">lblGhiChu</w:t>
            </w:r>
          </w:p>
        </w:tc>
        <w:tc>
          <w:tcPr/>
          <w:p w:rsidR="00000000" w:rsidDel="00000000" w:rsidP="00000000" w:rsidRDefault="00000000" w:rsidRPr="00000000" w14:paraId="000005AA">
            <w:pPr>
              <w:ind w:firstLine="0"/>
              <w:rPr/>
            </w:pPr>
            <w:r w:rsidDel="00000000" w:rsidR="00000000" w:rsidRPr="00000000">
              <w:rPr>
                <w:rtl w:val="0"/>
              </w:rPr>
              <w:t xml:space="preserve">JLabel</w:t>
            </w:r>
          </w:p>
        </w:tc>
        <w:tc>
          <w:tcPr/>
          <w:p w:rsidR="00000000" w:rsidDel="00000000" w:rsidP="00000000" w:rsidRDefault="00000000" w:rsidRPr="00000000" w14:paraId="000005AB">
            <w:pPr>
              <w:ind w:firstLine="0"/>
              <w:rPr/>
            </w:pPr>
            <w:r w:rsidDel="00000000" w:rsidR="00000000" w:rsidRPr="00000000">
              <w:rPr>
                <w:rtl w:val="0"/>
              </w:rPr>
              <w:t xml:space="preserve">Text: Ghi Chú</w:t>
            </w:r>
          </w:p>
        </w:tc>
      </w:tr>
      <w:tr>
        <w:trPr>
          <w:cantSplit w:val="0"/>
          <w:tblHeader w:val="0"/>
        </w:trPr>
        <w:tc>
          <w:tcPr/>
          <w:p w:rsidR="00000000" w:rsidDel="00000000" w:rsidP="00000000" w:rsidRDefault="00000000" w:rsidRPr="00000000" w14:paraId="000005AC">
            <w:pPr>
              <w:ind w:firstLine="0"/>
              <w:rPr/>
            </w:pPr>
            <w:r w:rsidDel="00000000" w:rsidR="00000000" w:rsidRPr="00000000">
              <w:rPr>
                <w:rtl w:val="0"/>
              </w:rPr>
              <w:t xml:space="preserve">19</w:t>
            </w:r>
          </w:p>
        </w:tc>
        <w:tc>
          <w:tcPr/>
          <w:p w:rsidR="00000000" w:rsidDel="00000000" w:rsidP="00000000" w:rsidRDefault="00000000" w:rsidRPr="00000000" w14:paraId="000005AD">
            <w:pPr>
              <w:ind w:firstLine="0"/>
              <w:rPr/>
            </w:pPr>
            <w:r w:rsidDel="00000000" w:rsidR="00000000" w:rsidRPr="00000000">
              <w:rPr>
                <w:rtl w:val="0"/>
              </w:rPr>
              <w:t xml:space="preserve">ScrollPane</w:t>
            </w:r>
          </w:p>
        </w:tc>
        <w:tc>
          <w:tcPr/>
          <w:p w:rsidR="00000000" w:rsidDel="00000000" w:rsidP="00000000" w:rsidRDefault="00000000" w:rsidRPr="00000000" w14:paraId="000005AE">
            <w:pPr>
              <w:ind w:firstLine="0"/>
              <w:rPr/>
            </w:pPr>
            <w:r w:rsidDel="00000000" w:rsidR="00000000" w:rsidRPr="00000000">
              <w:rPr>
                <w:rtl w:val="0"/>
              </w:rPr>
              <w:t xml:space="preserve">JScrollPane</w:t>
            </w:r>
          </w:p>
        </w:tc>
        <w:tc>
          <w:tcPr/>
          <w:p w:rsidR="00000000" w:rsidDel="00000000" w:rsidP="00000000" w:rsidRDefault="00000000" w:rsidRPr="00000000" w14:paraId="000005AF">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5B0">
            <w:pPr>
              <w:ind w:firstLine="0"/>
              <w:rPr/>
            </w:pPr>
            <w:r w:rsidDel="00000000" w:rsidR="00000000" w:rsidRPr="00000000">
              <w:rPr>
                <w:rtl w:val="0"/>
              </w:rPr>
              <w:t xml:space="preserve">20</w:t>
            </w:r>
          </w:p>
        </w:tc>
        <w:tc>
          <w:tcPr/>
          <w:p w:rsidR="00000000" w:rsidDel="00000000" w:rsidP="00000000" w:rsidRDefault="00000000" w:rsidRPr="00000000" w14:paraId="000005B1">
            <w:pPr>
              <w:ind w:firstLine="0"/>
              <w:rPr/>
            </w:pPr>
            <w:r w:rsidDel="00000000" w:rsidR="00000000" w:rsidRPr="00000000">
              <w:rPr>
                <w:rtl w:val="0"/>
              </w:rPr>
              <w:t xml:space="preserve">txtGhiChu</w:t>
            </w:r>
          </w:p>
        </w:tc>
        <w:tc>
          <w:tcPr/>
          <w:p w:rsidR="00000000" w:rsidDel="00000000" w:rsidP="00000000" w:rsidRDefault="00000000" w:rsidRPr="00000000" w14:paraId="000005B2">
            <w:pPr>
              <w:ind w:firstLine="0"/>
              <w:rPr/>
            </w:pPr>
            <w:r w:rsidDel="00000000" w:rsidR="00000000" w:rsidRPr="00000000">
              <w:rPr>
                <w:rtl w:val="0"/>
              </w:rPr>
              <w:t xml:space="preserve">JTextArea</w:t>
            </w:r>
          </w:p>
        </w:tc>
        <w:tc>
          <w:tcPr/>
          <w:p w:rsidR="00000000" w:rsidDel="00000000" w:rsidP="00000000" w:rsidRDefault="00000000" w:rsidRPr="00000000" w14:paraId="000005B3">
            <w:pPr>
              <w:ind w:firstLine="0"/>
              <w:rPr/>
            </w:pPr>
            <w:r w:rsidDel="00000000" w:rsidR="00000000" w:rsidRPr="00000000">
              <w:rPr>
                <w:rtl w:val="0"/>
              </w:rPr>
              <w:t xml:space="preserve">Editable: true</w:t>
            </w:r>
          </w:p>
        </w:tc>
      </w:tr>
      <w:tr>
        <w:trPr>
          <w:cantSplit w:val="0"/>
          <w:tblHeader w:val="0"/>
        </w:trPr>
        <w:tc>
          <w:tcPr/>
          <w:p w:rsidR="00000000" w:rsidDel="00000000" w:rsidP="00000000" w:rsidRDefault="00000000" w:rsidRPr="00000000" w14:paraId="000005B4">
            <w:pPr>
              <w:ind w:firstLine="0"/>
              <w:rPr/>
            </w:pPr>
            <w:r w:rsidDel="00000000" w:rsidR="00000000" w:rsidRPr="00000000">
              <w:rPr>
                <w:rtl w:val="0"/>
              </w:rPr>
              <w:t xml:space="preserve">21</w:t>
            </w:r>
          </w:p>
        </w:tc>
        <w:tc>
          <w:tcPr/>
          <w:p w:rsidR="00000000" w:rsidDel="00000000" w:rsidP="00000000" w:rsidRDefault="00000000" w:rsidRPr="00000000" w14:paraId="000005B5">
            <w:pPr>
              <w:ind w:firstLine="0"/>
              <w:rPr/>
            </w:pPr>
            <w:r w:rsidDel="00000000" w:rsidR="00000000" w:rsidRPr="00000000">
              <w:rPr>
                <w:rtl w:val="0"/>
              </w:rPr>
              <w:t xml:space="preserve">btnInsert</w:t>
            </w:r>
          </w:p>
        </w:tc>
        <w:tc>
          <w:tcPr/>
          <w:p w:rsidR="00000000" w:rsidDel="00000000" w:rsidP="00000000" w:rsidRDefault="00000000" w:rsidRPr="00000000" w14:paraId="000005B6">
            <w:pPr>
              <w:ind w:firstLine="0"/>
              <w:rPr/>
            </w:pPr>
            <w:r w:rsidDel="00000000" w:rsidR="00000000" w:rsidRPr="00000000">
              <w:rPr>
                <w:rtl w:val="0"/>
              </w:rPr>
              <w:t xml:space="preserve">JButton</w:t>
            </w:r>
          </w:p>
        </w:tc>
        <w:tc>
          <w:tcPr/>
          <w:p w:rsidR="00000000" w:rsidDel="00000000" w:rsidP="00000000" w:rsidRDefault="00000000" w:rsidRPr="00000000" w14:paraId="000005B7">
            <w:pPr>
              <w:ind w:firstLine="0"/>
              <w:rPr/>
            </w:pPr>
            <w:r w:rsidDel="00000000" w:rsidR="00000000" w:rsidRPr="00000000">
              <w:rPr>
                <w:rtl w:val="0"/>
              </w:rPr>
              <w:t xml:space="preserve">Text: Thêm</w:t>
            </w:r>
          </w:p>
          <w:p w:rsidR="00000000" w:rsidDel="00000000" w:rsidP="00000000" w:rsidRDefault="00000000" w:rsidRPr="00000000" w14:paraId="000005B8">
            <w:pPr>
              <w:ind w:firstLine="0"/>
              <w:rPr/>
            </w:pPr>
            <w:r w:rsidDel="00000000" w:rsidR="00000000" w:rsidRPr="00000000">
              <w:rPr>
                <w:rtl w:val="0"/>
              </w:rPr>
              <w:t xml:space="preserve">font : Tohoma 11 Bold</w:t>
            </w:r>
          </w:p>
          <w:p w:rsidR="00000000" w:rsidDel="00000000" w:rsidP="00000000" w:rsidRDefault="00000000" w:rsidRPr="00000000" w14:paraId="000005B9">
            <w:pPr>
              <w:ind w:firstLine="0"/>
              <w:rPr/>
            </w:pPr>
            <w:r w:rsidDel="00000000" w:rsidR="00000000" w:rsidRPr="00000000">
              <w:rPr>
                <w:rtl w:val="0"/>
              </w:rPr>
              <w:t xml:space="preserve">foreground: [0,0,0]</w:t>
            </w:r>
          </w:p>
          <w:p w:rsidR="00000000" w:rsidDel="00000000" w:rsidP="00000000" w:rsidRDefault="00000000" w:rsidRPr="00000000" w14:paraId="000005BA">
            <w:pPr>
              <w:ind w:firstLine="0"/>
              <w:rPr/>
            </w:pPr>
            <w:r w:rsidDel="00000000" w:rsidR="00000000" w:rsidRPr="00000000">
              <w:rPr>
                <w:rtl w:val="0"/>
              </w:rPr>
              <w:t xml:space="preserve">icon : basket.png</w:t>
            </w:r>
          </w:p>
        </w:tc>
      </w:tr>
      <w:tr>
        <w:trPr>
          <w:cantSplit w:val="0"/>
          <w:tblHeader w:val="0"/>
        </w:trPr>
        <w:tc>
          <w:tcPr/>
          <w:p w:rsidR="00000000" w:rsidDel="00000000" w:rsidP="00000000" w:rsidRDefault="00000000" w:rsidRPr="00000000" w14:paraId="000005BB">
            <w:pPr>
              <w:ind w:firstLine="0"/>
              <w:rPr/>
            </w:pPr>
            <w:r w:rsidDel="00000000" w:rsidR="00000000" w:rsidRPr="00000000">
              <w:rPr>
                <w:rtl w:val="0"/>
              </w:rPr>
              <w:t xml:space="preserve">22</w:t>
            </w:r>
          </w:p>
        </w:tc>
        <w:tc>
          <w:tcPr/>
          <w:p w:rsidR="00000000" w:rsidDel="00000000" w:rsidP="00000000" w:rsidRDefault="00000000" w:rsidRPr="00000000" w14:paraId="000005BC">
            <w:pPr>
              <w:ind w:firstLine="0"/>
              <w:rPr/>
            </w:pPr>
            <w:r w:rsidDel="00000000" w:rsidR="00000000" w:rsidRPr="00000000">
              <w:rPr>
                <w:rtl w:val="0"/>
              </w:rPr>
              <w:t xml:space="preserve">btnUpdate</w:t>
            </w:r>
          </w:p>
        </w:tc>
        <w:tc>
          <w:tcPr/>
          <w:p w:rsidR="00000000" w:rsidDel="00000000" w:rsidP="00000000" w:rsidRDefault="00000000" w:rsidRPr="00000000" w14:paraId="000005BD">
            <w:pPr>
              <w:ind w:firstLine="0"/>
              <w:rPr/>
            </w:pPr>
            <w:r w:rsidDel="00000000" w:rsidR="00000000" w:rsidRPr="00000000">
              <w:rPr>
                <w:rtl w:val="0"/>
              </w:rPr>
              <w:t xml:space="preserve">JButton</w:t>
            </w:r>
          </w:p>
        </w:tc>
        <w:tc>
          <w:tcPr/>
          <w:p w:rsidR="00000000" w:rsidDel="00000000" w:rsidP="00000000" w:rsidRDefault="00000000" w:rsidRPr="00000000" w14:paraId="000005BE">
            <w:pPr>
              <w:ind w:firstLine="0"/>
              <w:rPr/>
            </w:pPr>
            <w:r w:rsidDel="00000000" w:rsidR="00000000" w:rsidRPr="00000000">
              <w:rPr>
                <w:rtl w:val="0"/>
              </w:rPr>
              <w:t xml:space="preserve">Text: Sửa</w:t>
            </w:r>
          </w:p>
          <w:p w:rsidR="00000000" w:rsidDel="00000000" w:rsidP="00000000" w:rsidRDefault="00000000" w:rsidRPr="00000000" w14:paraId="000005BF">
            <w:pPr>
              <w:ind w:firstLine="0"/>
              <w:rPr/>
            </w:pPr>
            <w:r w:rsidDel="00000000" w:rsidR="00000000" w:rsidRPr="00000000">
              <w:rPr>
                <w:rtl w:val="0"/>
              </w:rPr>
              <w:t xml:space="preserve">font : Tohoma 11 Bold</w:t>
            </w:r>
          </w:p>
          <w:p w:rsidR="00000000" w:rsidDel="00000000" w:rsidP="00000000" w:rsidRDefault="00000000" w:rsidRPr="00000000" w14:paraId="000005C0">
            <w:pPr>
              <w:ind w:firstLine="0"/>
              <w:rPr/>
            </w:pPr>
            <w:r w:rsidDel="00000000" w:rsidR="00000000" w:rsidRPr="00000000">
              <w:rPr>
                <w:rtl w:val="0"/>
              </w:rPr>
              <w:t xml:space="preserve">foreground: [0,0,0]</w:t>
            </w:r>
          </w:p>
          <w:p w:rsidR="00000000" w:rsidDel="00000000" w:rsidP="00000000" w:rsidRDefault="00000000" w:rsidRPr="00000000" w14:paraId="000005C1">
            <w:pPr>
              <w:ind w:firstLine="0"/>
              <w:rPr/>
            </w:pPr>
            <w:r w:rsidDel="00000000" w:rsidR="00000000" w:rsidRPr="00000000">
              <w:rPr>
                <w:rtl w:val="0"/>
              </w:rPr>
              <w:t xml:space="preserve">icon : Notes.png</w:t>
            </w:r>
          </w:p>
          <w:p w:rsidR="00000000" w:rsidDel="00000000" w:rsidP="00000000" w:rsidRDefault="00000000" w:rsidRPr="00000000" w14:paraId="000005C2">
            <w:pPr>
              <w:ind w:firstLine="0"/>
              <w:rPr/>
            </w:pPr>
            <w:r w:rsidDel="00000000" w:rsidR="00000000" w:rsidRPr="00000000">
              <w:rPr>
                <w:rtl w:val="0"/>
              </w:rPr>
              <w:t xml:space="preserve">foreground: [0,0,0]</w:t>
            </w:r>
          </w:p>
          <w:p w:rsidR="00000000" w:rsidDel="00000000" w:rsidP="00000000" w:rsidRDefault="00000000" w:rsidRPr="00000000" w14:paraId="000005C3">
            <w:pPr>
              <w:ind w:firstLine="0"/>
              <w:rPr/>
            </w:pPr>
            <w:r w:rsidDel="00000000" w:rsidR="00000000" w:rsidRPr="00000000">
              <w:rPr>
                <w:rtl w:val="0"/>
              </w:rPr>
              <w:t xml:space="preserve">icon : Notes.png</w:t>
            </w:r>
          </w:p>
        </w:tc>
      </w:tr>
      <w:tr>
        <w:trPr>
          <w:cantSplit w:val="0"/>
          <w:tblHeader w:val="0"/>
        </w:trPr>
        <w:tc>
          <w:tcPr/>
          <w:p w:rsidR="00000000" w:rsidDel="00000000" w:rsidP="00000000" w:rsidRDefault="00000000" w:rsidRPr="00000000" w14:paraId="000005C4">
            <w:pPr>
              <w:ind w:firstLine="0"/>
              <w:rPr/>
            </w:pPr>
            <w:r w:rsidDel="00000000" w:rsidR="00000000" w:rsidRPr="00000000">
              <w:rPr>
                <w:rtl w:val="0"/>
              </w:rPr>
              <w:t xml:space="preserve">23</w:t>
            </w:r>
          </w:p>
        </w:tc>
        <w:tc>
          <w:tcPr/>
          <w:p w:rsidR="00000000" w:rsidDel="00000000" w:rsidP="00000000" w:rsidRDefault="00000000" w:rsidRPr="00000000" w14:paraId="000005C5">
            <w:pPr>
              <w:ind w:firstLine="0"/>
              <w:rPr/>
            </w:pPr>
            <w:r w:rsidDel="00000000" w:rsidR="00000000" w:rsidRPr="00000000">
              <w:rPr>
                <w:rtl w:val="0"/>
              </w:rPr>
              <w:t xml:space="preserve">btnDelete</w:t>
            </w:r>
          </w:p>
        </w:tc>
        <w:tc>
          <w:tcPr/>
          <w:p w:rsidR="00000000" w:rsidDel="00000000" w:rsidP="00000000" w:rsidRDefault="00000000" w:rsidRPr="00000000" w14:paraId="000005C6">
            <w:pPr>
              <w:ind w:firstLine="0"/>
              <w:rPr/>
            </w:pPr>
            <w:r w:rsidDel="00000000" w:rsidR="00000000" w:rsidRPr="00000000">
              <w:rPr>
                <w:rtl w:val="0"/>
              </w:rPr>
              <w:t xml:space="preserve">JButton</w:t>
            </w:r>
          </w:p>
        </w:tc>
        <w:tc>
          <w:tcPr/>
          <w:p w:rsidR="00000000" w:rsidDel="00000000" w:rsidP="00000000" w:rsidRDefault="00000000" w:rsidRPr="00000000" w14:paraId="000005C7">
            <w:pPr>
              <w:ind w:firstLine="0"/>
              <w:rPr/>
            </w:pPr>
            <w:r w:rsidDel="00000000" w:rsidR="00000000" w:rsidRPr="00000000">
              <w:rPr>
                <w:rtl w:val="0"/>
              </w:rPr>
              <w:t xml:space="preserve">Text: Xóa</w:t>
            </w:r>
          </w:p>
          <w:p w:rsidR="00000000" w:rsidDel="00000000" w:rsidP="00000000" w:rsidRDefault="00000000" w:rsidRPr="00000000" w14:paraId="000005C8">
            <w:pPr>
              <w:ind w:firstLine="0"/>
              <w:rPr/>
            </w:pPr>
            <w:r w:rsidDel="00000000" w:rsidR="00000000" w:rsidRPr="00000000">
              <w:rPr>
                <w:rtl w:val="0"/>
              </w:rPr>
              <w:t xml:space="preserve">font : Tohoma 11 Bold</w:t>
            </w:r>
          </w:p>
          <w:p w:rsidR="00000000" w:rsidDel="00000000" w:rsidP="00000000" w:rsidRDefault="00000000" w:rsidRPr="00000000" w14:paraId="000005C9">
            <w:pPr>
              <w:ind w:firstLine="0"/>
              <w:rPr/>
            </w:pPr>
            <w:r w:rsidDel="00000000" w:rsidR="00000000" w:rsidRPr="00000000">
              <w:rPr>
                <w:rtl w:val="0"/>
              </w:rPr>
              <w:t xml:space="preserve">foreground: [0,0,0]</w:t>
            </w:r>
          </w:p>
          <w:p w:rsidR="00000000" w:rsidDel="00000000" w:rsidP="00000000" w:rsidRDefault="00000000" w:rsidRPr="00000000" w14:paraId="000005CA">
            <w:pPr>
              <w:ind w:firstLine="0"/>
              <w:rPr/>
            </w:pPr>
            <w:r w:rsidDel="00000000" w:rsidR="00000000" w:rsidRPr="00000000">
              <w:rPr>
                <w:rtl w:val="0"/>
              </w:rPr>
              <w:t xml:space="preserve">icon : Delete.png</w:t>
            </w:r>
          </w:p>
        </w:tc>
      </w:tr>
      <w:tr>
        <w:trPr>
          <w:cantSplit w:val="0"/>
          <w:tblHeader w:val="0"/>
        </w:trPr>
        <w:tc>
          <w:tcPr/>
          <w:p w:rsidR="00000000" w:rsidDel="00000000" w:rsidP="00000000" w:rsidRDefault="00000000" w:rsidRPr="00000000" w14:paraId="000005CB">
            <w:pPr>
              <w:ind w:firstLine="0"/>
              <w:rPr/>
            </w:pPr>
            <w:r w:rsidDel="00000000" w:rsidR="00000000" w:rsidRPr="00000000">
              <w:rPr>
                <w:rtl w:val="0"/>
              </w:rPr>
              <w:t xml:space="preserve">24</w:t>
            </w:r>
          </w:p>
        </w:tc>
        <w:tc>
          <w:tcPr/>
          <w:p w:rsidR="00000000" w:rsidDel="00000000" w:rsidP="00000000" w:rsidRDefault="00000000" w:rsidRPr="00000000" w14:paraId="000005CC">
            <w:pPr>
              <w:ind w:firstLine="0"/>
              <w:rPr/>
            </w:pPr>
            <w:r w:rsidDel="00000000" w:rsidR="00000000" w:rsidRPr="00000000">
              <w:rPr>
                <w:rtl w:val="0"/>
              </w:rPr>
              <w:t xml:space="preserve">btnClear</w:t>
            </w:r>
          </w:p>
        </w:tc>
        <w:tc>
          <w:tcPr/>
          <w:p w:rsidR="00000000" w:rsidDel="00000000" w:rsidP="00000000" w:rsidRDefault="00000000" w:rsidRPr="00000000" w14:paraId="000005CD">
            <w:pPr>
              <w:ind w:firstLine="0"/>
              <w:rPr/>
            </w:pPr>
            <w:r w:rsidDel="00000000" w:rsidR="00000000" w:rsidRPr="00000000">
              <w:rPr>
                <w:rtl w:val="0"/>
              </w:rPr>
              <w:t xml:space="preserve">JButton</w:t>
            </w:r>
          </w:p>
        </w:tc>
        <w:tc>
          <w:tcPr/>
          <w:p w:rsidR="00000000" w:rsidDel="00000000" w:rsidP="00000000" w:rsidRDefault="00000000" w:rsidRPr="00000000" w14:paraId="000005CE">
            <w:pPr>
              <w:ind w:firstLine="0"/>
              <w:rPr/>
            </w:pPr>
            <w:r w:rsidDel="00000000" w:rsidR="00000000" w:rsidRPr="00000000">
              <w:rPr>
                <w:rtl w:val="0"/>
              </w:rPr>
              <w:t xml:space="preserve">Text: Mới</w:t>
            </w:r>
          </w:p>
          <w:p w:rsidR="00000000" w:rsidDel="00000000" w:rsidP="00000000" w:rsidRDefault="00000000" w:rsidRPr="00000000" w14:paraId="000005CF">
            <w:pPr>
              <w:ind w:firstLine="0"/>
              <w:rPr/>
            </w:pPr>
            <w:r w:rsidDel="00000000" w:rsidR="00000000" w:rsidRPr="00000000">
              <w:rPr>
                <w:rtl w:val="0"/>
              </w:rPr>
              <w:t xml:space="preserve">font : Tohoma 11 Bold</w:t>
            </w:r>
          </w:p>
          <w:p w:rsidR="00000000" w:rsidDel="00000000" w:rsidP="00000000" w:rsidRDefault="00000000" w:rsidRPr="00000000" w14:paraId="000005D0">
            <w:pPr>
              <w:ind w:firstLine="0"/>
              <w:rPr/>
            </w:pPr>
            <w:r w:rsidDel="00000000" w:rsidR="00000000" w:rsidRPr="00000000">
              <w:rPr>
                <w:rtl w:val="0"/>
              </w:rPr>
              <w:t xml:space="preserve">foreground: [0,0,0]</w:t>
            </w:r>
          </w:p>
          <w:p w:rsidR="00000000" w:rsidDel="00000000" w:rsidP="00000000" w:rsidRDefault="00000000" w:rsidRPr="00000000" w14:paraId="000005D1">
            <w:pPr>
              <w:ind w:firstLine="0"/>
              <w:rPr/>
            </w:pPr>
            <w:r w:rsidDel="00000000" w:rsidR="00000000" w:rsidRPr="00000000">
              <w:rPr>
                <w:rtl w:val="0"/>
              </w:rPr>
              <w:t xml:space="preserve">icon : Unordered list.png</w:t>
            </w:r>
          </w:p>
        </w:tc>
      </w:tr>
      <w:tr>
        <w:trPr>
          <w:cantSplit w:val="0"/>
          <w:tblHeader w:val="0"/>
        </w:trPr>
        <w:tc>
          <w:tcPr/>
          <w:p w:rsidR="00000000" w:rsidDel="00000000" w:rsidP="00000000" w:rsidRDefault="00000000" w:rsidRPr="00000000" w14:paraId="000005D2">
            <w:pPr>
              <w:ind w:firstLine="0"/>
              <w:rPr/>
            </w:pPr>
            <w:r w:rsidDel="00000000" w:rsidR="00000000" w:rsidRPr="00000000">
              <w:rPr>
                <w:rtl w:val="0"/>
              </w:rPr>
              <w:t xml:space="preserve">25</w:t>
            </w:r>
          </w:p>
        </w:tc>
        <w:tc>
          <w:tcPr/>
          <w:p w:rsidR="00000000" w:rsidDel="00000000" w:rsidP="00000000" w:rsidRDefault="00000000" w:rsidRPr="00000000" w14:paraId="000005D3">
            <w:pPr>
              <w:ind w:firstLine="0"/>
              <w:rPr/>
            </w:pPr>
            <w:r w:rsidDel="00000000" w:rsidR="00000000" w:rsidRPr="00000000">
              <w:rPr>
                <w:rtl w:val="0"/>
              </w:rPr>
              <w:t xml:space="preserve">btnStudents</w:t>
            </w:r>
          </w:p>
        </w:tc>
        <w:tc>
          <w:tcPr/>
          <w:p w:rsidR="00000000" w:rsidDel="00000000" w:rsidP="00000000" w:rsidRDefault="00000000" w:rsidRPr="00000000" w14:paraId="000005D4">
            <w:pPr>
              <w:ind w:firstLine="0"/>
              <w:rPr/>
            </w:pPr>
            <w:r w:rsidDel="00000000" w:rsidR="00000000" w:rsidRPr="00000000">
              <w:rPr>
                <w:rtl w:val="0"/>
              </w:rPr>
              <w:t xml:space="preserve">JButton</w:t>
            </w:r>
          </w:p>
        </w:tc>
        <w:tc>
          <w:tcPr/>
          <w:p w:rsidR="00000000" w:rsidDel="00000000" w:rsidP="00000000" w:rsidRDefault="00000000" w:rsidRPr="00000000" w14:paraId="000005D5">
            <w:pPr>
              <w:ind w:firstLine="0"/>
              <w:rPr/>
            </w:pPr>
            <w:r w:rsidDel="00000000" w:rsidR="00000000" w:rsidRPr="00000000">
              <w:rPr>
                <w:rtl w:val="0"/>
              </w:rPr>
              <w:t xml:space="preserve">Text: Học Viên</w:t>
            </w:r>
          </w:p>
          <w:p w:rsidR="00000000" w:rsidDel="00000000" w:rsidP="00000000" w:rsidRDefault="00000000" w:rsidRPr="00000000" w14:paraId="000005D6">
            <w:pPr>
              <w:ind w:firstLine="0"/>
              <w:rPr/>
            </w:pPr>
            <w:r w:rsidDel="00000000" w:rsidR="00000000" w:rsidRPr="00000000">
              <w:rPr>
                <w:rtl w:val="0"/>
              </w:rPr>
              <w:t xml:space="preserve">font : Tohoma 11 Bold</w:t>
            </w:r>
          </w:p>
          <w:p w:rsidR="00000000" w:rsidDel="00000000" w:rsidP="00000000" w:rsidRDefault="00000000" w:rsidRPr="00000000" w14:paraId="000005D7">
            <w:pPr>
              <w:ind w:firstLine="0"/>
              <w:rPr/>
            </w:pPr>
            <w:r w:rsidDel="00000000" w:rsidR="00000000" w:rsidRPr="00000000">
              <w:rPr>
                <w:rtl w:val="0"/>
              </w:rPr>
              <w:t xml:space="preserve">foreground: [0,0,0]</w:t>
            </w:r>
          </w:p>
          <w:p w:rsidR="00000000" w:rsidDel="00000000" w:rsidP="00000000" w:rsidRDefault="00000000" w:rsidRPr="00000000" w14:paraId="000005D8">
            <w:pPr>
              <w:ind w:firstLine="0"/>
              <w:rPr/>
            </w:pPr>
            <w:r w:rsidDel="00000000" w:rsidR="00000000" w:rsidRPr="00000000">
              <w:rPr>
                <w:rtl w:val="0"/>
              </w:rPr>
              <w:t xml:space="preserve">icon : Client list.png</w:t>
            </w:r>
          </w:p>
        </w:tc>
      </w:tr>
      <w:tr>
        <w:trPr>
          <w:cantSplit w:val="0"/>
          <w:tblHeader w:val="0"/>
        </w:trPr>
        <w:tc>
          <w:tcPr/>
          <w:p w:rsidR="00000000" w:rsidDel="00000000" w:rsidP="00000000" w:rsidRDefault="00000000" w:rsidRPr="00000000" w14:paraId="000005D9">
            <w:pPr>
              <w:ind w:firstLine="0"/>
              <w:rPr/>
            </w:pPr>
            <w:r w:rsidDel="00000000" w:rsidR="00000000" w:rsidRPr="00000000">
              <w:rPr>
                <w:rtl w:val="0"/>
              </w:rPr>
              <w:t xml:space="preserve">26</w:t>
            </w:r>
          </w:p>
        </w:tc>
        <w:tc>
          <w:tcPr/>
          <w:p w:rsidR="00000000" w:rsidDel="00000000" w:rsidP="00000000" w:rsidRDefault="00000000" w:rsidRPr="00000000" w14:paraId="000005DA">
            <w:pPr>
              <w:ind w:firstLine="0"/>
              <w:rPr/>
            </w:pPr>
            <w:r w:rsidDel="00000000" w:rsidR="00000000" w:rsidRPr="00000000">
              <w:rPr>
                <w:rtl w:val="0"/>
              </w:rPr>
              <w:t xml:space="preserve">btnFirst</w:t>
            </w:r>
          </w:p>
        </w:tc>
        <w:tc>
          <w:tcPr/>
          <w:p w:rsidR="00000000" w:rsidDel="00000000" w:rsidP="00000000" w:rsidRDefault="00000000" w:rsidRPr="00000000" w14:paraId="000005DB">
            <w:pPr>
              <w:ind w:firstLine="0"/>
              <w:rPr/>
            </w:pPr>
            <w:r w:rsidDel="00000000" w:rsidR="00000000" w:rsidRPr="00000000">
              <w:rPr>
                <w:rtl w:val="0"/>
              </w:rPr>
              <w:t xml:space="preserve">JButton</w:t>
            </w:r>
          </w:p>
        </w:tc>
        <w:tc>
          <w:tcPr/>
          <w:p w:rsidR="00000000" w:rsidDel="00000000" w:rsidP="00000000" w:rsidRDefault="00000000" w:rsidRPr="00000000" w14:paraId="000005DC">
            <w:pPr>
              <w:ind w:firstLine="0"/>
              <w:rPr/>
            </w:pPr>
            <w:r w:rsidDel="00000000" w:rsidR="00000000" w:rsidRPr="00000000">
              <w:rPr>
                <w:rtl w:val="0"/>
              </w:rPr>
              <w:t xml:space="preserve">Background: [51,51,255]</w:t>
            </w:r>
          </w:p>
          <w:p w:rsidR="00000000" w:rsidDel="00000000" w:rsidP="00000000" w:rsidRDefault="00000000" w:rsidRPr="00000000" w14:paraId="000005DD">
            <w:pPr>
              <w:ind w:firstLine="0"/>
              <w:rPr/>
            </w:pPr>
            <w:r w:rsidDel="00000000" w:rsidR="00000000" w:rsidRPr="00000000">
              <w:rPr>
                <w:rtl w:val="0"/>
              </w:rPr>
              <w:t xml:space="preserve">font : Tohoma 18 Bold</w:t>
            </w:r>
          </w:p>
          <w:p w:rsidR="00000000" w:rsidDel="00000000" w:rsidP="00000000" w:rsidRDefault="00000000" w:rsidRPr="00000000" w14:paraId="000005DE">
            <w:pPr>
              <w:ind w:firstLine="0"/>
              <w:rPr/>
            </w:pPr>
            <w:r w:rsidDel="00000000" w:rsidR="00000000" w:rsidRPr="00000000">
              <w:rPr>
                <w:rtl w:val="0"/>
              </w:rPr>
              <w:t xml:space="preserve">foreground: [255,255,255]</w:t>
            </w:r>
          </w:p>
          <w:p w:rsidR="00000000" w:rsidDel="00000000" w:rsidP="00000000" w:rsidRDefault="00000000" w:rsidRPr="00000000" w14:paraId="000005DF">
            <w:pPr>
              <w:ind w:firstLine="0"/>
              <w:rPr/>
            </w:pPr>
            <w:r w:rsidDel="00000000" w:rsidR="00000000" w:rsidRPr="00000000">
              <w:rPr>
                <w:rtl w:val="0"/>
              </w:rPr>
              <w:t xml:space="preserve">icon : dau.png</w:t>
            </w:r>
          </w:p>
        </w:tc>
      </w:tr>
      <w:tr>
        <w:trPr>
          <w:cantSplit w:val="0"/>
          <w:tblHeader w:val="0"/>
        </w:trPr>
        <w:tc>
          <w:tcPr/>
          <w:p w:rsidR="00000000" w:rsidDel="00000000" w:rsidP="00000000" w:rsidRDefault="00000000" w:rsidRPr="00000000" w14:paraId="000005E0">
            <w:pPr>
              <w:ind w:firstLine="0"/>
              <w:rPr/>
            </w:pPr>
            <w:r w:rsidDel="00000000" w:rsidR="00000000" w:rsidRPr="00000000">
              <w:rPr>
                <w:rtl w:val="0"/>
              </w:rPr>
              <w:t xml:space="preserve">27</w:t>
            </w:r>
          </w:p>
        </w:tc>
        <w:tc>
          <w:tcPr/>
          <w:p w:rsidR="00000000" w:rsidDel="00000000" w:rsidP="00000000" w:rsidRDefault="00000000" w:rsidRPr="00000000" w14:paraId="000005E1">
            <w:pPr>
              <w:ind w:firstLine="0"/>
              <w:rPr/>
            </w:pPr>
            <w:r w:rsidDel="00000000" w:rsidR="00000000" w:rsidRPr="00000000">
              <w:rPr>
                <w:rtl w:val="0"/>
              </w:rPr>
              <w:t xml:space="preserve">btnPrev</w:t>
            </w:r>
          </w:p>
        </w:tc>
        <w:tc>
          <w:tcPr/>
          <w:p w:rsidR="00000000" w:rsidDel="00000000" w:rsidP="00000000" w:rsidRDefault="00000000" w:rsidRPr="00000000" w14:paraId="000005E2">
            <w:pPr>
              <w:ind w:firstLine="0"/>
              <w:rPr/>
            </w:pPr>
            <w:r w:rsidDel="00000000" w:rsidR="00000000" w:rsidRPr="00000000">
              <w:rPr>
                <w:rtl w:val="0"/>
              </w:rPr>
              <w:t xml:space="preserve">JButton</w:t>
            </w:r>
          </w:p>
        </w:tc>
        <w:tc>
          <w:tcPr/>
          <w:p w:rsidR="00000000" w:rsidDel="00000000" w:rsidP="00000000" w:rsidRDefault="00000000" w:rsidRPr="00000000" w14:paraId="000005E3">
            <w:pPr>
              <w:ind w:firstLine="0"/>
              <w:rPr/>
            </w:pPr>
            <w:r w:rsidDel="00000000" w:rsidR="00000000" w:rsidRPr="00000000">
              <w:rPr>
                <w:rtl w:val="0"/>
              </w:rPr>
              <w:t xml:space="preserve">Background: [51,51,255]</w:t>
            </w:r>
          </w:p>
          <w:p w:rsidR="00000000" w:rsidDel="00000000" w:rsidP="00000000" w:rsidRDefault="00000000" w:rsidRPr="00000000" w14:paraId="000005E4">
            <w:pPr>
              <w:ind w:firstLine="0"/>
              <w:rPr/>
            </w:pPr>
            <w:r w:rsidDel="00000000" w:rsidR="00000000" w:rsidRPr="00000000">
              <w:rPr>
                <w:rtl w:val="0"/>
              </w:rPr>
              <w:t xml:space="preserve">font : Tohoma 10 Bold</w:t>
            </w:r>
          </w:p>
          <w:p w:rsidR="00000000" w:rsidDel="00000000" w:rsidP="00000000" w:rsidRDefault="00000000" w:rsidRPr="00000000" w14:paraId="000005E5">
            <w:pPr>
              <w:ind w:firstLine="0"/>
              <w:rPr/>
            </w:pPr>
            <w:r w:rsidDel="00000000" w:rsidR="00000000" w:rsidRPr="00000000">
              <w:rPr>
                <w:rtl w:val="0"/>
              </w:rPr>
              <w:t xml:space="preserve">foreground: [255,255,255]</w:t>
            </w:r>
          </w:p>
          <w:p w:rsidR="00000000" w:rsidDel="00000000" w:rsidP="00000000" w:rsidRDefault="00000000" w:rsidRPr="00000000" w14:paraId="000005E6">
            <w:pPr>
              <w:ind w:firstLine="0"/>
              <w:rPr/>
            </w:pPr>
            <w:r w:rsidDel="00000000" w:rsidR="00000000" w:rsidRPr="00000000">
              <w:rPr>
                <w:rtl w:val="0"/>
              </w:rPr>
              <w:t xml:space="preserve">icon : lui.png</w:t>
            </w:r>
          </w:p>
        </w:tc>
      </w:tr>
      <w:tr>
        <w:trPr>
          <w:cantSplit w:val="0"/>
          <w:tblHeader w:val="0"/>
        </w:trPr>
        <w:tc>
          <w:tcPr/>
          <w:p w:rsidR="00000000" w:rsidDel="00000000" w:rsidP="00000000" w:rsidRDefault="00000000" w:rsidRPr="00000000" w14:paraId="000005E7">
            <w:pPr>
              <w:ind w:firstLine="0"/>
              <w:rPr/>
            </w:pPr>
            <w:r w:rsidDel="00000000" w:rsidR="00000000" w:rsidRPr="00000000">
              <w:rPr>
                <w:rtl w:val="0"/>
              </w:rPr>
              <w:t xml:space="preserve">28</w:t>
            </w:r>
          </w:p>
        </w:tc>
        <w:tc>
          <w:tcPr/>
          <w:p w:rsidR="00000000" w:rsidDel="00000000" w:rsidP="00000000" w:rsidRDefault="00000000" w:rsidRPr="00000000" w14:paraId="000005E8">
            <w:pPr>
              <w:ind w:firstLine="0"/>
              <w:rPr/>
            </w:pPr>
            <w:r w:rsidDel="00000000" w:rsidR="00000000" w:rsidRPr="00000000">
              <w:rPr>
                <w:rtl w:val="0"/>
              </w:rPr>
              <w:t xml:space="preserve">btnNext</w:t>
            </w:r>
          </w:p>
        </w:tc>
        <w:tc>
          <w:tcPr/>
          <w:p w:rsidR="00000000" w:rsidDel="00000000" w:rsidP="00000000" w:rsidRDefault="00000000" w:rsidRPr="00000000" w14:paraId="000005E9">
            <w:pPr>
              <w:ind w:firstLine="0"/>
              <w:rPr/>
            </w:pPr>
            <w:r w:rsidDel="00000000" w:rsidR="00000000" w:rsidRPr="00000000">
              <w:rPr>
                <w:rtl w:val="0"/>
              </w:rPr>
              <w:t xml:space="preserve">JButton</w:t>
            </w:r>
          </w:p>
        </w:tc>
        <w:tc>
          <w:tcPr/>
          <w:p w:rsidR="00000000" w:rsidDel="00000000" w:rsidP="00000000" w:rsidRDefault="00000000" w:rsidRPr="00000000" w14:paraId="000005EA">
            <w:pPr>
              <w:ind w:firstLine="0"/>
              <w:rPr/>
            </w:pPr>
            <w:r w:rsidDel="00000000" w:rsidR="00000000" w:rsidRPr="00000000">
              <w:rPr>
                <w:rtl w:val="0"/>
              </w:rPr>
              <w:t xml:space="preserve">Background: [255,153,0]</w:t>
            </w:r>
          </w:p>
          <w:p w:rsidR="00000000" w:rsidDel="00000000" w:rsidP="00000000" w:rsidRDefault="00000000" w:rsidRPr="00000000" w14:paraId="000005EB">
            <w:pPr>
              <w:ind w:firstLine="0"/>
              <w:rPr/>
            </w:pPr>
            <w:r w:rsidDel="00000000" w:rsidR="00000000" w:rsidRPr="00000000">
              <w:rPr>
                <w:rtl w:val="0"/>
              </w:rPr>
              <w:t xml:space="preserve">font : Tohoma 18 Bold</w:t>
            </w:r>
          </w:p>
          <w:p w:rsidR="00000000" w:rsidDel="00000000" w:rsidP="00000000" w:rsidRDefault="00000000" w:rsidRPr="00000000" w14:paraId="000005EC">
            <w:pPr>
              <w:ind w:firstLine="0"/>
              <w:rPr/>
            </w:pPr>
            <w:r w:rsidDel="00000000" w:rsidR="00000000" w:rsidRPr="00000000">
              <w:rPr>
                <w:rtl w:val="0"/>
              </w:rPr>
              <w:t xml:space="preserve">foreground: [255,255,255]</w:t>
            </w:r>
          </w:p>
          <w:p w:rsidR="00000000" w:rsidDel="00000000" w:rsidP="00000000" w:rsidRDefault="00000000" w:rsidRPr="00000000" w14:paraId="000005ED">
            <w:pPr>
              <w:ind w:firstLine="0"/>
              <w:rPr/>
            </w:pPr>
            <w:r w:rsidDel="00000000" w:rsidR="00000000" w:rsidRPr="00000000">
              <w:rPr>
                <w:rtl w:val="0"/>
              </w:rPr>
              <w:t xml:space="preserve">icon : tien.png</w:t>
            </w:r>
          </w:p>
        </w:tc>
      </w:tr>
      <w:tr>
        <w:trPr>
          <w:cantSplit w:val="0"/>
          <w:tblHeader w:val="0"/>
        </w:trPr>
        <w:tc>
          <w:tcPr/>
          <w:p w:rsidR="00000000" w:rsidDel="00000000" w:rsidP="00000000" w:rsidRDefault="00000000" w:rsidRPr="00000000" w14:paraId="000005EE">
            <w:pPr>
              <w:ind w:firstLine="0"/>
              <w:rPr/>
            </w:pPr>
            <w:r w:rsidDel="00000000" w:rsidR="00000000" w:rsidRPr="00000000">
              <w:rPr>
                <w:rtl w:val="0"/>
              </w:rPr>
              <w:t xml:space="preserve">29</w:t>
            </w:r>
          </w:p>
        </w:tc>
        <w:tc>
          <w:tcPr/>
          <w:p w:rsidR="00000000" w:rsidDel="00000000" w:rsidP="00000000" w:rsidRDefault="00000000" w:rsidRPr="00000000" w14:paraId="000005EF">
            <w:pPr>
              <w:ind w:firstLine="0"/>
              <w:rPr/>
            </w:pPr>
            <w:r w:rsidDel="00000000" w:rsidR="00000000" w:rsidRPr="00000000">
              <w:rPr>
                <w:rtl w:val="0"/>
              </w:rPr>
              <w:t xml:space="preserve">btnLast</w:t>
            </w:r>
          </w:p>
        </w:tc>
        <w:tc>
          <w:tcPr/>
          <w:p w:rsidR="00000000" w:rsidDel="00000000" w:rsidP="00000000" w:rsidRDefault="00000000" w:rsidRPr="00000000" w14:paraId="000005F0">
            <w:pPr>
              <w:ind w:firstLine="0"/>
              <w:rPr/>
            </w:pPr>
            <w:r w:rsidDel="00000000" w:rsidR="00000000" w:rsidRPr="00000000">
              <w:rPr>
                <w:rtl w:val="0"/>
              </w:rPr>
              <w:t xml:space="preserve">JButton</w:t>
            </w:r>
          </w:p>
        </w:tc>
        <w:tc>
          <w:tcPr/>
          <w:p w:rsidR="00000000" w:rsidDel="00000000" w:rsidP="00000000" w:rsidRDefault="00000000" w:rsidRPr="00000000" w14:paraId="000005F1">
            <w:pPr>
              <w:ind w:firstLine="0"/>
              <w:rPr/>
            </w:pPr>
            <w:r w:rsidDel="00000000" w:rsidR="00000000" w:rsidRPr="00000000">
              <w:rPr>
                <w:rtl w:val="0"/>
              </w:rPr>
              <w:t xml:space="preserve">Background: [255,153,0]</w:t>
            </w:r>
          </w:p>
          <w:p w:rsidR="00000000" w:rsidDel="00000000" w:rsidP="00000000" w:rsidRDefault="00000000" w:rsidRPr="00000000" w14:paraId="000005F2">
            <w:pPr>
              <w:ind w:firstLine="0"/>
              <w:rPr/>
            </w:pPr>
            <w:r w:rsidDel="00000000" w:rsidR="00000000" w:rsidRPr="00000000">
              <w:rPr>
                <w:rtl w:val="0"/>
              </w:rPr>
              <w:t xml:space="preserve">font : Tohoma 18 Bold</w:t>
            </w:r>
          </w:p>
          <w:p w:rsidR="00000000" w:rsidDel="00000000" w:rsidP="00000000" w:rsidRDefault="00000000" w:rsidRPr="00000000" w14:paraId="000005F3">
            <w:pPr>
              <w:ind w:firstLine="0"/>
              <w:rPr/>
            </w:pPr>
            <w:r w:rsidDel="00000000" w:rsidR="00000000" w:rsidRPr="00000000">
              <w:rPr>
                <w:rtl w:val="0"/>
              </w:rPr>
              <w:t xml:space="preserve">foreground: [255,255,255]</w:t>
            </w:r>
          </w:p>
          <w:p w:rsidR="00000000" w:rsidDel="00000000" w:rsidP="00000000" w:rsidRDefault="00000000" w:rsidRPr="00000000" w14:paraId="000005F4">
            <w:pPr>
              <w:ind w:firstLine="0"/>
              <w:rPr/>
            </w:pPr>
            <w:r w:rsidDel="00000000" w:rsidR="00000000" w:rsidRPr="00000000">
              <w:rPr>
                <w:rtl w:val="0"/>
              </w:rPr>
              <w:t xml:space="preserve">icon : cuoi.png</w:t>
            </w:r>
          </w:p>
        </w:tc>
      </w:tr>
      <w:tr>
        <w:trPr>
          <w:cantSplit w:val="0"/>
          <w:tblHeader w:val="0"/>
        </w:trPr>
        <w:tc>
          <w:tcPr/>
          <w:p w:rsidR="00000000" w:rsidDel="00000000" w:rsidP="00000000" w:rsidRDefault="00000000" w:rsidRPr="00000000" w14:paraId="000005F5">
            <w:pPr>
              <w:ind w:firstLine="0"/>
              <w:rPr/>
            </w:pPr>
            <w:r w:rsidDel="00000000" w:rsidR="00000000" w:rsidRPr="00000000">
              <w:rPr>
                <w:rtl w:val="0"/>
              </w:rPr>
              <w:t xml:space="preserve">30</w:t>
            </w:r>
          </w:p>
        </w:tc>
        <w:tc>
          <w:tcPr/>
          <w:p w:rsidR="00000000" w:rsidDel="00000000" w:rsidP="00000000" w:rsidRDefault="00000000" w:rsidRPr="00000000" w14:paraId="000005F6">
            <w:pPr>
              <w:ind w:firstLine="0"/>
              <w:rPr/>
            </w:pPr>
            <w:r w:rsidDel="00000000" w:rsidR="00000000" w:rsidRPr="00000000">
              <w:rPr>
                <w:rtl w:val="0"/>
              </w:rPr>
              <w:t xml:space="preserve">ScrollPane1</w:t>
            </w:r>
          </w:p>
        </w:tc>
        <w:tc>
          <w:tcPr/>
          <w:p w:rsidR="00000000" w:rsidDel="00000000" w:rsidP="00000000" w:rsidRDefault="00000000" w:rsidRPr="00000000" w14:paraId="000005F7">
            <w:pPr>
              <w:ind w:firstLine="0"/>
              <w:rPr/>
            </w:pPr>
            <w:r w:rsidDel="00000000" w:rsidR="00000000" w:rsidRPr="00000000">
              <w:rPr>
                <w:rtl w:val="0"/>
              </w:rPr>
              <w:t xml:space="preserve">JScrollPane</w:t>
            </w:r>
          </w:p>
        </w:tc>
        <w:tc>
          <w:tcPr/>
          <w:p w:rsidR="00000000" w:rsidDel="00000000" w:rsidP="00000000" w:rsidRDefault="00000000" w:rsidRPr="00000000" w14:paraId="000005F8">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5F9">
            <w:pPr>
              <w:ind w:firstLine="0"/>
              <w:rPr/>
            </w:pPr>
            <w:r w:rsidDel="00000000" w:rsidR="00000000" w:rsidRPr="00000000">
              <w:rPr>
                <w:rtl w:val="0"/>
              </w:rPr>
              <w:t xml:space="preserve">31</w:t>
            </w:r>
          </w:p>
        </w:tc>
        <w:tc>
          <w:tcPr/>
          <w:p w:rsidR="00000000" w:rsidDel="00000000" w:rsidP="00000000" w:rsidRDefault="00000000" w:rsidRPr="00000000" w14:paraId="000005FA">
            <w:pPr>
              <w:ind w:firstLine="0"/>
              <w:rPr/>
            </w:pPr>
            <w:r w:rsidDel="00000000" w:rsidR="00000000" w:rsidRPr="00000000">
              <w:rPr>
                <w:rtl w:val="0"/>
              </w:rPr>
              <w:t xml:space="preserve">tblGridView</w:t>
            </w:r>
          </w:p>
        </w:tc>
        <w:tc>
          <w:tcPr/>
          <w:p w:rsidR="00000000" w:rsidDel="00000000" w:rsidP="00000000" w:rsidRDefault="00000000" w:rsidRPr="00000000" w14:paraId="000005FB">
            <w:pPr>
              <w:ind w:firstLine="0"/>
              <w:rPr/>
            </w:pPr>
            <w:r w:rsidDel="00000000" w:rsidR="00000000" w:rsidRPr="00000000">
              <w:rPr>
                <w:rtl w:val="0"/>
              </w:rPr>
              <w:t xml:space="preserve">JTable</w:t>
            </w:r>
          </w:p>
        </w:tc>
        <w:tc>
          <w:tcPr/>
          <w:p w:rsidR="00000000" w:rsidDel="00000000" w:rsidP="00000000" w:rsidRDefault="00000000" w:rsidRPr="00000000" w14:paraId="000005FC">
            <w:pPr>
              <w:ind w:firstLine="0"/>
              <w:rPr/>
            </w:pPr>
            <w:r w:rsidDel="00000000" w:rsidR="00000000" w:rsidRPr="00000000">
              <w:rPr>
                <w:rtl w:val="0"/>
              </w:rPr>
              <w:t xml:space="preserve">- model : [TableModel]</w:t>
            </w:r>
          </w:p>
          <w:p w:rsidR="00000000" w:rsidDel="00000000" w:rsidP="00000000" w:rsidRDefault="00000000" w:rsidRPr="00000000" w14:paraId="000005FD">
            <w:pPr>
              <w:ind w:firstLine="0"/>
              <w:rPr/>
            </w:pPr>
            <w:r w:rsidDel="00000000" w:rsidR="00000000" w:rsidRPr="00000000">
              <w:rPr>
                <w:rtl w:val="0"/>
              </w:rPr>
              <w:t xml:space="preserve">-rowHeight: 25</w:t>
            </w:r>
          </w:p>
          <w:p w:rsidR="00000000" w:rsidDel="00000000" w:rsidP="00000000" w:rsidRDefault="00000000" w:rsidRPr="00000000" w14:paraId="000005FE">
            <w:pPr>
              <w:ind w:firstLine="0"/>
              <w:rPr/>
            </w:pPr>
            <w:r w:rsidDel="00000000" w:rsidR="00000000" w:rsidRPr="00000000">
              <w:rPr>
                <w:rtl w:val="0"/>
              </w:rPr>
              <w:t xml:space="preserve">-rowWidth: 25</w:t>
            </w:r>
          </w:p>
          <w:p w:rsidR="00000000" w:rsidDel="00000000" w:rsidP="00000000" w:rsidRDefault="00000000" w:rsidRPr="00000000" w14:paraId="000005FF">
            <w:pPr>
              <w:ind w:firstLine="0"/>
              <w:rPr/>
            </w:pPr>
            <w:r w:rsidDel="00000000" w:rsidR="00000000" w:rsidRPr="00000000">
              <w:rPr>
                <w:rtl w:val="0"/>
              </w:rPr>
              <w:t xml:space="preserve">-tableHeader: [TableHeader]</w:t>
            </w:r>
          </w:p>
          <w:p w:rsidR="00000000" w:rsidDel="00000000" w:rsidP="00000000" w:rsidRDefault="00000000" w:rsidRPr="00000000" w14:paraId="00000600">
            <w:pPr>
              <w:numPr>
                <w:ilvl w:val="0"/>
                <w:numId w:val="8"/>
              </w:numPr>
              <w:ind w:left="720" w:hanging="360"/>
            </w:pPr>
            <w:r w:rsidDel="00000000" w:rsidR="00000000" w:rsidRPr="00000000">
              <w:rPr>
                <w:rtl w:val="0"/>
              </w:rPr>
              <w:t xml:space="preserve">Resizing Allowed : true</w:t>
            </w:r>
          </w:p>
          <w:p w:rsidR="00000000" w:rsidDel="00000000" w:rsidP="00000000" w:rsidRDefault="00000000" w:rsidRPr="00000000" w14:paraId="00000601">
            <w:pPr>
              <w:numPr>
                <w:ilvl w:val="0"/>
                <w:numId w:val="8"/>
              </w:numPr>
              <w:ind w:left="720" w:hanging="360"/>
            </w:pPr>
            <w:r w:rsidDel="00000000" w:rsidR="00000000" w:rsidRPr="00000000">
              <w:rPr>
                <w:rtl w:val="0"/>
              </w:rPr>
              <w:t xml:space="preserve">Reordering Allowed: true</w:t>
            </w:r>
          </w:p>
          <w:p w:rsidR="00000000" w:rsidDel="00000000" w:rsidP="00000000" w:rsidRDefault="00000000" w:rsidRPr="00000000" w14:paraId="00000602">
            <w:pPr>
              <w:ind w:firstLine="0"/>
              <w:rPr/>
            </w:pPr>
            <w:r w:rsidDel="00000000" w:rsidR="00000000" w:rsidRPr="00000000">
              <w:rPr>
                <w:rtl w:val="0"/>
              </w:rPr>
              <w:t xml:space="preserve">-Table Settings:</w:t>
            </w:r>
          </w:p>
          <w:p w:rsidR="00000000" w:rsidDel="00000000" w:rsidP="00000000" w:rsidRDefault="00000000" w:rsidRPr="00000000" w14:paraId="00000603">
            <w:pPr>
              <w:ind w:firstLine="0"/>
              <w:rPr/>
            </w:pPr>
            <w:r w:rsidDel="00000000" w:rsidR="00000000" w:rsidRPr="00000000">
              <w:rPr>
                <w:rtl w:val="0"/>
              </w:rPr>
              <w:t xml:space="preserve">Column: 1</w:t>
              <w:br w:type="textWrapping"/>
              <w:t xml:space="preserve">Title: MÃ KH</w:t>
            </w:r>
          </w:p>
          <w:p w:rsidR="00000000" w:rsidDel="00000000" w:rsidP="00000000" w:rsidRDefault="00000000" w:rsidRPr="00000000" w14:paraId="00000604">
            <w:pPr>
              <w:ind w:firstLine="0"/>
              <w:rPr/>
            </w:pPr>
            <w:r w:rsidDel="00000000" w:rsidR="00000000" w:rsidRPr="00000000">
              <w:rPr>
                <w:rtl w:val="0"/>
              </w:rPr>
              <w:t xml:space="preserve">Title: Object</w:t>
            </w:r>
          </w:p>
          <w:p w:rsidR="00000000" w:rsidDel="00000000" w:rsidP="00000000" w:rsidRDefault="00000000" w:rsidRPr="00000000" w14:paraId="00000605">
            <w:pPr>
              <w:ind w:firstLine="0"/>
              <w:rPr/>
            </w:pPr>
            <w:r w:rsidDel="00000000" w:rsidR="00000000" w:rsidRPr="00000000">
              <w:rPr>
                <w:rtl w:val="0"/>
              </w:rPr>
              <w:t xml:space="preserve">Editable: false</w:t>
            </w:r>
          </w:p>
          <w:p w:rsidR="00000000" w:rsidDel="00000000" w:rsidP="00000000" w:rsidRDefault="00000000" w:rsidRPr="00000000" w14:paraId="00000606">
            <w:pPr>
              <w:ind w:firstLine="0"/>
              <w:rPr/>
            </w:pPr>
            <w:r w:rsidDel="00000000" w:rsidR="00000000" w:rsidRPr="00000000">
              <w:rPr>
                <w:rtl w:val="0"/>
              </w:rPr>
            </w:r>
          </w:p>
          <w:p w:rsidR="00000000" w:rsidDel="00000000" w:rsidP="00000000" w:rsidRDefault="00000000" w:rsidRPr="00000000" w14:paraId="00000607">
            <w:pPr>
              <w:ind w:firstLine="0"/>
              <w:rPr/>
            </w:pPr>
            <w:r w:rsidDel="00000000" w:rsidR="00000000" w:rsidRPr="00000000">
              <w:rPr>
                <w:rtl w:val="0"/>
              </w:rPr>
              <w:t xml:space="preserve">Column: 2</w:t>
              <w:br w:type="textWrapping"/>
              <w:t xml:space="preserve">Title: CHUYÊN ĐỀ</w:t>
            </w:r>
          </w:p>
          <w:p w:rsidR="00000000" w:rsidDel="00000000" w:rsidP="00000000" w:rsidRDefault="00000000" w:rsidRPr="00000000" w14:paraId="00000608">
            <w:pPr>
              <w:ind w:firstLine="0"/>
              <w:rPr/>
            </w:pPr>
            <w:r w:rsidDel="00000000" w:rsidR="00000000" w:rsidRPr="00000000">
              <w:rPr>
                <w:rtl w:val="0"/>
              </w:rPr>
              <w:t xml:space="preserve">Title: Object</w:t>
            </w:r>
          </w:p>
          <w:p w:rsidR="00000000" w:rsidDel="00000000" w:rsidP="00000000" w:rsidRDefault="00000000" w:rsidRPr="00000000" w14:paraId="00000609">
            <w:pPr>
              <w:ind w:firstLine="0"/>
              <w:rPr/>
            </w:pPr>
            <w:r w:rsidDel="00000000" w:rsidR="00000000" w:rsidRPr="00000000">
              <w:rPr>
                <w:rtl w:val="0"/>
              </w:rPr>
              <w:t xml:space="preserve">Editable: false</w:t>
            </w:r>
          </w:p>
          <w:p w:rsidR="00000000" w:rsidDel="00000000" w:rsidP="00000000" w:rsidRDefault="00000000" w:rsidRPr="00000000" w14:paraId="0000060A">
            <w:pPr>
              <w:ind w:firstLine="0"/>
              <w:rPr/>
            </w:pPr>
            <w:r w:rsidDel="00000000" w:rsidR="00000000" w:rsidRPr="00000000">
              <w:rPr>
                <w:rtl w:val="0"/>
              </w:rPr>
              <w:t xml:space="preserve">Column: 3</w:t>
              <w:br w:type="textWrapping"/>
              <w:t xml:space="preserve">Title: THỜI LƯỢNG</w:t>
            </w:r>
          </w:p>
          <w:p w:rsidR="00000000" w:rsidDel="00000000" w:rsidP="00000000" w:rsidRDefault="00000000" w:rsidRPr="00000000" w14:paraId="0000060B">
            <w:pPr>
              <w:ind w:firstLine="0"/>
              <w:rPr/>
            </w:pPr>
            <w:r w:rsidDel="00000000" w:rsidR="00000000" w:rsidRPr="00000000">
              <w:rPr>
                <w:rtl w:val="0"/>
              </w:rPr>
              <w:t xml:space="preserve">Title: Object</w:t>
            </w:r>
          </w:p>
          <w:p w:rsidR="00000000" w:rsidDel="00000000" w:rsidP="00000000" w:rsidRDefault="00000000" w:rsidRPr="00000000" w14:paraId="0000060C">
            <w:pPr>
              <w:ind w:firstLine="0"/>
              <w:rPr/>
            </w:pPr>
            <w:r w:rsidDel="00000000" w:rsidR="00000000" w:rsidRPr="00000000">
              <w:rPr>
                <w:rtl w:val="0"/>
              </w:rPr>
              <w:t xml:space="preserve">Editable: false</w:t>
            </w:r>
          </w:p>
          <w:p w:rsidR="00000000" w:rsidDel="00000000" w:rsidP="00000000" w:rsidRDefault="00000000" w:rsidRPr="00000000" w14:paraId="0000060D">
            <w:pPr>
              <w:ind w:firstLine="0"/>
              <w:rPr/>
            </w:pPr>
            <w:r w:rsidDel="00000000" w:rsidR="00000000" w:rsidRPr="00000000">
              <w:rPr>
                <w:rtl w:val="0"/>
              </w:rPr>
            </w:r>
          </w:p>
          <w:p w:rsidR="00000000" w:rsidDel="00000000" w:rsidP="00000000" w:rsidRDefault="00000000" w:rsidRPr="00000000" w14:paraId="0000060E">
            <w:pPr>
              <w:ind w:firstLine="0"/>
              <w:rPr/>
            </w:pPr>
            <w:r w:rsidDel="00000000" w:rsidR="00000000" w:rsidRPr="00000000">
              <w:rPr>
                <w:rtl w:val="0"/>
              </w:rPr>
              <w:t xml:space="preserve">Column: 4</w:t>
              <w:br w:type="textWrapping"/>
              <w:t xml:space="preserve">Title: HỌC PHÍ</w:t>
            </w:r>
          </w:p>
          <w:p w:rsidR="00000000" w:rsidDel="00000000" w:rsidP="00000000" w:rsidRDefault="00000000" w:rsidRPr="00000000" w14:paraId="0000060F">
            <w:pPr>
              <w:ind w:firstLine="0"/>
              <w:rPr/>
            </w:pPr>
            <w:r w:rsidDel="00000000" w:rsidR="00000000" w:rsidRPr="00000000">
              <w:rPr>
                <w:rtl w:val="0"/>
              </w:rPr>
              <w:t xml:space="preserve">Title: Object</w:t>
            </w:r>
          </w:p>
          <w:p w:rsidR="00000000" w:rsidDel="00000000" w:rsidP="00000000" w:rsidRDefault="00000000" w:rsidRPr="00000000" w14:paraId="00000610">
            <w:pPr>
              <w:ind w:firstLine="0"/>
              <w:rPr/>
            </w:pPr>
            <w:r w:rsidDel="00000000" w:rsidR="00000000" w:rsidRPr="00000000">
              <w:rPr>
                <w:rtl w:val="0"/>
              </w:rPr>
              <w:t xml:space="preserve">Editable: false</w:t>
            </w:r>
          </w:p>
          <w:p w:rsidR="00000000" w:rsidDel="00000000" w:rsidP="00000000" w:rsidRDefault="00000000" w:rsidRPr="00000000" w14:paraId="00000611">
            <w:pPr>
              <w:ind w:firstLine="0"/>
              <w:rPr/>
            </w:pPr>
            <w:r w:rsidDel="00000000" w:rsidR="00000000" w:rsidRPr="00000000">
              <w:rPr>
                <w:rtl w:val="0"/>
              </w:rPr>
            </w:r>
          </w:p>
          <w:p w:rsidR="00000000" w:rsidDel="00000000" w:rsidP="00000000" w:rsidRDefault="00000000" w:rsidRPr="00000000" w14:paraId="00000612">
            <w:pPr>
              <w:ind w:firstLine="0"/>
              <w:rPr/>
            </w:pPr>
            <w:r w:rsidDel="00000000" w:rsidR="00000000" w:rsidRPr="00000000">
              <w:rPr>
                <w:rtl w:val="0"/>
              </w:rPr>
              <w:t xml:space="preserve">Column: 5</w:t>
              <w:br w:type="textWrapping"/>
              <w:t xml:space="preserve">Title: KHAI GIẢNG</w:t>
            </w:r>
          </w:p>
          <w:p w:rsidR="00000000" w:rsidDel="00000000" w:rsidP="00000000" w:rsidRDefault="00000000" w:rsidRPr="00000000" w14:paraId="00000613">
            <w:pPr>
              <w:ind w:firstLine="0"/>
              <w:rPr/>
            </w:pPr>
            <w:r w:rsidDel="00000000" w:rsidR="00000000" w:rsidRPr="00000000">
              <w:rPr>
                <w:rtl w:val="0"/>
              </w:rPr>
              <w:t xml:space="preserve">Title: Object</w:t>
            </w:r>
          </w:p>
          <w:p w:rsidR="00000000" w:rsidDel="00000000" w:rsidP="00000000" w:rsidRDefault="00000000" w:rsidRPr="00000000" w14:paraId="00000614">
            <w:pPr>
              <w:ind w:firstLine="0"/>
              <w:rPr/>
            </w:pPr>
            <w:r w:rsidDel="00000000" w:rsidR="00000000" w:rsidRPr="00000000">
              <w:rPr>
                <w:rtl w:val="0"/>
              </w:rPr>
              <w:t xml:space="preserve">Editable: false</w:t>
            </w:r>
          </w:p>
          <w:p w:rsidR="00000000" w:rsidDel="00000000" w:rsidP="00000000" w:rsidRDefault="00000000" w:rsidRPr="00000000" w14:paraId="00000615">
            <w:pPr>
              <w:ind w:firstLine="0"/>
              <w:rPr/>
            </w:pPr>
            <w:r w:rsidDel="00000000" w:rsidR="00000000" w:rsidRPr="00000000">
              <w:rPr>
                <w:rtl w:val="0"/>
              </w:rPr>
            </w:r>
          </w:p>
          <w:p w:rsidR="00000000" w:rsidDel="00000000" w:rsidP="00000000" w:rsidRDefault="00000000" w:rsidRPr="00000000" w14:paraId="00000616">
            <w:pPr>
              <w:ind w:firstLine="0"/>
              <w:rPr/>
            </w:pPr>
            <w:r w:rsidDel="00000000" w:rsidR="00000000" w:rsidRPr="00000000">
              <w:rPr>
                <w:rtl w:val="0"/>
              </w:rPr>
              <w:t xml:space="preserve">Column: 6</w:t>
              <w:br w:type="textWrapping"/>
              <w:t xml:space="preserve">Title: TẠO BỞI</w:t>
            </w:r>
          </w:p>
          <w:p w:rsidR="00000000" w:rsidDel="00000000" w:rsidP="00000000" w:rsidRDefault="00000000" w:rsidRPr="00000000" w14:paraId="00000617">
            <w:pPr>
              <w:ind w:firstLine="0"/>
              <w:rPr/>
            </w:pPr>
            <w:r w:rsidDel="00000000" w:rsidR="00000000" w:rsidRPr="00000000">
              <w:rPr>
                <w:rtl w:val="0"/>
              </w:rPr>
              <w:t xml:space="preserve">Title: Object</w:t>
            </w:r>
          </w:p>
          <w:p w:rsidR="00000000" w:rsidDel="00000000" w:rsidP="00000000" w:rsidRDefault="00000000" w:rsidRPr="00000000" w14:paraId="00000618">
            <w:pPr>
              <w:ind w:firstLine="0"/>
              <w:rPr/>
            </w:pPr>
            <w:r w:rsidDel="00000000" w:rsidR="00000000" w:rsidRPr="00000000">
              <w:rPr>
                <w:rtl w:val="0"/>
              </w:rPr>
              <w:t xml:space="preserve">Editable: false</w:t>
            </w:r>
          </w:p>
          <w:p w:rsidR="00000000" w:rsidDel="00000000" w:rsidP="00000000" w:rsidRDefault="00000000" w:rsidRPr="00000000" w14:paraId="00000619">
            <w:pPr>
              <w:ind w:firstLine="0"/>
              <w:rPr/>
            </w:pPr>
            <w:r w:rsidDel="00000000" w:rsidR="00000000" w:rsidRPr="00000000">
              <w:rPr>
                <w:rtl w:val="0"/>
              </w:rPr>
            </w:r>
          </w:p>
          <w:p w:rsidR="00000000" w:rsidDel="00000000" w:rsidP="00000000" w:rsidRDefault="00000000" w:rsidRPr="00000000" w14:paraId="0000061A">
            <w:pPr>
              <w:ind w:firstLine="0"/>
              <w:rPr/>
            </w:pPr>
            <w:r w:rsidDel="00000000" w:rsidR="00000000" w:rsidRPr="00000000">
              <w:rPr>
                <w:rtl w:val="0"/>
              </w:rPr>
              <w:t xml:space="preserve">Column: 7</w:t>
              <w:br w:type="textWrapping"/>
              <w:t xml:space="preserve">Title: NGÀY TẠO</w:t>
            </w:r>
          </w:p>
          <w:p w:rsidR="00000000" w:rsidDel="00000000" w:rsidP="00000000" w:rsidRDefault="00000000" w:rsidRPr="00000000" w14:paraId="0000061B">
            <w:pPr>
              <w:ind w:firstLine="0"/>
              <w:rPr/>
            </w:pPr>
            <w:r w:rsidDel="00000000" w:rsidR="00000000" w:rsidRPr="00000000">
              <w:rPr>
                <w:rtl w:val="0"/>
              </w:rPr>
              <w:t xml:space="preserve">Title: Object</w:t>
            </w:r>
          </w:p>
          <w:p w:rsidR="00000000" w:rsidDel="00000000" w:rsidP="00000000" w:rsidRDefault="00000000" w:rsidRPr="00000000" w14:paraId="0000061C">
            <w:pPr>
              <w:ind w:firstLine="0"/>
              <w:rPr/>
            </w:pPr>
            <w:r w:rsidDel="00000000" w:rsidR="00000000" w:rsidRPr="00000000">
              <w:rPr>
                <w:rtl w:val="0"/>
              </w:rPr>
              <w:t xml:space="preserve">Editable: false</w:t>
            </w:r>
          </w:p>
        </w:tc>
      </w:tr>
    </w:tbl>
    <w:p w:rsidR="00000000" w:rsidDel="00000000" w:rsidP="00000000" w:rsidRDefault="00000000" w:rsidRPr="00000000" w14:paraId="0000061D">
      <w:pPr>
        <w:pStyle w:val="Heading4"/>
        <w:ind w:firstLine="864"/>
        <w:rPr>
          <w:b w:val="1"/>
          <w:smallCaps w:val="1"/>
        </w:rPr>
      </w:pPr>
      <w:bookmarkStart w:colFirst="0" w:colLast="0" w:name="_vtd5dk2tawo2" w:id="43"/>
      <w:bookmarkEnd w:id="43"/>
      <w:r w:rsidDel="00000000" w:rsidR="00000000" w:rsidRPr="00000000">
        <w:rPr>
          <w:rtl w:val="0"/>
        </w:rPr>
      </w:r>
    </w:p>
    <w:p w:rsidR="00000000" w:rsidDel="00000000" w:rsidP="00000000" w:rsidRDefault="00000000" w:rsidRPr="00000000" w14:paraId="0000061E">
      <w:pPr>
        <w:pStyle w:val="Heading4"/>
        <w:ind w:left="0" w:firstLine="0"/>
        <w:rPr/>
      </w:pPr>
      <w:r w:rsidDel="00000000" w:rsidR="00000000" w:rsidRPr="00000000">
        <w:rPr>
          <w:rtl w:val="0"/>
        </w:rPr>
        <w:t xml:space="preserve">4.1.2.5.Cửa sổ quản lý học viên (HocVienJDialog)</w:t>
      </w:r>
      <w:ins w:author="Phan Tín Nghị" w:id="4" w:date="2021-09-25T08:13:24Z">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Giao diện</w:t>
      </w:r>
    </w:p>
    <w:p w:rsidR="00000000" w:rsidDel="00000000" w:rsidP="00000000" w:rsidRDefault="00000000" w:rsidRPr="00000000" w14:paraId="00000620">
      <w:pPr>
        <w:rPr>
          <w:b w:val="1"/>
          <w:smallCaps w:val="1"/>
        </w:rPr>
      </w:pPr>
      <w:r w:rsidDel="00000000" w:rsidR="00000000" w:rsidRPr="00000000">
        <w:rPr>
          <w:b w:val="1"/>
          <w:smallCaps w:val="1"/>
        </w:rPr>
        <w:drawing>
          <wp:inline distB="114300" distT="114300" distL="114300" distR="114300">
            <wp:extent cx="5943600" cy="4635500"/>
            <wp:effectExtent b="0" l="0" r="0" t="0"/>
            <wp:docPr id="27"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rPr/>
      </w:pPr>
      <w:r w:rsidDel="00000000" w:rsidR="00000000" w:rsidRPr="00000000">
        <w:rPr>
          <w:rtl w:val="0"/>
        </w:rPr>
        <w:t xml:space="preserve">Đặt tên các điều khiển</w:t>
      </w:r>
    </w:p>
    <w:tbl>
      <w:tblPr>
        <w:tblStyle w:val="Table2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622">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623">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624">
            <w:pPr>
              <w:ind w:firstLine="0"/>
              <w:rPr/>
            </w:pPr>
            <w:r w:rsidDel="00000000" w:rsidR="00000000" w:rsidRPr="00000000">
              <w:rPr>
                <w:rtl w:val="0"/>
              </w:rPr>
              <w:t xml:space="preserve">Tên</w:t>
            </w:r>
          </w:p>
        </w:tc>
        <w:tc>
          <w:tcPr>
            <w:shd w:fill="f2f2f2" w:val="clear"/>
          </w:tcPr>
          <w:p w:rsidR="00000000" w:rsidDel="00000000" w:rsidP="00000000" w:rsidRDefault="00000000" w:rsidRPr="00000000" w14:paraId="00000625">
            <w:pPr>
              <w:ind w:firstLine="0"/>
              <w:rPr/>
            </w:pPr>
            <w:r w:rsidDel="00000000" w:rsidR="00000000" w:rsidRPr="00000000">
              <w:rPr>
                <w:rtl w:val="0"/>
              </w:rPr>
              <w:t xml:space="preserve">Giá trị</w:t>
            </w:r>
          </w:p>
        </w:tc>
      </w:tr>
      <w:tr>
        <w:trPr>
          <w:cantSplit w:val="0"/>
          <w:tblHeader w:val="0"/>
        </w:trPr>
        <w:tc>
          <w:tcPr/>
          <w:p w:rsidR="00000000" w:rsidDel="00000000" w:rsidP="00000000" w:rsidRDefault="00000000" w:rsidRPr="00000000" w14:paraId="00000626">
            <w:pPr>
              <w:ind w:firstLine="0"/>
              <w:rPr/>
            </w:pPr>
            <w:r w:rsidDel="00000000" w:rsidR="00000000" w:rsidRPr="00000000">
              <w:rPr>
                <w:rtl w:val="0"/>
              </w:rPr>
              <w:t xml:space="preserve">1</w:t>
            </w:r>
          </w:p>
        </w:tc>
        <w:tc>
          <w:tcPr/>
          <w:p w:rsidR="00000000" w:rsidDel="00000000" w:rsidP="00000000" w:rsidRDefault="00000000" w:rsidRPr="00000000" w14:paraId="00000627">
            <w:pPr>
              <w:ind w:firstLine="0"/>
              <w:rPr/>
            </w:pPr>
            <w:r w:rsidDel="00000000" w:rsidR="00000000" w:rsidRPr="00000000">
              <w:rPr>
                <w:rtl w:val="0"/>
              </w:rPr>
              <w:t xml:space="preserve">Jcombobox</w:t>
            </w:r>
          </w:p>
        </w:tc>
        <w:tc>
          <w:tcPr/>
          <w:p w:rsidR="00000000" w:rsidDel="00000000" w:rsidP="00000000" w:rsidRDefault="00000000" w:rsidRPr="00000000" w14:paraId="00000628">
            <w:pPr>
              <w:ind w:firstLine="0"/>
              <w:rPr/>
            </w:pPr>
            <w:r w:rsidDel="00000000" w:rsidR="00000000" w:rsidRPr="00000000">
              <w:rPr>
                <w:rtl w:val="0"/>
              </w:rPr>
              <w:t xml:space="preserve">Click</w:t>
            </w:r>
          </w:p>
        </w:tc>
        <w:tc>
          <w:tcPr/>
          <w:p w:rsidR="00000000" w:rsidDel="00000000" w:rsidP="00000000" w:rsidRDefault="00000000" w:rsidRPr="00000000" w14:paraId="00000629">
            <w:pPr>
              <w:ind w:firstLine="0"/>
              <w:rPr/>
            </w:pPr>
            <w:r w:rsidDel="00000000" w:rsidR="00000000" w:rsidRPr="00000000">
              <w:rPr>
                <w:rtl w:val="0"/>
              </w:rPr>
              <w:t xml:space="preserve">Chọn học viên</w:t>
            </w:r>
          </w:p>
        </w:tc>
      </w:tr>
      <w:tr>
        <w:trPr>
          <w:cantSplit w:val="0"/>
          <w:tblHeader w:val="0"/>
        </w:trPr>
        <w:tc>
          <w:tcPr/>
          <w:p w:rsidR="00000000" w:rsidDel="00000000" w:rsidP="00000000" w:rsidRDefault="00000000" w:rsidRPr="00000000" w14:paraId="0000062A">
            <w:pPr>
              <w:ind w:firstLine="0"/>
              <w:rPr/>
            </w:pPr>
            <w:r w:rsidDel="00000000" w:rsidR="00000000" w:rsidRPr="00000000">
              <w:rPr>
                <w:rtl w:val="0"/>
              </w:rPr>
              <w:t xml:space="preserve">2</w:t>
            </w:r>
          </w:p>
        </w:tc>
        <w:tc>
          <w:tcPr/>
          <w:p w:rsidR="00000000" w:rsidDel="00000000" w:rsidP="00000000" w:rsidRDefault="00000000" w:rsidRPr="00000000" w14:paraId="0000062B">
            <w:pPr>
              <w:ind w:firstLine="0"/>
              <w:rPr/>
            </w:pPr>
            <w:r w:rsidDel="00000000" w:rsidR="00000000" w:rsidRPr="00000000">
              <w:rPr>
                <w:rtl w:val="0"/>
              </w:rPr>
              <w:t xml:space="preserve">Thêm</w:t>
            </w:r>
          </w:p>
        </w:tc>
        <w:tc>
          <w:tcPr/>
          <w:p w:rsidR="00000000" w:rsidDel="00000000" w:rsidP="00000000" w:rsidRDefault="00000000" w:rsidRPr="00000000" w14:paraId="0000062C">
            <w:pPr>
              <w:ind w:firstLine="0"/>
              <w:rPr/>
            </w:pPr>
            <w:r w:rsidDel="00000000" w:rsidR="00000000" w:rsidRPr="00000000">
              <w:rPr>
                <w:rtl w:val="0"/>
              </w:rPr>
              <w:t xml:space="preserve">Click</w:t>
            </w:r>
          </w:p>
        </w:tc>
        <w:tc>
          <w:tcPr/>
          <w:p w:rsidR="00000000" w:rsidDel="00000000" w:rsidP="00000000" w:rsidRDefault="00000000" w:rsidRPr="00000000" w14:paraId="0000062D">
            <w:pPr>
              <w:ind w:firstLine="0"/>
              <w:rPr/>
            </w:pPr>
            <w:r w:rsidDel="00000000" w:rsidR="00000000" w:rsidRPr="00000000">
              <w:rPr>
                <w:rtl w:val="0"/>
              </w:rPr>
              <w:t xml:space="preserve">Thêm học viên khác</w:t>
            </w:r>
          </w:p>
        </w:tc>
      </w:tr>
      <w:tr>
        <w:trPr>
          <w:cantSplit w:val="0"/>
          <w:tblHeader w:val="0"/>
        </w:trPr>
        <w:tc>
          <w:tcPr/>
          <w:p w:rsidR="00000000" w:rsidDel="00000000" w:rsidP="00000000" w:rsidRDefault="00000000" w:rsidRPr="00000000" w14:paraId="0000062E">
            <w:pPr>
              <w:ind w:firstLine="0"/>
              <w:rPr/>
            </w:pPr>
            <w:r w:rsidDel="00000000" w:rsidR="00000000" w:rsidRPr="00000000">
              <w:rPr>
                <w:rtl w:val="0"/>
              </w:rPr>
              <w:t xml:space="preserve">3</w:t>
            </w:r>
          </w:p>
        </w:tc>
        <w:tc>
          <w:tcPr/>
          <w:p w:rsidR="00000000" w:rsidDel="00000000" w:rsidP="00000000" w:rsidRDefault="00000000" w:rsidRPr="00000000" w14:paraId="0000062F">
            <w:pPr>
              <w:ind w:firstLine="0"/>
              <w:rPr/>
            </w:pPr>
            <w:r w:rsidDel="00000000" w:rsidR="00000000" w:rsidRPr="00000000">
              <w:rPr>
                <w:rtl w:val="0"/>
              </w:rPr>
              <w:t xml:space="preserve">JRadioButton</w:t>
            </w:r>
          </w:p>
        </w:tc>
        <w:tc>
          <w:tcPr/>
          <w:p w:rsidR="00000000" w:rsidDel="00000000" w:rsidP="00000000" w:rsidRDefault="00000000" w:rsidRPr="00000000" w14:paraId="00000630">
            <w:pPr>
              <w:ind w:firstLine="0"/>
              <w:rPr/>
            </w:pPr>
            <w:r w:rsidDel="00000000" w:rsidR="00000000" w:rsidRPr="00000000">
              <w:rPr>
                <w:rtl w:val="0"/>
              </w:rPr>
              <w:t xml:space="preserve">Click</w:t>
            </w:r>
          </w:p>
        </w:tc>
        <w:tc>
          <w:tcPr/>
          <w:p w:rsidR="00000000" w:rsidDel="00000000" w:rsidP="00000000" w:rsidRDefault="00000000" w:rsidRPr="00000000" w14:paraId="00000631">
            <w:pPr>
              <w:ind w:firstLine="0"/>
              <w:rPr/>
            </w:pPr>
            <w:r w:rsidDel="00000000" w:rsidR="00000000" w:rsidRPr="00000000">
              <w:rPr>
                <w:rtl w:val="0"/>
              </w:rPr>
              <w:t xml:space="preserve">Chọn trạng thái của học viên</w:t>
            </w:r>
          </w:p>
        </w:tc>
      </w:tr>
      <w:tr>
        <w:trPr>
          <w:cantSplit w:val="0"/>
          <w:tblHeader w:val="0"/>
        </w:trPr>
        <w:tc>
          <w:tcPr/>
          <w:p w:rsidR="00000000" w:rsidDel="00000000" w:rsidP="00000000" w:rsidRDefault="00000000" w:rsidRPr="00000000" w14:paraId="00000632">
            <w:pPr>
              <w:ind w:firstLine="0"/>
              <w:rPr/>
            </w:pPr>
            <w:r w:rsidDel="00000000" w:rsidR="00000000" w:rsidRPr="00000000">
              <w:rPr>
                <w:rtl w:val="0"/>
              </w:rPr>
              <w:t xml:space="preserve">4</w:t>
            </w:r>
          </w:p>
        </w:tc>
        <w:tc>
          <w:tcPr/>
          <w:p w:rsidR="00000000" w:rsidDel="00000000" w:rsidP="00000000" w:rsidRDefault="00000000" w:rsidRPr="00000000" w14:paraId="00000633">
            <w:pPr>
              <w:ind w:firstLine="0"/>
              <w:rPr/>
            </w:pPr>
            <w:r w:rsidDel="00000000" w:rsidR="00000000" w:rsidRPr="00000000">
              <w:rPr>
                <w:rtl w:val="0"/>
              </w:rPr>
              <w:t xml:space="preserve">CẬP NHẬT</w:t>
            </w:r>
          </w:p>
        </w:tc>
        <w:tc>
          <w:tcPr/>
          <w:p w:rsidR="00000000" w:rsidDel="00000000" w:rsidP="00000000" w:rsidRDefault="00000000" w:rsidRPr="00000000" w14:paraId="00000634">
            <w:pPr>
              <w:ind w:firstLine="0"/>
              <w:rPr/>
            </w:pPr>
            <w:r w:rsidDel="00000000" w:rsidR="00000000" w:rsidRPr="00000000">
              <w:rPr>
                <w:rtl w:val="0"/>
              </w:rPr>
              <w:t xml:space="preserve">Click</w:t>
            </w:r>
          </w:p>
        </w:tc>
        <w:tc>
          <w:tcPr/>
          <w:p w:rsidR="00000000" w:rsidDel="00000000" w:rsidP="00000000" w:rsidRDefault="00000000" w:rsidRPr="00000000" w14:paraId="00000635">
            <w:pPr>
              <w:ind w:firstLine="0"/>
              <w:rPr/>
            </w:pPr>
            <w:r w:rsidDel="00000000" w:rsidR="00000000" w:rsidRPr="00000000">
              <w:rPr>
                <w:rtl w:val="0"/>
              </w:rPr>
              <w:t xml:space="preserve">Bấm chọn để cập nhật học viên mới</w:t>
            </w:r>
          </w:p>
        </w:tc>
      </w:tr>
      <w:tr>
        <w:trPr>
          <w:cantSplit w:val="0"/>
          <w:tblHeader w:val="0"/>
        </w:trPr>
        <w:tc>
          <w:tcPr/>
          <w:p w:rsidR="00000000" w:rsidDel="00000000" w:rsidP="00000000" w:rsidRDefault="00000000" w:rsidRPr="00000000" w14:paraId="00000636">
            <w:pPr>
              <w:ind w:firstLine="0"/>
              <w:rPr/>
            </w:pPr>
            <w:r w:rsidDel="00000000" w:rsidR="00000000" w:rsidRPr="00000000">
              <w:rPr>
                <w:rtl w:val="0"/>
              </w:rPr>
            </w:r>
          </w:p>
        </w:tc>
        <w:tc>
          <w:tcPr/>
          <w:p w:rsidR="00000000" w:rsidDel="00000000" w:rsidP="00000000" w:rsidRDefault="00000000" w:rsidRPr="00000000" w14:paraId="00000637">
            <w:pPr>
              <w:ind w:firstLine="0"/>
              <w:rPr/>
            </w:pPr>
            <w:r w:rsidDel="00000000" w:rsidR="00000000" w:rsidRPr="00000000">
              <w:rPr>
                <w:rtl w:val="0"/>
              </w:rPr>
            </w:r>
          </w:p>
        </w:tc>
        <w:tc>
          <w:tcPr/>
          <w:p w:rsidR="00000000" w:rsidDel="00000000" w:rsidP="00000000" w:rsidRDefault="00000000" w:rsidRPr="00000000" w14:paraId="00000638">
            <w:pPr>
              <w:ind w:firstLine="0"/>
              <w:rPr/>
            </w:pPr>
            <w:r w:rsidDel="00000000" w:rsidR="00000000" w:rsidRPr="00000000">
              <w:rPr>
                <w:rtl w:val="0"/>
              </w:rPr>
            </w:r>
          </w:p>
        </w:tc>
        <w:tc>
          <w:tcPr/>
          <w:p w:rsidR="00000000" w:rsidDel="00000000" w:rsidP="00000000" w:rsidRDefault="00000000" w:rsidRPr="00000000" w14:paraId="00000639">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3A">
            <w:pPr>
              <w:ind w:firstLine="0"/>
              <w:rPr/>
            </w:pPr>
            <w:r w:rsidDel="00000000" w:rsidR="00000000" w:rsidRPr="00000000">
              <w:rPr>
                <w:rtl w:val="0"/>
              </w:rPr>
            </w:r>
          </w:p>
        </w:tc>
        <w:tc>
          <w:tcPr/>
          <w:p w:rsidR="00000000" w:rsidDel="00000000" w:rsidP="00000000" w:rsidRDefault="00000000" w:rsidRPr="00000000" w14:paraId="0000063B">
            <w:pPr>
              <w:ind w:firstLine="0"/>
              <w:rPr/>
            </w:pPr>
            <w:r w:rsidDel="00000000" w:rsidR="00000000" w:rsidRPr="00000000">
              <w:rPr>
                <w:rtl w:val="0"/>
              </w:rPr>
            </w:r>
          </w:p>
        </w:tc>
        <w:tc>
          <w:tcPr/>
          <w:p w:rsidR="00000000" w:rsidDel="00000000" w:rsidP="00000000" w:rsidRDefault="00000000" w:rsidRPr="00000000" w14:paraId="0000063C">
            <w:pPr>
              <w:ind w:firstLine="0"/>
              <w:rPr/>
            </w:pPr>
            <w:r w:rsidDel="00000000" w:rsidR="00000000" w:rsidRPr="00000000">
              <w:rPr>
                <w:rtl w:val="0"/>
              </w:rPr>
            </w:r>
          </w:p>
        </w:tc>
        <w:tc>
          <w:tcPr/>
          <w:p w:rsidR="00000000" w:rsidDel="00000000" w:rsidP="00000000" w:rsidRDefault="00000000" w:rsidRPr="00000000" w14:paraId="0000063D">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3E">
            <w:pPr>
              <w:ind w:firstLine="0"/>
              <w:rPr/>
            </w:pPr>
            <w:r w:rsidDel="00000000" w:rsidR="00000000" w:rsidRPr="00000000">
              <w:rPr>
                <w:rtl w:val="0"/>
              </w:rPr>
            </w:r>
          </w:p>
        </w:tc>
        <w:tc>
          <w:tcPr/>
          <w:p w:rsidR="00000000" w:rsidDel="00000000" w:rsidP="00000000" w:rsidRDefault="00000000" w:rsidRPr="00000000" w14:paraId="0000063F">
            <w:pPr>
              <w:ind w:firstLine="0"/>
              <w:rPr/>
            </w:pPr>
            <w:r w:rsidDel="00000000" w:rsidR="00000000" w:rsidRPr="00000000">
              <w:rPr>
                <w:rtl w:val="0"/>
              </w:rPr>
            </w:r>
          </w:p>
        </w:tc>
        <w:tc>
          <w:tcPr/>
          <w:p w:rsidR="00000000" w:rsidDel="00000000" w:rsidP="00000000" w:rsidRDefault="00000000" w:rsidRPr="00000000" w14:paraId="00000640">
            <w:pPr>
              <w:ind w:firstLine="0"/>
              <w:rPr/>
            </w:pPr>
            <w:r w:rsidDel="00000000" w:rsidR="00000000" w:rsidRPr="00000000">
              <w:rPr>
                <w:rtl w:val="0"/>
              </w:rPr>
            </w:r>
          </w:p>
        </w:tc>
        <w:tc>
          <w:tcPr/>
          <w:p w:rsidR="00000000" w:rsidDel="00000000" w:rsidP="00000000" w:rsidRDefault="00000000" w:rsidRPr="00000000" w14:paraId="00000641">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42">
            <w:pPr>
              <w:ind w:firstLine="0"/>
              <w:rPr/>
            </w:pPr>
            <w:r w:rsidDel="00000000" w:rsidR="00000000" w:rsidRPr="00000000">
              <w:rPr>
                <w:rtl w:val="0"/>
              </w:rPr>
            </w:r>
          </w:p>
        </w:tc>
        <w:tc>
          <w:tcPr/>
          <w:p w:rsidR="00000000" w:rsidDel="00000000" w:rsidP="00000000" w:rsidRDefault="00000000" w:rsidRPr="00000000" w14:paraId="00000643">
            <w:pPr>
              <w:ind w:firstLine="0"/>
              <w:rPr/>
            </w:pPr>
            <w:r w:rsidDel="00000000" w:rsidR="00000000" w:rsidRPr="00000000">
              <w:rPr>
                <w:rtl w:val="0"/>
              </w:rPr>
            </w:r>
          </w:p>
        </w:tc>
        <w:tc>
          <w:tcPr/>
          <w:p w:rsidR="00000000" w:rsidDel="00000000" w:rsidP="00000000" w:rsidRDefault="00000000" w:rsidRPr="00000000" w14:paraId="00000644">
            <w:pPr>
              <w:ind w:firstLine="0"/>
              <w:rPr/>
            </w:pPr>
            <w:r w:rsidDel="00000000" w:rsidR="00000000" w:rsidRPr="00000000">
              <w:rPr>
                <w:rtl w:val="0"/>
              </w:rPr>
            </w:r>
          </w:p>
        </w:tc>
        <w:tc>
          <w:tcPr/>
          <w:p w:rsidR="00000000" w:rsidDel="00000000" w:rsidP="00000000" w:rsidRDefault="00000000" w:rsidRPr="00000000" w14:paraId="00000645">
            <w:pPr>
              <w:ind w:firstLine="0"/>
              <w:rPr/>
            </w:pPr>
            <w:r w:rsidDel="00000000" w:rsidR="00000000" w:rsidRPr="00000000">
              <w:rPr>
                <w:rtl w:val="0"/>
              </w:rPr>
            </w:r>
          </w:p>
        </w:tc>
      </w:tr>
    </w:tbl>
    <w:p w:rsidR="00000000" w:rsidDel="00000000" w:rsidP="00000000" w:rsidRDefault="00000000" w:rsidRPr="00000000" w14:paraId="00000646">
      <w:pPr>
        <w:pStyle w:val="Heading3"/>
        <w:ind w:firstLine="720"/>
        <w:rPr/>
      </w:pPr>
      <w:bookmarkStart w:colFirst="0" w:colLast="0" w:name="_23ckvvd" w:id="44"/>
      <w:bookmarkEnd w:id="44"/>
      <w:r w:rsidDel="00000000" w:rsidR="00000000" w:rsidRPr="00000000">
        <w:rPr>
          <w:rtl w:val="0"/>
        </w:rPr>
        <w:t xml:space="preserve">4.1.3.Cửa sổ tổng hợp thống kê  (ThongKeJDialog)</w:t>
      </w:r>
      <w:ins w:author="Phan Tín Nghị" w:id="5" w:date="2021-09-25T08:13:28Z">
        <w:r w:rsidDel="00000000" w:rsidR="00000000" w:rsidRPr="00000000">
          <w:rPr>
            <w:rtl w:val="0"/>
          </w:rPr>
          <w:t xml:space="preserve"> ( Đức ) </w:t>
        </w:r>
      </w:ins>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Giao diện</w:t>
        <w:br w:type="textWrapping"/>
        <w:br w:type="textWrapping"/>
        <w:t xml:space="preserve">        </w:t>
      </w:r>
      <w:r w:rsidDel="00000000" w:rsidR="00000000" w:rsidRPr="00000000">
        <w:rPr/>
        <w:drawing>
          <wp:inline distB="114300" distT="114300" distL="114300" distR="114300">
            <wp:extent cx="3779788" cy="2981325"/>
            <wp:effectExtent b="0" l="0" r="0" t="0"/>
            <wp:docPr id="43" name="image58.png"/>
            <a:graphic>
              <a:graphicData uri="http://schemas.openxmlformats.org/drawingml/2006/picture">
                <pic:pic>
                  <pic:nvPicPr>
                    <pic:cNvPr id="0" name="image58.png"/>
                    <pic:cNvPicPr preferRelativeResize="0"/>
                  </pic:nvPicPr>
                  <pic:blipFill>
                    <a:blip r:embed="rId48"/>
                    <a:srcRect b="0" l="0" r="0" t="0"/>
                    <a:stretch>
                      <a:fillRect/>
                    </a:stretch>
                  </pic:blipFill>
                  <pic:spPr>
                    <a:xfrm>
                      <a:off x="0" y="0"/>
                      <a:ext cx="3779788"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rPr>
          <w:b w:val="1"/>
          <w:smallCaps w:val="1"/>
        </w:rPr>
      </w:pPr>
      <w:r w:rsidDel="00000000" w:rsidR="00000000" w:rsidRPr="00000000">
        <w:rPr>
          <w:rtl w:val="0"/>
        </w:rPr>
      </w:r>
    </w:p>
    <w:p w:rsidR="00000000" w:rsidDel="00000000" w:rsidP="00000000" w:rsidRDefault="00000000" w:rsidRPr="00000000" w14:paraId="00000649">
      <w:pPr>
        <w:rPr>
          <w:b w:val="1"/>
          <w:smallCaps w:val="1"/>
        </w:rPr>
      </w:pPr>
      <w:r w:rsidDel="00000000" w:rsidR="00000000" w:rsidRPr="00000000">
        <w:rPr>
          <w:b w:val="1"/>
          <w:smallCaps w:val="1"/>
          <w:rtl w:val="0"/>
        </w:rPr>
        <w:t xml:space="preserve">       </w:t>
      </w:r>
      <w:r w:rsidDel="00000000" w:rsidR="00000000" w:rsidRPr="00000000">
        <w:rPr>
          <w:b w:val="1"/>
          <w:smallCaps w:val="1"/>
        </w:rPr>
        <w:drawing>
          <wp:inline distB="114300" distT="114300" distL="114300" distR="114300">
            <wp:extent cx="3785707" cy="2919413"/>
            <wp:effectExtent b="0" l="0" r="0" t="0"/>
            <wp:docPr id="5"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3785707"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64A">
      <w:pPr>
        <w:rPr>
          <w:b w:val="1"/>
          <w:smallCaps w:val="1"/>
        </w:rPr>
      </w:pPr>
      <w:r w:rsidDel="00000000" w:rsidR="00000000" w:rsidRPr="00000000">
        <w:rPr>
          <w:b w:val="1"/>
          <w:smallCaps w:val="1"/>
        </w:rPr>
        <w:drawing>
          <wp:inline distB="114300" distT="114300" distL="114300" distR="114300">
            <wp:extent cx="3659478" cy="2824163"/>
            <wp:effectExtent b="0" l="0" r="0" t="0"/>
            <wp:docPr id="47"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3659478"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rPr>
          <w:b w:val="1"/>
          <w:smallCaps w:val="1"/>
        </w:rPr>
      </w:pPr>
      <w:r w:rsidDel="00000000" w:rsidR="00000000" w:rsidRPr="00000000">
        <w:rPr>
          <w:rtl w:val="0"/>
        </w:rPr>
      </w:r>
    </w:p>
    <w:p w:rsidR="00000000" w:rsidDel="00000000" w:rsidP="00000000" w:rsidRDefault="00000000" w:rsidRPr="00000000" w14:paraId="0000064C">
      <w:pPr>
        <w:rPr>
          <w:b w:val="1"/>
          <w:smallCaps w:val="1"/>
        </w:rPr>
      </w:pPr>
      <w:r w:rsidDel="00000000" w:rsidR="00000000" w:rsidRPr="00000000">
        <w:rPr>
          <w:b w:val="1"/>
          <w:smallCaps w:val="1"/>
        </w:rPr>
        <w:drawing>
          <wp:inline distB="114300" distT="114300" distL="114300" distR="114300">
            <wp:extent cx="3633788" cy="2882572"/>
            <wp:effectExtent b="0" l="0" r="0" t="0"/>
            <wp:docPr id="14"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633788" cy="2882572"/>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rPr>
          <w:b w:val="1"/>
          <w:smallCaps w:val="1"/>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Đặt tên các điều khiển</w:t>
      </w:r>
    </w:p>
    <w:tbl>
      <w:tblPr>
        <w:tblStyle w:val="Table25"/>
        <w:tblW w:w="93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2040"/>
        <w:gridCol w:w="1620"/>
        <w:gridCol w:w="4905"/>
        <w:tblGridChange w:id="0">
          <w:tblGrid>
            <w:gridCol w:w="776"/>
            <w:gridCol w:w="2040"/>
            <w:gridCol w:w="1620"/>
            <w:gridCol w:w="4905"/>
          </w:tblGrid>
        </w:tblGridChange>
      </w:tblGrid>
      <w:tr>
        <w:trPr>
          <w:cantSplit w:val="0"/>
          <w:tblHeader w:val="0"/>
        </w:trPr>
        <w:tc>
          <w:tcPr>
            <w:shd w:fill="f2f2f2" w:val="clear"/>
          </w:tcPr>
          <w:p w:rsidR="00000000" w:rsidDel="00000000" w:rsidP="00000000" w:rsidRDefault="00000000" w:rsidRPr="00000000" w14:paraId="0000064F">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650">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651">
            <w:pPr>
              <w:ind w:firstLine="0"/>
              <w:rPr/>
            </w:pPr>
            <w:r w:rsidDel="00000000" w:rsidR="00000000" w:rsidRPr="00000000">
              <w:rPr>
                <w:rtl w:val="0"/>
              </w:rPr>
              <w:t xml:space="preserve">Tên</w:t>
            </w:r>
          </w:p>
        </w:tc>
        <w:tc>
          <w:tcPr>
            <w:shd w:fill="f2f2f2" w:val="clear"/>
          </w:tcPr>
          <w:p w:rsidR="00000000" w:rsidDel="00000000" w:rsidP="00000000" w:rsidRDefault="00000000" w:rsidRPr="00000000" w14:paraId="00000652">
            <w:pPr>
              <w:ind w:firstLine="0"/>
              <w:rPr/>
            </w:pPr>
            <w:r w:rsidDel="00000000" w:rsidR="00000000" w:rsidRPr="00000000">
              <w:rPr>
                <w:rtl w:val="0"/>
              </w:rPr>
              <w:t xml:space="preserve">Giá trị</w:t>
            </w:r>
          </w:p>
        </w:tc>
      </w:tr>
      <w:tr>
        <w:trPr>
          <w:cantSplit w:val="0"/>
          <w:tblHeader w:val="0"/>
        </w:trPr>
        <w:tc>
          <w:tcPr/>
          <w:p w:rsidR="00000000" w:rsidDel="00000000" w:rsidP="00000000" w:rsidRDefault="00000000" w:rsidRPr="00000000" w14:paraId="00000653">
            <w:pPr>
              <w:ind w:firstLine="0"/>
              <w:rPr/>
            </w:pPr>
            <w:r w:rsidDel="00000000" w:rsidR="00000000" w:rsidRPr="00000000">
              <w:rPr>
                <w:rtl w:val="0"/>
              </w:rPr>
              <w:t xml:space="preserve">1</w:t>
            </w:r>
          </w:p>
        </w:tc>
        <w:tc>
          <w:tcPr/>
          <w:p w:rsidR="00000000" w:rsidDel="00000000" w:rsidP="00000000" w:rsidRDefault="00000000" w:rsidRPr="00000000" w14:paraId="00000654">
            <w:pPr>
              <w:ind w:firstLine="0"/>
              <w:rPr/>
            </w:pPr>
            <w:r w:rsidDel="00000000" w:rsidR="00000000" w:rsidRPr="00000000">
              <w:rPr>
                <w:rtl w:val="0"/>
              </w:rPr>
              <w:t xml:space="preserve">Thống kê JFrame</w:t>
            </w:r>
          </w:p>
        </w:tc>
        <w:tc>
          <w:tcPr/>
          <w:p w:rsidR="00000000" w:rsidDel="00000000" w:rsidP="00000000" w:rsidRDefault="00000000" w:rsidRPr="00000000" w14:paraId="00000655">
            <w:pPr>
              <w:ind w:firstLine="0"/>
              <w:rPr/>
            </w:pPr>
            <w:r w:rsidDel="00000000" w:rsidR="00000000" w:rsidRPr="00000000">
              <w:rPr>
                <w:rtl w:val="0"/>
              </w:rPr>
              <w:t xml:space="preserve">JFrame</w:t>
            </w:r>
          </w:p>
        </w:tc>
        <w:tc>
          <w:tcPr/>
          <w:p w:rsidR="00000000" w:rsidDel="00000000" w:rsidP="00000000" w:rsidRDefault="00000000" w:rsidRPr="00000000" w14:paraId="00000656">
            <w:pPr>
              <w:ind w:firstLine="0"/>
              <w:rPr/>
            </w:pPr>
            <w:r w:rsidDel="00000000" w:rsidR="00000000" w:rsidRPr="00000000">
              <w:rPr>
                <w:rtl w:val="0"/>
              </w:rPr>
              <w:t xml:space="preserve">Title: TỔNG HỢP THỐNG KÊ</w:t>
            </w:r>
          </w:p>
        </w:tc>
      </w:tr>
      <w:tr>
        <w:trPr>
          <w:cantSplit w:val="0"/>
          <w:tblHeader w:val="0"/>
        </w:trPr>
        <w:tc>
          <w:tcPr/>
          <w:p w:rsidR="00000000" w:rsidDel="00000000" w:rsidP="00000000" w:rsidRDefault="00000000" w:rsidRPr="00000000" w14:paraId="00000657">
            <w:pPr>
              <w:ind w:firstLine="0"/>
              <w:rPr/>
            </w:pPr>
            <w:r w:rsidDel="00000000" w:rsidR="00000000" w:rsidRPr="00000000">
              <w:rPr>
                <w:rtl w:val="0"/>
              </w:rPr>
              <w:t xml:space="preserve">2</w:t>
            </w:r>
          </w:p>
        </w:tc>
        <w:tc>
          <w:tcPr/>
          <w:p w:rsidR="00000000" w:rsidDel="00000000" w:rsidP="00000000" w:rsidRDefault="00000000" w:rsidRPr="00000000" w14:paraId="00000658">
            <w:pPr>
              <w:ind w:firstLine="0"/>
              <w:rPr/>
            </w:pPr>
            <w:r w:rsidDel="00000000" w:rsidR="00000000" w:rsidRPr="00000000">
              <w:rPr>
                <w:rtl w:val="0"/>
              </w:rPr>
              <w:t xml:space="preserve">lblTitle</w:t>
            </w:r>
          </w:p>
        </w:tc>
        <w:tc>
          <w:tcPr/>
          <w:p w:rsidR="00000000" w:rsidDel="00000000" w:rsidP="00000000" w:rsidRDefault="00000000" w:rsidRPr="00000000" w14:paraId="00000659">
            <w:pPr>
              <w:ind w:firstLine="0"/>
              <w:rPr/>
            </w:pPr>
            <w:r w:rsidDel="00000000" w:rsidR="00000000" w:rsidRPr="00000000">
              <w:rPr>
                <w:rtl w:val="0"/>
              </w:rPr>
              <w:t xml:space="preserve">JLabel</w:t>
            </w:r>
          </w:p>
        </w:tc>
        <w:tc>
          <w:tcPr/>
          <w:p w:rsidR="00000000" w:rsidDel="00000000" w:rsidP="00000000" w:rsidRDefault="00000000" w:rsidRPr="00000000" w14:paraId="0000065A">
            <w:pPr>
              <w:ind w:firstLine="0"/>
              <w:rPr/>
            </w:pPr>
            <w:r w:rsidDel="00000000" w:rsidR="00000000" w:rsidRPr="00000000">
              <w:rPr>
                <w:rtl w:val="0"/>
              </w:rPr>
              <w:t xml:space="preserve">Text: TỔNG HỢP THỐNG KÊ</w:t>
              <w:br w:type="textWrapping"/>
              <w:t xml:space="preserve">Foreground: [0,0,204]</w:t>
              <w:br w:type="textWrapping"/>
              <w:t xml:space="preserve">Font:Tahoma, Bold, 18</w:t>
            </w:r>
          </w:p>
        </w:tc>
      </w:tr>
      <w:tr>
        <w:trPr>
          <w:cantSplit w:val="0"/>
          <w:tblHeader w:val="0"/>
        </w:trPr>
        <w:tc>
          <w:tcPr/>
          <w:p w:rsidR="00000000" w:rsidDel="00000000" w:rsidP="00000000" w:rsidRDefault="00000000" w:rsidRPr="00000000" w14:paraId="0000065B">
            <w:pPr>
              <w:ind w:firstLine="0"/>
              <w:rPr/>
            </w:pPr>
            <w:r w:rsidDel="00000000" w:rsidR="00000000" w:rsidRPr="00000000">
              <w:rPr>
                <w:rtl w:val="0"/>
              </w:rPr>
              <w:t xml:space="preserve">3</w:t>
            </w:r>
          </w:p>
        </w:tc>
        <w:tc>
          <w:tcPr/>
          <w:p w:rsidR="00000000" w:rsidDel="00000000" w:rsidP="00000000" w:rsidRDefault="00000000" w:rsidRPr="00000000" w14:paraId="0000065C">
            <w:pPr>
              <w:ind w:firstLine="0"/>
              <w:rPr/>
            </w:pPr>
            <w:r w:rsidDel="00000000" w:rsidR="00000000" w:rsidRPr="00000000">
              <w:rPr>
                <w:rtl w:val="0"/>
              </w:rPr>
              <w:t xml:space="preserve">tabs</w:t>
            </w:r>
          </w:p>
        </w:tc>
        <w:tc>
          <w:tcPr/>
          <w:p w:rsidR="00000000" w:rsidDel="00000000" w:rsidP="00000000" w:rsidRDefault="00000000" w:rsidRPr="00000000" w14:paraId="0000065D">
            <w:pPr>
              <w:ind w:firstLine="0"/>
              <w:rPr/>
            </w:pPr>
            <w:r w:rsidDel="00000000" w:rsidR="00000000" w:rsidRPr="00000000">
              <w:rPr>
                <w:rtl w:val="0"/>
              </w:rPr>
              <w:t xml:space="preserve">JTabbedPane</w:t>
            </w:r>
          </w:p>
        </w:tc>
        <w:tc>
          <w:tcPr/>
          <w:p w:rsidR="00000000" w:rsidDel="00000000" w:rsidP="00000000" w:rsidRDefault="00000000" w:rsidRPr="00000000" w14:paraId="0000065E">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5F">
            <w:pPr>
              <w:ind w:firstLine="0"/>
              <w:rPr/>
            </w:pPr>
            <w:r w:rsidDel="00000000" w:rsidR="00000000" w:rsidRPr="00000000">
              <w:rPr>
                <w:rtl w:val="0"/>
              </w:rPr>
              <w:t xml:space="preserve">4</w:t>
            </w:r>
          </w:p>
        </w:tc>
        <w:tc>
          <w:tcPr/>
          <w:p w:rsidR="00000000" w:rsidDel="00000000" w:rsidP="00000000" w:rsidRDefault="00000000" w:rsidRPr="00000000" w14:paraId="00000660">
            <w:pPr>
              <w:ind w:firstLine="0"/>
              <w:rPr/>
            </w:pPr>
            <w:r w:rsidDel="00000000" w:rsidR="00000000" w:rsidRPr="00000000">
              <w:rPr>
                <w:rtl w:val="0"/>
              </w:rPr>
              <w:t xml:space="preserve">pnlNguoihoc</w:t>
            </w:r>
          </w:p>
        </w:tc>
        <w:tc>
          <w:tcPr/>
          <w:p w:rsidR="00000000" w:rsidDel="00000000" w:rsidP="00000000" w:rsidRDefault="00000000" w:rsidRPr="00000000" w14:paraId="00000661">
            <w:pPr>
              <w:ind w:firstLine="0"/>
              <w:rPr/>
            </w:pPr>
            <w:r w:rsidDel="00000000" w:rsidR="00000000" w:rsidRPr="00000000">
              <w:rPr>
                <w:rtl w:val="0"/>
              </w:rPr>
              <w:t xml:space="preserve">JPanel</w:t>
            </w:r>
          </w:p>
        </w:tc>
        <w:tc>
          <w:tcPr/>
          <w:p w:rsidR="00000000" w:rsidDel="00000000" w:rsidP="00000000" w:rsidRDefault="00000000" w:rsidRPr="00000000" w14:paraId="00000662">
            <w:pPr>
              <w:ind w:firstLine="0"/>
              <w:rPr/>
            </w:pPr>
            <w:r w:rsidDel="00000000" w:rsidR="00000000" w:rsidRPr="00000000">
              <w:rPr>
                <w:rtl w:val="0"/>
              </w:rPr>
              <w:t xml:space="preserve">Tab Title: NGƯỜI HỌC</w:t>
            </w:r>
          </w:p>
          <w:p w:rsidR="00000000" w:rsidDel="00000000" w:rsidP="00000000" w:rsidRDefault="00000000" w:rsidRPr="00000000" w14:paraId="00000663">
            <w:pPr>
              <w:ind w:firstLine="0"/>
              <w:rPr/>
            </w:pPr>
            <w:r w:rsidDel="00000000" w:rsidR="00000000" w:rsidRPr="00000000">
              <w:rPr>
                <w:rtl w:val="0"/>
              </w:rPr>
              <w:t xml:space="preserve">Tab Icon: User group.png</w:t>
            </w:r>
          </w:p>
        </w:tc>
      </w:tr>
      <w:tr>
        <w:trPr>
          <w:cantSplit w:val="0"/>
          <w:tblHeader w:val="0"/>
        </w:trPr>
        <w:tc>
          <w:tcPr/>
          <w:p w:rsidR="00000000" w:rsidDel="00000000" w:rsidP="00000000" w:rsidRDefault="00000000" w:rsidRPr="00000000" w14:paraId="00000664">
            <w:pPr>
              <w:ind w:firstLine="0"/>
              <w:rPr/>
            </w:pPr>
            <w:r w:rsidDel="00000000" w:rsidR="00000000" w:rsidRPr="00000000">
              <w:rPr>
                <w:rtl w:val="0"/>
              </w:rPr>
              <w:t xml:space="preserve">5</w:t>
            </w:r>
          </w:p>
        </w:tc>
        <w:tc>
          <w:tcPr/>
          <w:p w:rsidR="00000000" w:rsidDel="00000000" w:rsidP="00000000" w:rsidRDefault="00000000" w:rsidRPr="00000000" w14:paraId="00000665">
            <w:pPr>
              <w:ind w:firstLine="0"/>
              <w:rPr/>
            </w:pPr>
            <w:r w:rsidDel="00000000" w:rsidR="00000000" w:rsidRPr="00000000">
              <w:rPr>
                <w:rtl w:val="0"/>
              </w:rPr>
              <w:t xml:space="preserve">pnlBangdiem</w:t>
            </w:r>
          </w:p>
        </w:tc>
        <w:tc>
          <w:tcPr/>
          <w:p w:rsidR="00000000" w:rsidDel="00000000" w:rsidP="00000000" w:rsidRDefault="00000000" w:rsidRPr="00000000" w14:paraId="00000666">
            <w:pPr>
              <w:ind w:firstLine="0"/>
              <w:rPr/>
            </w:pPr>
            <w:r w:rsidDel="00000000" w:rsidR="00000000" w:rsidRPr="00000000">
              <w:rPr>
                <w:rtl w:val="0"/>
              </w:rPr>
              <w:t xml:space="preserve">JPanel</w:t>
            </w:r>
          </w:p>
        </w:tc>
        <w:tc>
          <w:tcPr/>
          <w:p w:rsidR="00000000" w:rsidDel="00000000" w:rsidP="00000000" w:rsidRDefault="00000000" w:rsidRPr="00000000" w14:paraId="00000667">
            <w:pPr>
              <w:ind w:firstLine="0"/>
              <w:rPr/>
            </w:pPr>
            <w:r w:rsidDel="00000000" w:rsidR="00000000" w:rsidRPr="00000000">
              <w:rPr>
                <w:rtl w:val="0"/>
              </w:rPr>
              <w:t xml:space="preserve">Tab Title: BẢNG ĐIỂM</w:t>
            </w:r>
          </w:p>
          <w:p w:rsidR="00000000" w:rsidDel="00000000" w:rsidP="00000000" w:rsidRDefault="00000000" w:rsidRPr="00000000" w14:paraId="00000668">
            <w:pPr>
              <w:ind w:firstLine="0"/>
              <w:rPr/>
            </w:pPr>
            <w:r w:rsidDel="00000000" w:rsidR="00000000" w:rsidRPr="00000000">
              <w:rPr>
                <w:rtl w:val="0"/>
              </w:rPr>
              <w:t xml:space="preserve">Tab Icon: Numbered list.png</w:t>
            </w:r>
          </w:p>
        </w:tc>
      </w:tr>
      <w:tr>
        <w:trPr>
          <w:cantSplit w:val="0"/>
          <w:tblHeader w:val="0"/>
        </w:trPr>
        <w:tc>
          <w:tcPr/>
          <w:p w:rsidR="00000000" w:rsidDel="00000000" w:rsidP="00000000" w:rsidRDefault="00000000" w:rsidRPr="00000000" w14:paraId="00000669">
            <w:pPr>
              <w:ind w:firstLine="0"/>
              <w:rPr/>
            </w:pPr>
            <w:r w:rsidDel="00000000" w:rsidR="00000000" w:rsidRPr="00000000">
              <w:rPr>
                <w:rtl w:val="0"/>
              </w:rPr>
              <w:t xml:space="preserve">6</w:t>
            </w:r>
          </w:p>
        </w:tc>
        <w:tc>
          <w:tcPr/>
          <w:p w:rsidR="00000000" w:rsidDel="00000000" w:rsidP="00000000" w:rsidRDefault="00000000" w:rsidRPr="00000000" w14:paraId="0000066A">
            <w:pPr>
              <w:ind w:firstLine="0"/>
              <w:rPr/>
            </w:pPr>
            <w:r w:rsidDel="00000000" w:rsidR="00000000" w:rsidRPr="00000000">
              <w:rPr>
                <w:rtl w:val="0"/>
              </w:rPr>
              <w:t xml:space="preserve">pnlKhoahoc</w:t>
            </w:r>
          </w:p>
        </w:tc>
        <w:tc>
          <w:tcPr/>
          <w:p w:rsidR="00000000" w:rsidDel="00000000" w:rsidP="00000000" w:rsidRDefault="00000000" w:rsidRPr="00000000" w14:paraId="0000066B">
            <w:pPr>
              <w:ind w:firstLine="0"/>
              <w:rPr/>
            </w:pPr>
            <w:r w:rsidDel="00000000" w:rsidR="00000000" w:rsidRPr="00000000">
              <w:rPr>
                <w:rtl w:val="0"/>
              </w:rPr>
              <w:t xml:space="preserve">JPanel</w:t>
            </w:r>
          </w:p>
        </w:tc>
        <w:tc>
          <w:tcPr/>
          <w:p w:rsidR="00000000" w:rsidDel="00000000" w:rsidP="00000000" w:rsidRDefault="00000000" w:rsidRPr="00000000" w14:paraId="0000066C">
            <w:pPr>
              <w:ind w:firstLine="0"/>
              <w:rPr/>
            </w:pPr>
            <w:r w:rsidDel="00000000" w:rsidR="00000000" w:rsidRPr="00000000">
              <w:rPr>
                <w:rtl w:val="0"/>
              </w:rPr>
              <w:t xml:space="preserve">Tab Title: TỔNG HỢP ĐIỂM</w:t>
            </w:r>
          </w:p>
          <w:p w:rsidR="00000000" w:rsidDel="00000000" w:rsidP="00000000" w:rsidRDefault="00000000" w:rsidRPr="00000000" w14:paraId="0000066D">
            <w:pPr>
              <w:ind w:firstLine="0"/>
              <w:rPr/>
            </w:pPr>
            <w:r w:rsidDel="00000000" w:rsidR="00000000" w:rsidRPr="00000000">
              <w:rPr>
                <w:rtl w:val="0"/>
              </w:rPr>
              <w:t xml:space="preserve">Tab Icon: Clien list.png</w:t>
            </w:r>
          </w:p>
        </w:tc>
      </w:tr>
      <w:tr>
        <w:trPr>
          <w:cantSplit w:val="0"/>
          <w:tblHeader w:val="0"/>
        </w:trPr>
        <w:tc>
          <w:tcPr/>
          <w:p w:rsidR="00000000" w:rsidDel="00000000" w:rsidP="00000000" w:rsidRDefault="00000000" w:rsidRPr="00000000" w14:paraId="0000066E">
            <w:pPr>
              <w:ind w:firstLine="0"/>
              <w:rPr/>
            </w:pPr>
            <w:r w:rsidDel="00000000" w:rsidR="00000000" w:rsidRPr="00000000">
              <w:rPr>
                <w:rtl w:val="0"/>
              </w:rPr>
              <w:t xml:space="preserve">7</w:t>
            </w:r>
          </w:p>
        </w:tc>
        <w:tc>
          <w:tcPr/>
          <w:p w:rsidR="00000000" w:rsidDel="00000000" w:rsidP="00000000" w:rsidRDefault="00000000" w:rsidRPr="00000000" w14:paraId="0000066F">
            <w:pPr>
              <w:ind w:firstLine="0"/>
              <w:rPr/>
            </w:pPr>
            <w:r w:rsidDel="00000000" w:rsidR="00000000" w:rsidRPr="00000000">
              <w:rPr>
                <w:rtl w:val="0"/>
              </w:rPr>
              <w:t xml:space="preserve">pnlDoanhthu</w:t>
            </w:r>
          </w:p>
        </w:tc>
        <w:tc>
          <w:tcPr/>
          <w:p w:rsidR="00000000" w:rsidDel="00000000" w:rsidP="00000000" w:rsidRDefault="00000000" w:rsidRPr="00000000" w14:paraId="00000670">
            <w:pPr>
              <w:ind w:firstLine="0"/>
              <w:rPr/>
            </w:pPr>
            <w:r w:rsidDel="00000000" w:rsidR="00000000" w:rsidRPr="00000000">
              <w:rPr>
                <w:rtl w:val="0"/>
              </w:rPr>
              <w:t xml:space="preserve">JPanel</w:t>
            </w:r>
          </w:p>
        </w:tc>
        <w:tc>
          <w:tcPr/>
          <w:p w:rsidR="00000000" w:rsidDel="00000000" w:rsidP="00000000" w:rsidRDefault="00000000" w:rsidRPr="00000000" w14:paraId="00000671">
            <w:pPr>
              <w:ind w:firstLine="0"/>
              <w:rPr/>
            </w:pPr>
            <w:r w:rsidDel="00000000" w:rsidR="00000000" w:rsidRPr="00000000">
              <w:rPr>
                <w:rtl w:val="0"/>
              </w:rPr>
              <w:t xml:space="preserve">Tab Title: DOANH THU</w:t>
            </w:r>
          </w:p>
          <w:p w:rsidR="00000000" w:rsidDel="00000000" w:rsidP="00000000" w:rsidRDefault="00000000" w:rsidRPr="00000000" w14:paraId="00000672">
            <w:pPr>
              <w:ind w:firstLine="0"/>
              <w:rPr/>
            </w:pPr>
            <w:r w:rsidDel="00000000" w:rsidR="00000000" w:rsidRPr="00000000">
              <w:rPr>
                <w:rtl w:val="0"/>
              </w:rPr>
              <w:t xml:space="preserve">Tab Icon: Coins.png</w:t>
            </w:r>
          </w:p>
        </w:tc>
      </w:tr>
      <w:tr>
        <w:trPr>
          <w:cantSplit w:val="0"/>
          <w:tblHeader w:val="0"/>
        </w:trPr>
        <w:tc>
          <w:tcPr/>
          <w:p w:rsidR="00000000" w:rsidDel="00000000" w:rsidP="00000000" w:rsidRDefault="00000000" w:rsidRPr="00000000" w14:paraId="00000673">
            <w:pPr>
              <w:ind w:firstLine="0"/>
              <w:rPr/>
            </w:pPr>
            <w:r w:rsidDel="00000000" w:rsidR="00000000" w:rsidRPr="00000000">
              <w:rPr>
                <w:rtl w:val="0"/>
              </w:rPr>
              <w:t xml:space="preserve">8</w:t>
            </w:r>
          </w:p>
        </w:tc>
        <w:tc>
          <w:tcPr/>
          <w:p w:rsidR="00000000" w:rsidDel="00000000" w:rsidP="00000000" w:rsidRDefault="00000000" w:rsidRPr="00000000" w14:paraId="00000674">
            <w:pPr>
              <w:ind w:firstLine="0"/>
              <w:rPr/>
            </w:pPr>
            <w:r w:rsidDel="00000000" w:rsidR="00000000" w:rsidRPr="00000000">
              <w:rPr>
                <w:rtl w:val="0"/>
              </w:rPr>
              <w:t xml:space="preserve">JScrollPane1</w:t>
            </w:r>
          </w:p>
        </w:tc>
        <w:tc>
          <w:tcPr/>
          <w:p w:rsidR="00000000" w:rsidDel="00000000" w:rsidP="00000000" w:rsidRDefault="00000000" w:rsidRPr="00000000" w14:paraId="00000675">
            <w:pPr>
              <w:ind w:firstLine="0"/>
              <w:rPr/>
            </w:pPr>
            <w:r w:rsidDel="00000000" w:rsidR="00000000" w:rsidRPr="00000000">
              <w:rPr>
                <w:rtl w:val="0"/>
              </w:rPr>
              <w:t xml:space="preserve">JScrollPane</w:t>
            </w:r>
          </w:p>
        </w:tc>
        <w:tc>
          <w:tcPr/>
          <w:p w:rsidR="00000000" w:rsidDel="00000000" w:rsidP="00000000" w:rsidRDefault="00000000" w:rsidRPr="00000000" w14:paraId="00000676">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77">
            <w:pPr>
              <w:ind w:firstLine="0"/>
              <w:rPr/>
            </w:pPr>
            <w:r w:rsidDel="00000000" w:rsidR="00000000" w:rsidRPr="00000000">
              <w:rPr>
                <w:rtl w:val="0"/>
              </w:rPr>
              <w:t xml:space="preserve">9</w:t>
            </w:r>
          </w:p>
        </w:tc>
        <w:tc>
          <w:tcPr/>
          <w:p w:rsidR="00000000" w:rsidDel="00000000" w:rsidP="00000000" w:rsidRDefault="00000000" w:rsidRPr="00000000" w14:paraId="00000678">
            <w:pPr>
              <w:ind w:firstLine="0"/>
              <w:rPr/>
            </w:pPr>
            <w:r w:rsidDel="00000000" w:rsidR="00000000" w:rsidRPr="00000000">
              <w:rPr>
                <w:rtl w:val="0"/>
              </w:rPr>
              <w:t xml:space="preserve">tblNguoihoc</w:t>
            </w:r>
          </w:p>
        </w:tc>
        <w:tc>
          <w:tcPr/>
          <w:p w:rsidR="00000000" w:rsidDel="00000000" w:rsidP="00000000" w:rsidRDefault="00000000" w:rsidRPr="00000000" w14:paraId="00000679">
            <w:pPr>
              <w:ind w:firstLine="0"/>
              <w:rPr/>
            </w:pPr>
            <w:r w:rsidDel="00000000" w:rsidR="00000000" w:rsidRPr="00000000">
              <w:rPr>
                <w:rtl w:val="0"/>
              </w:rPr>
              <w:t xml:space="preserve">JTable</w:t>
            </w:r>
          </w:p>
        </w:tc>
        <w:tc>
          <w:tcPr/>
          <w:p w:rsidR="00000000" w:rsidDel="00000000" w:rsidP="00000000" w:rsidRDefault="00000000" w:rsidRPr="00000000" w14:paraId="0000067A">
            <w:pPr>
              <w:ind w:firstLine="0"/>
              <w:rPr/>
            </w:pPr>
            <w:r w:rsidDel="00000000" w:rsidR="00000000" w:rsidRPr="00000000">
              <w:rPr>
                <w:rtl w:val="0"/>
              </w:rPr>
              <w:t xml:space="preserve">- model : [TableModel]</w:t>
            </w:r>
          </w:p>
          <w:p w:rsidR="00000000" w:rsidDel="00000000" w:rsidP="00000000" w:rsidRDefault="00000000" w:rsidRPr="00000000" w14:paraId="0000067B">
            <w:pPr>
              <w:ind w:firstLine="0"/>
              <w:rPr/>
            </w:pPr>
            <w:r w:rsidDel="00000000" w:rsidR="00000000" w:rsidRPr="00000000">
              <w:rPr>
                <w:rtl w:val="0"/>
              </w:rPr>
              <w:t xml:space="preserve">-rowHeight: 25</w:t>
            </w:r>
          </w:p>
          <w:p w:rsidR="00000000" w:rsidDel="00000000" w:rsidP="00000000" w:rsidRDefault="00000000" w:rsidRPr="00000000" w14:paraId="0000067C">
            <w:pPr>
              <w:ind w:firstLine="0"/>
              <w:rPr/>
            </w:pPr>
            <w:r w:rsidDel="00000000" w:rsidR="00000000" w:rsidRPr="00000000">
              <w:rPr>
                <w:rtl w:val="0"/>
              </w:rPr>
              <w:t xml:space="preserve">-rowWidth: 25</w:t>
            </w:r>
          </w:p>
          <w:p w:rsidR="00000000" w:rsidDel="00000000" w:rsidP="00000000" w:rsidRDefault="00000000" w:rsidRPr="00000000" w14:paraId="0000067D">
            <w:pPr>
              <w:ind w:firstLine="0"/>
              <w:rPr/>
            </w:pPr>
            <w:r w:rsidDel="00000000" w:rsidR="00000000" w:rsidRPr="00000000">
              <w:rPr>
                <w:rtl w:val="0"/>
              </w:rPr>
              <w:t xml:space="preserve">-tableHeader: [TableHeader]</w:t>
            </w:r>
          </w:p>
          <w:p w:rsidR="00000000" w:rsidDel="00000000" w:rsidP="00000000" w:rsidRDefault="00000000" w:rsidRPr="00000000" w14:paraId="0000067E">
            <w:pPr>
              <w:numPr>
                <w:ilvl w:val="0"/>
                <w:numId w:val="8"/>
              </w:numPr>
              <w:ind w:left="720" w:hanging="360"/>
            </w:pPr>
            <w:r w:rsidDel="00000000" w:rsidR="00000000" w:rsidRPr="00000000">
              <w:rPr>
                <w:rtl w:val="0"/>
              </w:rPr>
              <w:t xml:space="preserve">Resizing Allowed : true</w:t>
            </w:r>
          </w:p>
          <w:p w:rsidR="00000000" w:rsidDel="00000000" w:rsidP="00000000" w:rsidRDefault="00000000" w:rsidRPr="00000000" w14:paraId="0000067F">
            <w:pPr>
              <w:numPr>
                <w:ilvl w:val="0"/>
                <w:numId w:val="8"/>
              </w:numPr>
              <w:ind w:left="720" w:hanging="360"/>
            </w:pPr>
            <w:r w:rsidDel="00000000" w:rsidR="00000000" w:rsidRPr="00000000">
              <w:rPr>
                <w:rtl w:val="0"/>
              </w:rPr>
              <w:t xml:space="preserve">Reordering Allowed: true</w:t>
            </w:r>
          </w:p>
          <w:p w:rsidR="00000000" w:rsidDel="00000000" w:rsidP="00000000" w:rsidRDefault="00000000" w:rsidRPr="00000000" w14:paraId="00000680">
            <w:pPr>
              <w:ind w:firstLine="0"/>
              <w:rPr/>
            </w:pPr>
            <w:r w:rsidDel="00000000" w:rsidR="00000000" w:rsidRPr="00000000">
              <w:rPr>
                <w:rtl w:val="0"/>
              </w:rPr>
              <w:t xml:space="preserve">-Table Settings:</w:t>
            </w:r>
          </w:p>
          <w:p w:rsidR="00000000" w:rsidDel="00000000" w:rsidP="00000000" w:rsidRDefault="00000000" w:rsidRPr="00000000" w14:paraId="00000681">
            <w:pPr>
              <w:ind w:firstLine="0"/>
              <w:rPr/>
            </w:pPr>
            <w:r w:rsidDel="00000000" w:rsidR="00000000" w:rsidRPr="00000000">
              <w:rPr>
                <w:rtl w:val="0"/>
              </w:rPr>
              <w:t xml:space="preserve">Column: 1</w:t>
              <w:br w:type="textWrapping"/>
              <w:t xml:space="preserve">Title: NĂM</w:t>
            </w:r>
          </w:p>
          <w:p w:rsidR="00000000" w:rsidDel="00000000" w:rsidP="00000000" w:rsidRDefault="00000000" w:rsidRPr="00000000" w14:paraId="00000682">
            <w:pPr>
              <w:ind w:firstLine="0"/>
              <w:rPr/>
            </w:pPr>
            <w:r w:rsidDel="00000000" w:rsidR="00000000" w:rsidRPr="00000000">
              <w:rPr>
                <w:rtl w:val="0"/>
              </w:rPr>
              <w:t xml:space="preserve">Title: Object</w:t>
            </w:r>
          </w:p>
          <w:p w:rsidR="00000000" w:rsidDel="00000000" w:rsidP="00000000" w:rsidRDefault="00000000" w:rsidRPr="00000000" w14:paraId="00000683">
            <w:pPr>
              <w:ind w:firstLine="0"/>
              <w:rPr/>
            </w:pPr>
            <w:r w:rsidDel="00000000" w:rsidR="00000000" w:rsidRPr="00000000">
              <w:rPr>
                <w:rtl w:val="0"/>
              </w:rPr>
              <w:t xml:space="preserve">Editable: false</w:t>
            </w:r>
          </w:p>
          <w:p w:rsidR="00000000" w:rsidDel="00000000" w:rsidP="00000000" w:rsidRDefault="00000000" w:rsidRPr="00000000" w14:paraId="00000684">
            <w:pPr>
              <w:ind w:firstLine="0"/>
              <w:rPr/>
            </w:pPr>
            <w:r w:rsidDel="00000000" w:rsidR="00000000" w:rsidRPr="00000000">
              <w:rPr>
                <w:rtl w:val="0"/>
              </w:rPr>
            </w:r>
          </w:p>
          <w:p w:rsidR="00000000" w:rsidDel="00000000" w:rsidP="00000000" w:rsidRDefault="00000000" w:rsidRPr="00000000" w14:paraId="00000685">
            <w:pPr>
              <w:ind w:firstLine="0"/>
              <w:rPr/>
            </w:pPr>
            <w:r w:rsidDel="00000000" w:rsidR="00000000" w:rsidRPr="00000000">
              <w:rPr>
                <w:rtl w:val="0"/>
              </w:rPr>
              <w:t xml:space="preserve">Column: 2</w:t>
              <w:br w:type="textWrapping"/>
              <w:t xml:space="preserve">Title: SỐ NGƯỜI HỌC</w:t>
            </w:r>
          </w:p>
          <w:p w:rsidR="00000000" w:rsidDel="00000000" w:rsidP="00000000" w:rsidRDefault="00000000" w:rsidRPr="00000000" w14:paraId="00000686">
            <w:pPr>
              <w:ind w:firstLine="0"/>
              <w:rPr/>
            </w:pPr>
            <w:r w:rsidDel="00000000" w:rsidR="00000000" w:rsidRPr="00000000">
              <w:rPr>
                <w:rtl w:val="0"/>
              </w:rPr>
              <w:t xml:space="preserve">Title: Object</w:t>
            </w:r>
          </w:p>
          <w:p w:rsidR="00000000" w:rsidDel="00000000" w:rsidP="00000000" w:rsidRDefault="00000000" w:rsidRPr="00000000" w14:paraId="00000687">
            <w:pPr>
              <w:ind w:firstLine="0"/>
              <w:rPr/>
            </w:pPr>
            <w:r w:rsidDel="00000000" w:rsidR="00000000" w:rsidRPr="00000000">
              <w:rPr>
                <w:rtl w:val="0"/>
              </w:rPr>
              <w:t xml:space="preserve">Editable: false</w:t>
            </w:r>
          </w:p>
          <w:p w:rsidR="00000000" w:rsidDel="00000000" w:rsidP="00000000" w:rsidRDefault="00000000" w:rsidRPr="00000000" w14:paraId="00000688">
            <w:pPr>
              <w:ind w:firstLine="0"/>
              <w:rPr/>
            </w:pPr>
            <w:r w:rsidDel="00000000" w:rsidR="00000000" w:rsidRPr="00000000">
              <w:rPr>
                <w:rtl w:val="0"/>
              </w:rPr>
            </w:r>
          </w:p>
          <w:p w:rsidR="00000000" w:rsidDel="00000000" w:rsidP="00000000" w:rsidRDefault="00000000" w:rsidRPr="00000000" w14:paraId="00000689">
            <w:pPr>
              <w:ind w:firstLine="0"/>
              <w:rPr/>
            </w:pPr>
            <w:r w:rsidDel="00000000" w:rsidR="00000000" w:rsidRPr="00000000">
              <w:rPr>
                <w:rtl w:val="0"/>
              </w:rPr>
              <w:t xml:space="preserve">Column: 3</w:t>
              <w:br w:type="textWrapping"/>
              <w:t xml:space="preserve">Title: ĐẦU TIÊN</w:t>
              <w:br w:type="textWrapping"/>
              <w:t xml:space="preserve">Title: Object</w:t>
            </w:r>
          </w:p>
          <w:p w:rsidR="00000000" w:rsidDel="00000000" w:rsidP="00000000" w:rsidRDefault="00000000" w:rsidRPr="00000000" w14:paraId="0000068A">
            <w:pPr>
              <w:ind w:firstLine="0"/>
              <w:rPr/>
            </w:pPr>
            <w:r w:rsidDel="00000000" w:rsidR="00000000" w:rsidRPr="00000000">
              <w:rPr>
                <w:rtl w:val="0"/>
              </w:rPr>
              <w:t xml:space="preserve">Editable: True</w:t>
            </w:r>
          </w:p>
          <w:p w:rsidR="00000000" w:rsidDel="00000000" w:rsidP="00000000" w:rsidRDefault="00000000" w:rsidRPr="00000000" w14:paraId="0000068B">
            <w:pPr>
              <w:ind w:firstLine="0"/>
              <w:rPr/>
            </w:pPr>
            <w:r w:rsidDel="00000000" w:rsidR="00000000" w:rsidRPr="00000000">
              <w:rPr>
                <w:rtl w:val="0"/>
              </w:rPr>
            </w:r>
          </w:p>
          <w:p w:rsidR="00000000" w:rsidDel="00000000" w:rsidP="00000000" w:rsidRDefault="00000000" w:rsidRPr="00000000" w14:paraId="0000068C">
            <w:pPr>
              <w:ind w:firstLine="0"/>
              <w:rPr/>
            </w:pPr>
            <w:r w:rsidDel="00000000" w:rsidR="00000000" w:rsidRPr="00000000">
              <w:rPr>
                <w:rtl w:val="0"/>
              </w:rPr>
              <w:br w:type="textWrapping"/>
              <w:t xml:space="preserve">Column: 4</w:t>
              <w:br w:type="textWrapping"/>
              <w:t xml:space="preserve">Title: SAU CÙNG</w:t>
            </w:r>
          </w:p>
          <w:p w:rsidR="00000000" w:rsidDel="00000000" w:rsidP="00000000" w:rsidRDefault="00000000" w:rsidRPr="00000000" w14:paraId="0000068D">
            <w:pPr>
              <w:ind w:firstLine="0"/>
              <w:rPr/>
            </w:pPr>
            <w:r w:rsidDel="00000000" w:rsidR="00000000" w:rsidRPr="00000000">
              <w:rPr>
                <w:rtl w:val="0"/>
              </w:rPr>
              <w:t xml:space="preserve">Title: Object</w:t>
            </w:r>
          </w:p>
          <w:p w:rsidR="00000000" w:rsidDel="00000000" w:rsidP="00000000" w:rsidRDefault="00000000" w:rsidRPr="00000000" w14:paraId="0000068E">
            <w:pPr>
              <w:ind w:firstLine="0"/>
              <w:rPr/>
            </w:pPr>
            <w:r w:rsidDel="00000000" w:rsidR="00000000" w:rsidRPr="00000000">
              <w:rPr>
                <w:rtl w:val="0"/>
              </w:rPr>
              <w:t xml:space="preserve">Editable: false</w:t>
            </w:r>
          </w:p>
        </w:tc>
      </w:tr>
      <w:tr>
        <w:trPr>
          <w:cantSplit w:val="0"/>
          <w:tblHeader w:val="0"/>
        </w:trPr>
        <w:tc>
          <w:tcPr/>
          <w:p w:rsidR="00000000" w:rsidDel="00000000" w:rsidP="00000000" w:rsidRDefault="00000000" w:rsidRPr="00000000" w14:paraId="0000068F">
            <w:pPr>
              <w:ind w:firstLine="0"/>
              <w:rPr/>
            </w:pPr>
            <w:r w:rsidDel="00000000" w:rsidR="00000000" w:rsidRPr="00000000">
              <w:rPr>
                <w:rtl w:val="0"/>
              </w:rPr>
              <w:t xml:space="preserve">10</w:t>
            </w:r>
          </w:p>
        </w:tc>
        <w:tc>
          <w:tcPr/>
          <w:p w:rsidR="00000000" w:rsidDel="00000000" w:rsidP="00000000" w:rsidRDefault="00000000" w:rsidRPr="00000000" w14:paraId="00000690">
            <w:pPr>
              <w:ind w:firstLine="0"/>
              <w:rPr/>
            </w:pPr>
            <w:r w:rsidDel="00000000" w:rsidR="00000000" w:rsidRPr="00000000">
              <w:rPr>
                <w:rtl w:val="0"/>
              </w:rPr>
              <w:t xml:space="preserve">JPanel2</w:t>
            </w:r>
          </w:p>
        </w:tc>
        <w:tc>
          <w:tcPr/>
          <w:p w:rsidR="00000000" w:rsidDel="00000000" w:rsidP="00000000" w:rsidRDefault="00000000" w:rsidRPr="00000000" w14:paraId="00000691">
            <w:pPr>
              <w:ind w:firstLine="0"/>
              <w:rPr/>
            </w:pPr>
            <w:r w:rsidDel="00000000" w:rsidR="00000000" w:rsidRPr="00000000">
              <w:rPr>
                <w:rtl w:val="0"/>
              </w:rPr>
              <w:t xml:space="preserve">JPanel</w:t>
            </w:r>
          </w:p>
        </w:tc>
        <w:tc>
          <w:tcPr/>
          <w:p w:rsidR="00000000" w:rsidDel="00000000" w:rsidP="00000000" w:rsidRDefault="00000000" w:rsidRPr="00000000" w14:paraId="00000692">
            <w:pPr>
              <w:ind w:firstLine="0"/>
              <w:rPr/>
            </w:pPr>
            <w:r w:rsidDel="00000000" w:rsidR="00000000" w:rsidRPr="00000000">
              <w:rPr>
                <w:rtl w:val="0"/>
              </w:rPr>
              <w:t xml:space="preserve">Direction: First</w:t>
            </w:r>
          </w:p>
          <w:p w:rsidR="00000000" w:rsidDel="00000000" w:rsidP="00000000" w:rsidRDefault="00000000" w:rsidRPr="00000000" w14:paraId="00000693">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94">
            <w:pPr>
              <w:ind w:firstLine="0"/>
              <w:rPr/>
            </w:pPr>
            <w:r w:rsidDel="00000000" w:rsidR="00000000" w:rsidRPr="00000000">
              <w:rPr>
                <w:rtl w:val="0"/>
              </w:rPr>
              <w:t xml:space="preserve">11</w:t>
            </w:r>
          </w:p>
        </w:tc>
        <w:tc>
          <w:tcPr/>
          <w:p w:rsidR="00000000" w:rsidDel="00000000" w:rsidP="00000000" w:rsidRDefault="00000000" w:rsidRPr="00000000" w14:paraId="00000695">
            <w:pPr>
              <w:ind w:firstLine="0"/>
              <w:rPr/>
            </w:pPr>
            <w:r w:rsidDel="00000000" w:rsidR="00000000" w:rsidRPr="00000000">
              <w:rPr>
                <w:rtl w:val="0"/>
              </w:rPr>
              <w:t xml:space="preserve">lblKhoahoc</w:t>
            </w:r>
          </w:p>
        </w:tc>
        <w:tc>
          <w:tcPr/>
          <w:p w:rsidR="00000000" w:rsidDel="00000000" w:rsidP="00000000" w:rsidRDefault="00000000" w:rsidRPr="00000000" w14:paraId="00000696">
            <w:pPr>
              <w:ind w:firstLine="0"/>
              <w:rPr/>
            </w:pPr>
            <w:r w:rsidDel="00000000" w:rsidR="00000000" w:rsidRPr="00000000">
              <w:rPr>
                <w:rtl w:val="0"/>
              </w:rPr>
              <w:t xml:space="preserve">JLabel</w:t>
            </w:r>
          </w:p>
        </w:tc>
        <w:tc>
          <w:tcPr/>
          <w:p w:rsidR="00000000" w:rsidDel="00000000" w:rsidP="00000000" w:rsidRDefault="00000000" w:rsidRPr="00000000" w14:paraId="00000697">
            <w:pPr>
              <w:ind w:firstLine="0"/>
              <w:rPr/>
            </w:pPr>
            <w:r w:rsidDel="00000000" w:rsidR="00000000" w:rsidRPr="00000000">
              <w:rPr>
                <w:rtl w:val="0"/>
              </w:rPr>
              <w:t xml:space="preserve">Text: KHÓA HỌC</w:t>
            </w:r>
          </w:p>
        </w:tc>
      </w:tr>
      <w:tr>
        <w:trPr>
          <w:cantSplit w:val="0"/>
          <w:trHeight w:val="825" w:hRule="atLeast"/>
          <w:tblHeader w:val="0"/>
        </w:trPr>
        <w:tc>
          <w:tcPr/>
          <w:p w:rsidR="00000000" w:rsidDel="00000000" w:rsidP="00000000" w:rsidRDefault="00000000" w:rsidRPr="00000000" w14:paraId="00000698">
            <w:pPr>
              <w:ind w:firstLine="0"/>
              <w:rPr/>
            </w:pPr>
            <w:r w:rsidDel="00000000" w:rsidR="00000000" w:rsidRPr="00000000">
              <w:rPr>
                <w:rtl w:val="0"/>
              </w:rPr>
              <w:t xml:space="preserve">12</w:t>
            </w:r>
          </w:p>
        </w:tc>
        <w:tc>
          <w:tcPr/>
          <w:p w:rsidR="00000000" w:rsidDel="00000000" w:rsidP="00000000" w:rsidRDefault="00000000" w:rsidRPr="00000000" w14:paraId="00000699">
            <w:pPr>
              <w:ind w:firstLine="0"/>
              <w:rPr/>
            </w:pPr>
            <w:r w:rsidDel="00000000" w:rsidR="00000000" w:rsidRPr="00000000">
              <w:rPr>
                <w:rtl w:val="0"/>
              </w:rPr>
              <w:t xml:space="preserve">cboKhoahoc</w:t>
            </w:r>
          </w:p>
        </w:tc>
        <w:tc>
          <w:tcPr/>
          <w:p w:rsidR="00000000" w:rsidDel="00000000" w:rsidP="00000000" w:rsidRDefault="00000000" w:rsidRPr="00000000" w14:paraId="0000069A">
            <w:pPr>
              <w:ind w:firstLine="0"/>
              <w:rPr/>
            </w:pPr>
            <w:r w:rsidDel="00000000" w:rsidR="00000000" w:rsidRPr="00000000">
              <w:rPr>
                <w:rtl w:val="0"/>
              </w:rPr>
              <w:t xml:space="preserve">JComboBox</w:t>
            </w:r>
          </w:p>
        </w:tc>
        <w:tc>
          <w:tcPr/>
          <w:p w:rsidR="00000000" w:rsidDel="00000000" w:rsidP="00000000" w:rsidRDefault="00000000" w:rsidRPr="00000000" w14:paraId="0000069B">
            <w:pPr>
              <w:ind w:firstLine="0"/>
              <w:rPr/>
            </w:pPr>
            <w:r w:rsidDel="00000000" w:rsidR="00000000" w:rsidRPr="00000000">
              <w:rPr>
                <w:rtl w:val="0"/>
              </w:rPr>
              <w:t xml:space="preserve">Model:</w:t>
              <w:br w:type="textWrapping"/>
              <w:t xml:space="preserve">Editable: false</w:t>
            </w:r>
          </w:p>
        </w:tc>
      </w:tr>
      <w:tr>
        <w:trPr>
          <w:cantSplit w:val="0"/>
          <w:tblHeader w:val="0"/>
        </w:trPr>
        <w:tc>
          <w:tcPr/>
          <w:p w:rsidR="00000000" w:rsidDel="00000000" w:rsidP="00000000" w:rsidRDefault="00000000" w:rsidRPr="00000000" w14:paraId="0000069C">
            <w:pPr>
              <w:ind w:firstLine="0"/>
              <w:rPr/>
            </w:pPr>
            <w:r w:rsidDel="00000000" w:rsidR="00000000" w:rsidRPr="00000000">
              <w:rPr>
                <w:rtl w:val="0"/>
              </w:rPr>
              <w:t xml:space="preserve">13</w:t>
            </w:r>
          </w:p>
        </w:tc>
        <w:tc>
          <w:tcPr/>
          <w:p w:rsidR="00000000" w:rsidDel="00000000" w:rsidP="00000000" w:rsidRDefault="00000000" w:rsidRPr="00000000" w14:paraId="0000069D">
            <w:pPr>
              <w:ind w:firstLine="0"/>
              <w:rPr/>
            </w:pPr>
            <w:r w:rsidDel="00000000" w:rsidR="00000000" w:rsidRPr="00000000">
              <w:rPr>
                <w:rtl w:val="0"/>
              </w:rPr>
              <w:t xml:space="preserve">JScrollPane2</w:t>
            </w:r>
          </w:p>
        </w:tc>
        <w:tc>
          <w:tcPr/>
          <w:p w:rsidR="00000000" w:rsidDel="00000000" w:rsidP="00000000" w:rsidRDefault="00000000" w:rsidRPr="00000000" w14:paraId="0000069E">
            <w:pPr>
              <w:ind w:firstLine="0"/>
              <w:rPr/>
            </w:pPr>
            <w:r w:rsidDel="00000000" w:rsidR="00000000" w:rsidRPr="00000000">
              <w:rPr>
                <w:rtl w:val="0"/>
              </w:rPr>
              <w:t xml:space="preserve">JScrollPane</w:t>
            </w:r>
          </w:p>
        </w:tc>
        <w:tc>
          <w:tcPr/>
          <w:p w:rsidR="00000000" w:rsidDel="00000000" w:rsidP="00000000" w:rsidRDefault="00000000" w:rsidRPr="00000000" w14:paraId="0000069F">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A0">
            <w:pPr>
              <w:ind w:firstLine="0"/>
              <w:rPr/>
            </w:pPr>
            <w:r w:rsidDel="00000000" w:rsidR="00000000" w:rsidRPr="00000000">
              <w:rPr>
                <w:rtl w:val="0"/>
              </w:rPr>
              <w:t xml:space="preserve">14</w:t>
            </w:r>
          </w:p>
        </w:tc>
        <w:tc>
          <w:tcPr/>
          <w:p w:rsidR="00000000" w:rsidDel="00000000" w:rsidP="00000000" w:rsidRDefault="00000000" w:rsidRPr="00000000" w14:paraId="000006A1">
            <w:pPr>
              <w:ind w:firstLine="0"/>
              <w:rPr/>
            </w:pPr>
            <w:r w:rsidDel="00000000" w:rsidR="00000000" w:rsidRPr="00000000">
              <w:rPr>
                <w:rtl w:val="0"/>
              </w:rPr>
              <w:t xml:space="preserve">tblBangdiem</w:t>
            </w:r>
          </w:p>
        </w:tc>
        <w:tc>
          <w:tcPr/>
          <w:p w:rsidR="00000000" w:rsidDel="00000000" w:rsidP="00000000" w:rsidRDefault="00000000" w:rsidRPr="00000000" w14:paraId="000006A2">
            <w:pPr>
              <w:ind w:firstLine="0"/>
              <w:rPr/>
            </w:pPr>
            <w:r w:rsidDel="00000000" w:rsidR="00000000" w:rsidRPr="00000000">
              <w:rPr>
                <w:rtl w:val="0"/>
              </w:rPr>
            </w:r>
          </w:p>
        </w:tc>
        <w:tc>
          <w:tcPr/>
          <w:p w:rsidR="00000000" w:rsidDel="00000000" w:rsidP="00000000" w:rsidRDefault="00000000" w:rsidRPr="00000000" w14:paraId="000006A3">
            <w:pPr>
              <w:ind w:firstLine="0"/>
              <w:rPr/>
            </w:pPr>
            <w:r w:rsidDel="00000000" w:rsidR="00000000" w:rsidRPr="00000000">
              <w:rPr>
                <w:rtl w:val="0"/>
              </w:rPr>
              <w:t xml:space="preserve">- model : [TableModel]</w:t>
            </w:r>
          </w:p>
          <w:p w:rsidR="00000000" w:rsidDel="00000000" w:rsidP="00000000" w:rsidRDefault="00000000" w:rsidRPr="00000000" w14:paraId="000006A4">
            <w:pPr>
              <w:ind w:firstLine="0"/>
              <w:rPr/>
            </w:pPr>
            <w:r w:rsidDel="00000000" w:rsidR="00000000" w:rsidRPr="00000000">
              <w:rPr>
                <w:rtl w:val="0"/>
              </w:rPr>
              <w:t xml:space="preserve">-rowHeight: 25</w:t>
            </w:r>
          </w:p>
          <w:p w:rsidR="00000000" w:rsidDel="00000000" w:rsidP="00000000" w:rsidRDefault="00000000" w:rsidRPr="00000000" w14:paraId="000006A5">
            <w:pPr>
              <w:ind w:firstLine="0"/>
              <w:rPr/>
            </w:pPr>
            <w:r w:rsidDel="00000000" w:rsidR="00000000" w:rsidRPr="00000000">
              <w:rPr>
                <w:rtl w:val="0"/>
              </w:rPr>
              <w:t xml:space="preserve">-rowWidth: 25</w:t>
            </w:r>
          </w:p>
          <w:p w:rsidR="00000000" w:rsidDel="00000000" w:rsidP="00000000" w:rsidRDefault="00000000" w:rsidRPr="00000000" w14:paraId="000006A6">
            <w:pPr>
              <w:ind w:firstLine="0"/>
              <w:rPr/>
            </w:pPr>
            <w:r w:rsidDel="00000000" w:rsidR="00000000" w:rsidRPr="00000000">
              <w:rPr>
                <w:rtl w:val="0"/>
              </w:rPr>
              <w:t xml:space="preserve">-tableHeader: [TableHeader]</w:t>
            </w:r>
          </w:p>
          <w:p w:rsidR="00000000" w:rsidDel="00000000" w:rsidP="00000000" w:rsidRDefault="00000000" w:rsidRPr="00000000" w14:paraId="000006A7">
            <w:pPr>
              <w:numPr>
                <w:ilvl w:val="0"/>
                <w:numId w:val="8"/>
              </w:numPr>
              <w:ind w:left="720" w:hanging="360"/>
            </w:pPr>
            <w:r w:rsidDel="00000000" w:rsidR="00000000" w:rsidRPr="00000000">
              <w:rPr>
                <w:rtl w:val="0"/>
              </w:rPr>
              <w:t xml:space="preserve">Resizing Allowed : true</w:t>
            </w:r>
          </w:p>
          <w:p w:rsidR="00000000" w:rsidDel="00000000" w:rsidP="00000000" w:rsidRDefault="00000000" w:rsidRPr="00000000" w14:paraId="000006A8">
            <w:pPr>
              <w:numPr>
                <w:ilvl w:val="0"/>
                <w:numId w:val="8"/>
              </w:numPr>
              <w:ind w:left="720" w:hanging="360"/>
            </w:pPr>
            <w:r w:rsidDel="00000000" w:rsidR="00000000" w:rsidRPr="00000000">
              <w:rPr>
                <w:rtl w:val="0"/>
              </w:rPr>
              <w:t xml:space="preserve">Reordering Allowed: true</w:t>
            </w:r>
          </w:p>
          <w:p w:rsidR="00000000" w:rsidDel="00000000" w:rsidP="00000000" w:rsidRDefault="00000000" w:rsidRPr="00000000" w14:paraId="000006A9">
            <w:pPr>
              <w:ind w:firstLine="0"/>
              <w:rPr/>
            </w:pPr>
            <w:r w:rsidDel="00000000" w:rsidR="00000000" w:rsidRPr="00000000">
              <w:rPr>
                <w:rtl w:val="0"/>
              </w:rPr>
              <w:t xml:space="preserve">-Table Settings:</w:t>
            </w:r>
          </w:p>
          <w:p w:rsidR="00000000" w:rsidDel="00000000" w:rsidP="00000000" w:rsidRDefault="00000000" w:rsidRPr="00000000" w14:paraId="000006AA">
            <w:pPr>
              <w:ind w:firstLine="0"/>
              <w:rPr/>
            </w:pPr>
            <w:r w:rsidDel="00000000" w:rsidR="00000000" w:rsidRPr="00000000">
              <w:rPr>
                <w:rtl w:val="0"/>
              </w:rPr>
              <w:t xml:space="preserve">Column: 1</w:t>
              <w:br w:type="textWrapping"/>
              <w:t xml:space="preserve">Title: MA NH</w:t>
            </w:r>
          </w:p>
          <w:p w:rsidR="00000000" w:rsidDel="00000000" w:rsidP="00000000" w:rsidRDefault="00000000" w:rsidRPr="00000000" w14:paraId="000006AB">
            <w:pPr>
              <w:ind w:firstLine="0"/>
              <w:rPr/>
            </w:pPr>
            <w:r w:rsidDel="00000000" w:rsidR="00000000" w:rsidRPr="00000000">
              <w:rPr>
                <w:rtl w:val="0"/>
              </w:rPr>
              <w:t xml:space="preserve">Title: Object</w:t>
            </w:r>
          </w:p>
          <w:p w:rsidR="00000000" w:rsidDel="00000000" w:rsidP="00000000" w:rsidRDefault="00000000" w:rsidRPr="00000000" w14:paraId="000006AC">
            <w:pPr>
              <w:ind w:firstLine="0"/>
              <w:rPr/>
            </w:pPr>
            <w:r w:rsidDel="00000000" w:rsidR="00000000" w:rsidRPr="00000000">
              <w:rPr>
                <w:rtl w:val="0"/>
              </w:rPr>
              <w:t xml:space="preserve">Editable: false</w:t>
            </w:r>
          </w:p>
          <w:p w:rsidR="00000000" w:rsidDel="00000000" w:rsidP="00000000" w:rsidRDefault="00000000" w:rsidRPr="00000000" w14:paraId="000006AD">
            <w:pPr>
              <w:ind w:firstLine="0"/>
              <w:rPr/>
            </w:pPr>
            <w:r w:rsidDel="00000000" w:rsidR="00000000" w:rsidRPr="00000000">
              <w:rPr>
                <w:rtl w:val="0"/>
              </w:rPr>
              <w:t xml:space="preserve">Column: 2</w:t>
              <w:br w:type="textWrapping"/>
              <w:t xml:space="preserve">Title: HỌ VÀ TÊN</w:t>
            </w:r>
          </w:p>
          <w:p w:rsidR="00000000" w:rsidDel="00000000" w:rsidP="00000000" w:rsidRDefault="00000000" w:rsidRPr="00000000" w14:paraId="000006AE">
            <w:pPr>
              <w:ind w:firstLine="0"/>
              <w:rPr/>
            </w:pPr>
            <w:r w:rsidDel="00000000" w:rsidR="00000000" w:rsidRPr="00000000">
              <w:rPr>
                <w:rtl w:val="0"/>
              </w:rPr>
              <w:t xml:space="preserve">Title: Object</w:t>
            </w:r>
          </w:p>
          <w:p w:rsidR="00000000" w:rsidDel="00000000" w:rsidP="00000000" w:rsidRDefault="00000000" w:rsidRPr="00000000" w14:paraId="000006AF">
            <w:pPr>
              <w:ind w:firstLine="0"/>
              <w:rPr/>
            </w:pPr>
            <w:r w:rsidDel="00000000" w:rsidR="00000000" w:rsidRPr="00000000">
              <w:rPr>
                <w:rtl w:val="0"/>
              </w:rPr>
              <w:t xml:space="preserve">Editable: false</w:t>
            </w:r>
          </w:p>
          <w:p w:rsidR="00000000" w:rsidDel="00000000" w:rsidP="00000000" w:rsidRDefault="00000000" w:rsidRPr="00000000" w14:paraId="000006B0">
            <w:pPr>
              <w:ind w:firstLine="0"/>
              <w:rPr/>
            </w:pPr>
            <w:r w:rsidDel="00000000" w:rsidR="00000000" w:rsidRPr="00000000">
              <w:rPr>
                <w:rtl w:val="0"/>
              </w:rPr>
            </w:r>
          </w:p>
          <w:p w:rsidR="00000000" w:rsidDel="00000000" w:rsidP="00000000" w:rsidRDefault="00000000" w:rsidRPr="00000000" w14:paraId="000006B1">
            <w:pPr>
              <w:ind w:firstLine="0"/>
              <w:rPr/>
            </w:pPr>
            <w:r w:rsidDel="00000000" w:rsidR="00000000" w:rsidRPr="00000000">
              <w:rPr>
                <w:rtl w:val="0"/>
              </w:rPr>
              <w:t xml:space="preserve">Column: 3</w:t>
              <w:br w:type="textWrapping"/>
              <w:t xml:space="preserve">Title: ĐIỂM</w:t>
            </w:r>
          </w:p>
          <w:p w:rsidR="00000000" w:rsidDel="00000000" w:rsidP="00000000" w:rsidRDefault="00000000" w:rsidRPr="00000000" w14:paraId="000006B2">
            <w:pPr>
              <w:ind w:firstLine="0"/>
              <w:rPr/>
            </w:pPr>
            <w:r w:rsidDel="00000000" w:rsidR="00000000" w:rsidRPr="00000000">
              <w:rPr>
                <w:rtl w:val="0"/>
              </w:rPr>
              <w:t xml:space="preserve">Title: Object</w:t>
            </w:r>
          </w:p>
          <w:p w:rsidR="00000000" w:rsidDel="00000000" w:rsidP="00000000" w:rsidRDefault="00000000" w:rsidRPr="00000000" w14:paraId="000006B3">
            <w:pPr>
              <w:ind w:firstLine="0"/>
              <w:rPr/>
            </w:pPr>
            <w:r w:rsidDel="00000000" w:rsidR="00000000" w:rsidRPr="00000000">
              <w:rPr>
                <w:rtl w:val="0"/>
              </w:rPr>
              <w:t xml:space="preserve">Editable: false</w:t>
            </w:r>
          </w:p>
          <w:p w:rsidR="00000000" w:rsidDel="00000000" w:rsidP="00000000" w:rsidRDefault="00000000" w:rsidRPr="00000000" w14:paraId="000006B4">
            <w:pPr>
              <w:ind w:firstLine="0"/>
              <w:rPr/>
            </w:pPr>
            <w:r w:rsidDel="00000000" w:rsidR="00000000" w:rsidRPr="00000000">
              <w:rPr>
                <w:rtl w:val="0"/>
              </w:rPr>
            </w:r>
          </w:p>
          <w:p w:rsidR="00000000" w:rsidDel="00000000" w:rsidP="00000000" w:rsidRDefault="00000000" w:rsidRPr="00000000" w14:paraId="000006B5">
            <w:pPr>
              <w:ind w:firstLine="0"/>
              <w:rPr/>
            </w:pPr>
            <w:r w:rsidDel="00000000" w:rsidR="00000000" w:rsidRPr="00000000">
              <w:rPr>
                <w:rtl w:val="0"/>
              </w:rPr>
              <w:t xml:space="preserve">Column: 4</w:t>
              <w:br w:type="textWrapping"/>
              <w:t xml:space="preserve">Title: XẾP LOẠI</w:t>
            </w:r>
          </w:p>
          <w:p w:rsidR="00000000" w:rsidDel="00000000" w:rsidP="00000000" w:rsidRDefault="00000000" w:rsidRPr="00000000" w14:paraId="000006B6">
            <w:pPr>
              <w:ind w:firstLine="0"/>
              <w:rPr/>
            </w:pPr>
            <w:r w:rsidDel="00000000" w:rsidR="00000000" w:rsidRPr="00000000">
              <w:rPr>
                <w:rtl w:val="0"/>
              </w:rPr>
              <w:t xml:space="preserve">Title: Object</w:t>
            </w:r>
          </w:p>
          <w:p w:rsidR="00000000" w:rsidDel="00000000" w:rsidP="00000000" w:rsidRDefault="00000000" w:rsidRPr="00000000" w14:paraId="000006B7">
            <w:pPr>
              <w:ind w:firstLine="0"/>
              <w:rPr/>
            </w:pPr>
            <w:r w:rsidDel="00000000" w:rsidR="00000000" w:rsidRPr="00000000">
              <w:rPr>
                <w:rtl w:val="0"/>
              </w:rPr>
              <w:t xml:space="preserve">Editable: false</w:t>
            </w:r>
          </w:p>
          <w:p w:rsidR="00000000" w:rsidDel="00000000" w:rsidP="00000000" w:rsidRDefault="00000000" w:rsidRPr="00000000" w14:paraId="000006B8">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B9">
            <w:pPr>
              <w:ind w:firstLine="0"/>
              <w:rPr/>
            </w:pPr>
            <w:r w:rsidDel="00000000" w:rsidR="00000000" w:rsidRPr="00000000">
              <w:rPr>
                <w:rtl w:val="0"/>
              </w:rPr>
              <w:t xml:space="preserve">15</w:t>
            </w:r>
          </w:p>
        </w:tc>
        <w:tc>
          <w:tcPr/>
          <w:p w:rsidR="00000000" w:rsidDel="00000000" w:rsidP="00000000" w:rsidRDefault="00000000" w:rsidRPr="00000000" w14:paraId="000006BA">
            <w:pPr>
              <w:ind w:firstLine="0"/>
              <w:rPr/>
            </w:pPr>
            <w:r w:rsidDel="00000000" w:rsidR="00000000" w:rsidRPr="00000000">
              <w:rPr>
                <w:rtl w:val="0"/>
              </w:rPr>
              <w:t xml:space="preserve">JScrollPane3</w:t>
            </w:r>
          </w:p>
        </w:tc>
        <w:tc>
          <w:tcPr/>
          <w:p w:rsidR="00000000" w:rsidDel="00000000" w:rsidP="00000000" w:rsidRDefault="00000000" w:rsidRPr="00000000" w14:paraId="000006BB">
            <w:pPr>
              <w:ind w:firstLine="0"/>
              <w:rPr/>
            </w:pPr>
            <w:r w:rsidDel="00000000" w:rsidR="00000000" w:rsidRPr="00000000">
              <w:rPr>
                <w:rtl w:val="0"/>
              </w:rPr>
              <w:t xml:space="preserve">JScrollPane</w:t>
            </w:r>
          </w:p>
        </w:tc>
        <w:tc>
          <w:tcPr/>
          <w:p w:rsidR="00000000" w:rsidDel="00000000" w:rsidP="00000000" w:rsidRDefault="00000000" w:rsidRPr="00000000" w14:paraId="000006BC">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BD">
            <w:pPr>
              <w:ind w:firstLine="0"/>
              <w:rPr/>
            </w:pPr>
            <w:r w:rsidDel="00000000" w:rsidR="00000000" w:rsidRPr="00000000">
              <w:rPr>
                <w:rtl w:val="0"/>
              </w:rPr>
              <w:t xml:space="preserve">16</w:t>
            </w:r>
          </w:p>
        </w:tc>
        <w:tc>
          <w:tcPr/>
          <w:p w:rsidR="00000000" w:rsidDel="00000000" w:rsidP="00000000" w:rsidRDefault="00000000" w:rsidRPr="00000000" w14:paraId="000006BE">
            <w:pPr>
              <w:ind w:firstLine="0"/>
              <w:rPr/>
            </w:pPr>
            <w:r w:rsidDel="00000000" w:rsidR="00000000" w:rsidRPr="00000000">
              <w:rPr>
                <w:rtl w:val="0"/>
              </w:rPr>
              <w:t xml:space="preserve">tblKhoahoc</w:t>
            </w:r>
          </w:p>
        </w:tc>
        <w:tc>
          <w:tcPr/>
          <w:p w:rsidR="00000000" w:rsidDel="00000000" w:rsidP="00000000" w:rsidRDefault="00000000" w:rsidRPr="00000000" w14:paraId="000006BF">
            <w:pPr>
              <w:ind w:firstLine="0"/>
              <w:rPr/>
            </w:pPr>
            <w:r w:rsidDel="00000000" w:rsidR="00000000" w:rsidRPr="00000000">
              <w:rPr>
                <w:rtl w:val="0"/>
              </w:rPr>
              <w:t xml:space="preserve">JTable</w:t>
            </w:r>
          </w:p>
        </w:tc>
        <w:tc>
          <w:tcPr/>
          <w:p w:rsidR="00000000" w:rsidDel="00000000" w:rsidP="00000000" w:rsidRDefault="00000000" w:rsidRPr="00000000" w14:paraId="000006C0">
            <w:pPr>
              <w:ind w:firstLine="0"/>
              <w:rPr/>
            </w:pPr>
            <w:r w:rsidDel="00000000" w:rsidR="00000000" w:rsidRPr="00000000">
              <w:rPr>
                <w:rtl w:val="0"/>
              </w:rPr>
              <w:t xml:space="preserve">- model : [TableModel]</w:t>
            </w:r>
          </w:p>
          <w:p w:rsidR="00000000" w:rsidDel="00000000" w:rsidP="00000000" w:rsidRDefault="00000000" w:rsidRPr="00000000" w14:paraId="000006C1">
            <w:pPr>
              <w:ind w:firstLine="0"/>
              <w:rPr/>
            </w:pPr>
            <w:r w:rsidDel="00000000" w:rsidR="00000000" w:rsidRPr="00000000">
              <w:rPr>
                <w:rtl w:val="0"/>
              </w:rPr>
              <w:t xml:space="preserve">-rowHeight: 25</w:t>
            </w:r>
          </w:p>
          <w:p w:rsidR="00000000" w:rsidDel="00000000" w:rsidP="00000000" w:rsidRDefault="00000000" w:rsidRPr="00000000" w14:paraId="000006C2">
            <w:pPr>
              <w:ind w:firstLine="0"/>
              <w:rPr/>
            </w:pPr>
            <w:r w:rsidDel="00000000" w:rsidR="00000000" w:rsidRPr="00000000">
              <w:rPr>
                <w:rtl w:val="0"/>
              </w:rPr>
              <w:t xml:space="preserve">-rowWidth: 25</w:t>
            </w:r>
          </w:p>
          <w:p w:rsidR="00000000" w:rsidDel="00000000" w:rsidP="00000000" w:rsidRDefault="00000000" w:rsidRPr="00000000" w14:paraId="000006C3">
            <w:pPr>
              <w:ind w:firstLine="0"/>
              <w:rPr/>
            </w:pPr>
            <w:r w:rsidDel="00000000" w:rsidR="00000000" w:rsidRPr="00000000">
              <w:rPr>
                <w:rtl w:val="0"/>
              </w:rPr>
              <w:t xml:space="preserve">-tableHeader: [TableHeader]</w:t>
            </w:r>
          </w:p>
          <w:p w:rsidR="00000000" w:rsidDel="00000000" w:rsidP="00000000" w:rsidRDefault="00000000" w:rsidRPr="00000000" w14:paraId="000006C4">
            <w:pPr>
              <w:numPr>
                <w:ilvl w:val="0"/>
                <w:numId w:val="8"/>
              </w:numPr>
              <w:ind w:left="720" w:hanging="360"/>
            </w:pPr>
            <w:r w:rsidDel="00000000" w:rsidR="00000000" w:rsidRPr="00000000">
              <w:rPr>
                <w:rtl w:val="0"/>
              </w:rPr>
              <w:t xml:space="preserve">Resizing Allowed : true</w:t>
            </w:r>
          </w:p>
          <w:p w:rsidR="00000000" w:rsidDel="00000000" w:rsidP="00000000" w:rsidRDefault="00000000" w:rsidRPr="00000000" w14:paraId="000006C5">
            <w:pPr>
              <w:numPr>
                <w:ilvl w:val="0"/>
                <w:numId w:val="8"/>
              </w:numPr>
              <w:ind w:left="720" w:hanging="360"/>
            </w:pPr>
            <w:r w:rsidDel="00000000" w:rsidR="00000000" w:rsidRPr="00000000">
              <w:rPr>
                <w:rtl w:val="0"/>
              </w:rPr>
              <w:t xml:space="preserve">Reordering Allowed: true</w:t>
            </w:r>
          </w:p>
          <w:p w:rsidR="00000000" w:rsidDel="00000000" w:rsidP="00000000" w:rsidRDefault="00000000" w:rsidRPr="00000000" w14:paraId="000006C6">
            <w:pPr>
              <w:ind w:firstLine="0"/>
              <w:rPr/>
            </w:pPr>
            <w:r w:rsidDel="00000000" w:rsidR="00000000" w:rsidRPr="00000000">
              <w:rPr>
                <w:rtl w:val="0"/>
              </w:rPr>
              <w:t xml:space="preserve">-Table Settings:</w:t>
            </w:r>
          </w:p>
          <w:p w:rsidR="00000000" w:rsidDel="00000000" w:rsidP="00000000" w:rsidRDefault="00000000" w:rsidRPr="00000000" w14:paraId="000006C7">
            <w:pPr>
              <w:ind w:firstLine="0"/>
              <w:rPr/>
            </w:pPr>
            <w:r w:rsidDel="00000000" w:rsidR="00000000" w:rsidRPr="00000000">
              <w:rPr>
                <w:rtl w:val="0"/>
              </w:rPr>
              <w:t xml:space="preserve">Column: 1</w:t>
              <w:br w:type="textWrapping"/>
              <w:t xml:space="preserve">Title: CHUYÊN ĐỀ</w:t>
            </w:r>
          </w:p>
          <w:p w:rsidR="00000000" w:rsidDel="00000000" w:rsidP="00000000" w:rsidRDefault="00000000" w:rsidRPr="00000000" w14:paraId="000006C8">
            <w:pPr>
              <w:ind w:firstLine="0"/>
              <w:rPr/>
            </w:pPr>
            <w:r w:rsidDel="00000000" w:rsidR="00000000" w:rsidRPr="00000000">
              <w:rPr>
                <w:rtl w:val="0"/>
              </w:rPr>
              <w:t xml:space="preserve">Title: Object</w:t>
            </w:r>
          </w:p>
          <w:p w:rsidR="00000000" w:rsidDel="00000000" w:rsidP="00000000" w:rsidRDefault="00000000" w:rsidRPr="00000000" w14:paraId="000006C9">
            <w:pPr>
              <w:ind w:firstLine="0"/>
              <w:rPr/>
            </w:pPr>
            <w:r w:rsidDel="00000000" w:rsidR="00000000" w:rsidRPr="00000000">
              <w:rPr>
                <w:rtl w:val="0"/>
              </w:rPr>
              <w:t xml:space="preserve">Editable: false</w:t>
            </w:r>
          </w:p>
          <w:p w:rsidR="00000000" w:rsidDel="00000000" w:rsidP="00000000" w:rsidRDefault="00000000" w:rsidRPr="00000000" w14:paraId="000006CA">
            <w:pPr>
              <w:ind w:firstLine="0"/>
              <w:rPr/>
            </w:pPr>
            <w:r w:rsidDel="00000000" w:rsidR="00000000" w:rsidRPr="00000000">
              <w:rPr>
                <w:rtl w:val="0"/>
              </w:rPr>
            </w:r>
          </w:p>
          <w:p w:rsidR="00000000" w:rsidDel="00000000" w:rsidP="00000000" w:rsidRDefault="00000000" w:rsidRPr="00000000" w14:paraId="000006CB">
            <w:pPr>
              <w:ind w:firstLine="0"/>
              <w:rPr/>
            </w:pPr>
            <w:r w:rsidDel="00000000" w:rsidR="00000000" w:rsidRPr="00000000">
              <w:rPr>
                <w:rtl w:val="0"/>
              </w:rPr>
              <w:t xml:space="preserve">Column: 2</w:t>
              <w:br w:type="textWrapping"/>
              <w:t xml:space="preserve">Title: TỔNG SỐ HV</w:t>
            </w:r>
          </w:p>
          <w:p w:rsidR="00000000" w:rsidDel="00000000" w:rsidP="00000000" w:rsidRDefault="00000000" w:rsidRPr="00000000" w14:paraId="000006CC">
            <w:pPr>
              <w:ind w:firstLine="0"/>
              <w:rPr/>
            </w:pPr>
            <w:r w:rsidDel="00000000" w:rsidR="00000000" w:rsidRPr="00000000">
              <w:rPr>
                <w:rtl w:val="0"/>
              </w:rPr>
              <w:t xml:space="preserve">Title: Object</w:t>
            </w:r>
          </w:p>
          <w:p w:rsidR="00000000" w:rsidDel="00000000" w:rsidP="00000000" w:rsidRDefault="00000000" w:rsidRPr="00000000" w14:paraId="000006CD">
            <w:pPr>
              <w:ind w:firstLine="0"/>
              <w:rPr/>
            </w:pPr>
            <w:r w:rsidDel="00000000" w:rsidR="00000000" w:rsidRPr="00000000">
              <w:rPr>
                <w:rtl w:val="0"/>
              </w:rPr>
              <w:t xml:space="preserve">Editable: false</w:t>
            </w:r>
          </w:p>
          <w:p w:rsidR="00000000" w:rsidDel="00000000" w:rsidP="00000000" w:rsidRDefault="00000000" w:rsidRPr="00000000" w14:paraId="000006CE">
            <w:pPr>
              <w:ind w:firstLine="0"/>
              <w:rPr/>
            </w:pPr>
            <w:r w:rsidDel="00000000" w:rsidR="00000000" w:rsidRPr="00000000">
              <w:rPr>
                <w:rtl w:val="0"/>
              </w:rPr>
            </w:r>
          </w:p>
          <w:p w:rsidR="00000000" w:rsidDel="00000000" w:rsidP="00000000" w:rsidRDefault="00000000" w:rsidRPr="00000000" w14:paraId="000006CF">
            <w:pPr>
              <w:ind w:firstLine="0"/>
              <w:rPr/>
            </w:pPr>
            <w:r w:rsidDel="00000000" w:rsidR="00000000" w:rsidRPr="00000000">
              <w:rPr>
                <w:rtl w:val="0"/>
              </w:rPr>
            </w:r>
          </w:p>
          <w:p w:rsidR="00000000" w:rsidDel="00000000" w:rsidP="00000000" w:rsidRDefault="00000000" w:rsidRPr="00000000" w14:paraId="000006D0">
            <w:pPr>
              <w:ind w:firstLine="0"/>
              <w:rPr/>
            </w:pPr>
            <w:r w:rsidDel="00000000" w:rsidR="00000000" w:rsidRPr="00000000">
              <w:rPr>
                <w:rtl w:val="0"/>
              </w:rPr>
              <w:t xml:space="preserve">Column: 3 </w:t>
            </w:r>
          </w:p>
          <w:p w:rsidR="00000000" w:rsidDel="00000000" w:rsidP="00000000" w:rsidRDefault="00000000" w:rsidRPr="00000000" w14:paraId="000006D1">
            <w:pPr>
              <w:ind w:firstLine="0"/>
              <w:rPr/>
            </w:pPr>
            <w:r w:rsidDel="00000000" w:rsidR="00000000" w:rsidRPr="00000000">
              <w:rPr>
                <w:rtl w:val="0"/>
              </w:rPr>
              <w:t xml:space="preserve">Title: CAO NHẤT</w:t>
            </w:r>
          </w:p>
          <w:p w:rsidR="00000000" w:rsidDel="00000000" w:rsidP="00000000" w:rsidRDefault="00000000" w:rsidRPr="00000000" w14:paraId="000006D2">
            <w:pPr>
              <w:ind w:firstLine="0"/>
              <w:rPr/>
            </w:pPr>
            <w:r w:rsidDel="00000000" w:rsidR="00000000" w:rsidRPr="00000000">
              <w:rPr>
                <w:rtl w:val="0"/>
              </w:rPr>
              <w:t xml:space="preserve">Title: Object</w:t>
            </w:r>
          </w:p>
          <w:p w:rsidR="00000000" w:rsidDel="00000000" w:rsidP="00000000" w:rsidRDefault="00000000" w:rsidRPr="00000000" w14:paraId="000006D3">
            <w:pPr>
              <w:ind w:firstLine="0"/>
              <w:rPr/>
            </w:pPr>
            <w:r w:rsidDel="00000000" w:rsidR="00000000" w:rsidRPr="00000000">
              <w:rPr>
                <w:rtl w:val="0"/>
              </w:rPr>
              <w:t xml:space="preserve">Editable: false</w:t>
              <w:br w:type="textWrapping"/>
              <w:br w:type="textWrapping"/>
              <w:br w:type="textWrapping"/>
              <w:t xml:space="preserve">Column: 4</w:t>
              <w:br w:type="textWrapping"/>
              <w:t xml:space="preserve">Title: THẤP NHẤT </w:t>
            </w:r>
          </w:p>
          <w:p w:rsidR="00000000" w:rsidDel="00000000" w:rsidP="00000000" w:rsidRDefault="00000000" w:rsidRPr="00000000" w14:paraId="000006D4">
            <w:pPr>
              <w:ind w:firstLine="0"/>
              <w:rPr/>
            </w:pPr>
            <w:r w:rsidDel="00000000" w:rsidR="00000000" w:rsidRPr="00000000">
              <w:rPr>
                <w:rtl w:val="0"/>
              </w:rPr>
              <w:t xml:space="preserve">Title: Object</w:t>
            </w:r>
          </w:p>
          <w:p w:rsidR="00000000" w:rsidDel="00000000" w:rsidP="00000000" w:rsidRDefault="00000000" w:rsidRPr="00000000" w14:paraId="000006D5">
            <w:pPr>
              <w:ind w:firstLine="0"/>
              <w:rPr/>
            </w:pPr>
            <w:r w:rsidDel="00000000" w:rsidR="00000000" w:rsidRPr="00000000">
              <w:rPr>
                <w:rtl w:val="0"/>
              </w:rPr>
              <w:t xml:space="preserve">Editable: false</w:t>
            </w:r>
          </w:p>
          <w:p w:rsidR="00000000" w:rsidDel="00000000" w:rsidP="00000000" w:rsidRDefault="00000000" w:rsidRPr="00000000" w14:paraId="000006D6">
            <w:pPr>
              <w:ind w:firstLine="0"/>
              <w:rPr/>
            </w:pPr>
            <w:r w:rsidDel="00000000" w:rsidR="00000000" w:rsidRPr="00000000">
              <w:rPr>
                <w:rtl w:val="0"/>
              </w:rPr>
            </w:r>
          </w:p>
          <w:p w:rsidR="00000000" w:rsidDel="00000000" w:rsidP="00000000" w:rsidRDefault="00000000" w:rsidRPr="00000000" w14:paraId="000006D7">
            <w:pPr>
              <w:ind w:firstLine="0"/>
              <w:rPr/>
            </w:pPr>
            <w:r w:rsidDel="00000000" w:rsidR="00000000" w:rsidRPr="00000000">
              <w:rPr>
                <w:rtl w:val="0"/>
              </w:rPr>
              <w:t xml:space="preserve">Column: 5</w:t>
              <w:br w:type="textWrapping"/>
              <w:t xml:space="preserve">Title: ĐIỂM TRUNG BÌNH</w:t>
            </w:r>
          </w:p>
          <w:p w:rsidR="00000000" w:rsidDel="00000000" w:rsidP="00000000" w:rsidRDefault="00000000" w:rsidRPr="00000000" w14:paraId="000006D8">
            <w:pPr>
              <w:ind w:firstLine="0"/>
              <w:rPr/>
            </w:pPr>
            <w:r w:rsidDel="00000000" w:rsidR="00000000" w:rsidRPr="00000000">
              <w:rPr>
                <w:rtl w:val="0"/>
              </w:rPr>
              <w:t xml:space="preserve">Title: Object</w:t>
            </w:r>
          </w:p>
          <w:p w:rsidR="00000000" w:rsidDel="00000000" w:rsidP="00000000" w:rsidRDefault="00000000" w:rsidRPr="00000000" w14:paraId="000006D9">
            <w:pPr>
              <w:ind w:firstLine="0"/>
              <w:rPr/>
            </w:pPr>
            <w:r w:rsidDel="00000000" w:rsidR="00000000" w:rsidRPr="00000000">
              <w:rPr>
                <w:rtl w:val="0"/>
              </w:rPr>
              <w:t xml:space="preserve">Editable: false</w:t>
            </w:r>
          </w:p>
          <w:p w:rsidR="00000000" w:rsidDel="00000000" w:rsidP="00000000" w:rsidRDefault="00000000" w:rsidRPr="00000000" w14:paraId="000006DA">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DB">
            <w:pPr>
              <w:ind w:firstLine="0"/>
              <w:rPr/>
            </w:pPr>
            <w:r w:rsidDel="00000000" w:rsidR="00000000" w:rsidRPr="00000000">
              <w:rPr>
                <w:rtl w:val="0"/>
              </w:rPr>
              <w:t xml:space="preserve">17</w:t>
            </w:r>
          </w:p>
        </w:tc>
        <w:tc>
          <w:tcPr/>
          <w:p w:rsidR="00000000" w:rsidDel="00000000" w:rsidP="00000000" w:rsidRDefault="00000000" w:rsidRPr="00000000" w14:paraId="000006DC">
            <w:pPr>
              <w:ind w:firstLine="0"/>
              <w:rPr/>
            </w:pPr>
            <w:r w:rsidDel="00000000" w:rsidR="00000000" w:rsidRPr="00000000">
              <w:rPr>
                <w:rtl w:val="0"/>
              </w:rPr>
              <w:t xml:space="preserve">pnlTruongphong</w:t>
            </w:r>
          </w:p>
        </w:tc>
        <w:tc>
          <w:tcPr/>
          <w:p w:rsidR="00000000" w:rsidDel="00000000" w:rsidP="00000000" w:rsidRDefault="00000000" w:rsidRPr="00000000" w14:paraId="000006DD">
            <w:pPr>
              <w:ind w:firstLine="0"/>
              <w:rPr/>
            </w:pPr>
            <w:r w:rsidDel="00000000" w:rsidR="00000000" w:rsidRPr="00000000">
              <w:rPr>
                <w:rtl w:val="0"/>
              </w:rPr>
              <w:t xml:space="preserve">JPanel</w:t>
            </w:r>
          </w:p>
        </w:tc>
        <w:tc>
          <w:tcPr/>
          <w:p w:rsidR="00000000" w:rsidDel="00000000" w:rsidP="00000000" w:rsidRDefault="00000000" w:rsidRPr="00000000" w14:paraId="000006DE">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DF">
            <w:pPr>
              <w:ind w:firstLine="0"/>
              <w:rPr/>
            </w:pPr>
            <w:r w:rsidDel="00000000" w:rsidR="00000000" w:rsidRPr="00000000">
              <w:rPr>
                <w:rtl w:val="0"/>
              </w:rPr>
              <w:t xml:space="preserve">18</w:t>
            </w:r>
          </w:p>
        </w:tc>
        <w:tc>
          <w:tcPr/>
          <w:p w:rsidR="00000000" w:rsidDel="00000000" w:rsidP="00000000" w:rsidRDefault="00000000" w:rsidRPr="00000000" w14:paraId="000006E0">
            <w:pPr>
              <w:ind w:firstLine="0"/>
              <w:rPr/>
            </w:pPr>
            <w:r w:rsidDel="00000000" w:rsidR="00000000" w:rsidRPr="00000000">
              <w:rPr>
                <w:rtl w:val="0"/>
              </w:rPr>
              <w:t xml:space="preserve">jPanel1</w:t>
            </w:r>
          </w:p>
        </w:tc>
        <w:tc>
          <w:tcPr/>
          <w:p w:rsidR="00000000" w:rsidDel="00000000" w:rsidP="00000000" w:rsidRDefault="00000000" w:rsidRPr="00000000" w14:paraId="000006E1">
            <w:pPr>
              <w:ind w:firstLine="0"/>
              <w:rPr/>
            </w:pPr>
            <w:r w:rsidDel="00000000" w:rsidR="00000000" w:rsidRPr="00000000">
              <w:rPr>
                <w:rtl w:val="0"/>
              </w:rPr>
              <w:t xml:space="preserve">JPanel</w:t>
            </w:r>
          </w:p>
        </w:tc>
        <w:tc>
          <w:tcPr/>
          <w:p w:rsidR="00000000" w:rsidDel="00000000" w:rsidP="00000000" w:rsidRDefault="00000000" w:rsidRPr="00000000" w14:paraId="000006E2">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E3">
            <w:pPr>
              <w:ind w:firstLine="0"/>
              <w:rPr/>
            </w:pPr>
            <w:r w:rsidDel="00000000" w:rsidR="00000000" w:rsidRPr="00000000">
              <w:rPr>
                <w:rtl w:val="0"/>
              </w:rPr>
              <w:t xml:space="preserve">19</w:t>
            </w:r>
          </w:p>
        </w:tc>
        <w:tc>
          <w:tcPr/>
          <w:p w:rsidR="00000000" w:rsidDel="00000000" w:rsidP="00000000" w:rsidRDefault="00000000" w:rsidRPr="00000000" w14:paraId="000006E4">
            <w:pPr>
              <w:ind w:firstLine="0"/>
              <w:rPr/>
            </w:pPr>
            <w:r w:rsidDel="00000000" w:rsidR="00000000" w:rsidRPr="00000000">
              <w:rPr>
                <w:rtl w:val="0"/>
              </w:rPr>
              <w:t xml:space="preserve">lblNam</w:t>
            </w:r>
          </w:p>
        </w:tc>
        <w:tc>
          <w:tcPr/>
          <w:p w:rsidR="00000000" w:rsidDel="00000000" w:rsidP="00000000" w:rsidRDefault="00000000" w:rsidRPr="00000000" w14:paraId="000006E5">
            <w:pPr>
              <w:ind w:firstLine="0"/>
              <w:rPr/>
            </w:pPr>
            <w:r w:rsidDel="00000000" w:rsidR="00000000" w:rsidRPr="00000000">
              <w:rPr>
                <w:rtl w:val="0"/>
              </w:rPr>
              <w:t xml:space="preserve">JLabel</w:t>
            </w:r>
          </w:p>
        </w:tc>
        <w:tc>
          <w:tcPr/>
          <w:p w:rsidR="00000000" w:rsidDel="00000000" w:rsidP="00000000" w:rsidRDefault="00000000" w:rsidRPr="00000000" w14:paraId="000006E6">
            <w:pPr>
              <w:ind w:firstLine="0"/>
              <w:rPr/>
            </w:pPr>
            <w:r w:rsidDel="00000000" w:rsidR="00000000" w:rsidRPr="00000000">
              <w:rPr>
                <w:rtl w:val="0"/>
              </w:rPr>
              <w:t xml:space="preserve">Text : NĂM</w:t>
            </w:r>
          </w:p>
        </w:tc>
      </w:tr>
      <w:tr>
        <w:trPr>
          <w:cantSplit w:val="0"/>
          <w:tblHeader w:val="0"/>
        </w:trPr>
        <w:tc>
          <w:tcPr/>
          <w:p w:rsidR="00000000" w:rsidDel="00000000" w:rsidP="00000000" w:rsidRDefault="00000000" w:rsidRPr="00000000" w14:paraId="000006E7">
            <w:pPr>
              <w:ind w:firstLine="0"/>
              <w:rPr/>
            </w:pPr>
            <w:r w:rsidDel="00000000" w:rsidR="00000000" w:rsidRPr="00000000">
              <w:rPr>
                <w:rtl w:val="0"/>
              </w:rPr>
              <w:t xml:space="preserve">20</w:t>
            </w:r>
          </w:p>
        </w:tc>
        <w:tc>
          <w:tcPr/>
          <w:p w:rsidR="00000000" w:rsidDel="00000000" w:rsidP="00000000" w:rsidRDefault="00000000" w:rsidRPr="00000000" w14:paraId="000006E8">
            <w:pPr>
              <w:ind w:firstLine="0"/>
              <w:rPr/>
            </w:pPr>
            <w:r w:rsidDel="00000000" w:rsidR="00000000" w:rsidRPr="00000000">
              <w:rPr>
                <w:rtl w:val="0"/>
              </w:rPr>
              <w:t xml:space="preserve">cboNam</w:t>
            </w:r>
          </w:p>
        </w:tc>
        <w:tc>
          <w:tcPr/>
          <w:p w:rsidR="00000000" w:rsidDel="00000000" w:rsidP="00000000" w:rsidRDefault="00000000" w:rsidRPr="00000000" w14:paraId="000006E9">
            <w:pPr>
              <w:ind w:firstLine="0"/>
              <w:rPr/>
            </w:pPr>
            <w:r w:rsidDel="00000000" w:rsidR="00000000" w:rsidRPr="00000000">
              <w:rPr>
                <w:rtl w:val="0"/>
              </w:rPr>
              <w:t xml:space="preserve">JComboBox</w:t>
            </w:r>
          </w:p>
        </w:tc>
        <w:tc>
          <w:tcPr/>
          <w:p w:rsidR="00000000" w:rsidDel="00000000" w:rsidP="00000000" w:rsidRDefault="00000000" w:rsidRPr="00000000" w14:paraId="000006EA">
            <w:pPr>
              <w:ind w:firstLine="0"/>
              <w:rPr/>
            </w:pPr>
            <w:r w:rsidDel="00000000" w:rsidR="00000000" w:rsidRPr="00000000">
              <w:rPr>
                <w:rtl w:val="0"/>
              </w:rPr>
              <w:t xml:space="preserve">Model:</w:t>
              <w:br w:type="textWrapping"/>
              <w:t xml:space="preserve">Editable: false</w:t>
            </w:r>
          </w:p>
        </w:tc>
      </w:tr>
      <w:tr>
        <w:trPr>
          <w:cantSplit w:val="0"/>
          <w:tblHeader w:val="0"/>
        </w:trPr>
        <w:tc>
          <w:tcPr/>
          <w:p w:rsidR="00000000" w:rsidDel="00000000" w:rsidP="00000000" w:rsidRDefault="00000000" w:rsidRPr="00000000" w14:paraId="000006EB">
            <w:pPr>
              <w:ind w:firstLine="0"/>
              <w:rPr/>
            </w:pPr>
            <w:r w:rsidDel="00000000" w:rsidR="00000000" w:rsidRPr="00000000">
              <w:rPr>
                <w:rtl w:val="0"/>
              </w:rPr>
              <w:t xml:space="preserve">21</w:t>
            </w:r>
          </w:p>
        </w:tc>
        <w:tc>
          <w:tcPr/>
          <w:p w:rsidR="00000000" w:rsidDel="00000000" w:rsidP="00000000" w:rsidRDefault="00000000" w:rsidRPr="00000000" w14:paraId="000006EC">
            <w:pPr>
              <w:ind w:firstLine="0"/>
              <w:rPr/>
            </w:pPr>
            <w:r w:rsidDel="00000000" w:rsidR="00000000" w:rsidRPr="00000000">
              <w:rPr>
                <w:rtl w:val="0"/>
              </w:rPr>
              <w:t xml:space="preserve">JScrollPane4</w:t>
            </w:r>
          </w:p>
        </w:tc>
        <w:tc>
          <w:tcPr/>
          <w:p w:rsidR="00000000" w:rsidDel="00000000" w:rsidP="00000000" w:rsidRDefault="00000000" w:rsidRPr="00000000" w14:paraId="000006ED">
            <w:pPr>
              <w:ind w:firstLine="0"/>
              <w:rPr/>
            </w:pPr>
            <w:r w:rsidDel="00000000" w:rsidR="00000000" w:rsidRPr="00000000">
              <w:rPr>
                <w:rtl w:val="0"/>
              </w:rPr>
              <w:t xml:space="preserve">JScrollPane</w:t>
            </w:r>
          </w:p>
        </w:tc>
        <w:tc>
          <w:tcPr/>
          <w:p w:rsidR="00000000" w:rsidDel="00000000" w:rsidP="00000000" w:rsidRDefault="00000000" w:rsidRPr="00000000" w14:paraId="000006EE">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6EF">
            <w:pPr>
              <w:ind w:firstLine="0"/>
              <w:rPr/>
            </w:pPr>
            <w:r w:rsidDel="00000000" w:rsidR="00000000" w:rsidRPr="00000000">
              <w:rPr>
                <w:rtl w:val="0"/>
              </w:rPr>
              <w:t xml:space="preserve">22</w:t>
            </w:r>
          </w:p>
        </w:tc>
        <w:tc>
          <w:tcPr/>
          <w:p w:rsidR="00000000" w:rsidDel="00000000" w:rsidP="00000000" w:rsidRDefault="00000000" w:rsidRPr="00000000" w14:paraId="000006F0">
            <w:pPr>
              <w:ind w:firstLine="0"/>
              <w:rPr/>
            </w:pPr>
            <w:r w:rsidDel="00000000" w:rsidR="00000000" w:rsidRPr="00000000">
              <w:rPr>
                <w:rtl w:val="0"/>
              </w:rPr>
              <w:t xml:space="preserve">tblDoanhthu</w:t>
            </w:r>
          </w:p>
        </w:tc>
        <w:tc>
          <w:tcPr/>
          <w:p w:rsidR="00000000" w:rsidDel="00000000" w:rsidP="00000000" w:rsidRDefault="00000000" w:rsidRPr="00000000" w14:paraId="000006F1">
            <w:pPr>
              <w:ind w:firstLine="0"/>
              <w:rPr/>
            </w:pPr>
            <w:r w:rsidDel="00000000" w:rsidR="00000000" w:rsidRPr="00000000">
              <w:rPr>
                <w:rtl w:val="0"/>
              </w:rPr>
              <w:t xml:space="preserve">JTable</w:t>
            </w:r>
          </w:p>
        </w:tc>
        <w:tc>
          <w:tcPr/>
          <w:p w:rsidR="00000000" w:rsidDel="00000000" w:rsidP="00000000" w:rsidRDefault="00000000" w:rsidRPr="00000000" w14:paraId="000006F2">
            <w:pPr>
              <w:ind w:firstLine="0"/>
              <w:rPr/>
            </w:pPr>
            <w:r w:rsidDel="00000000" w:rsidR="00000000" w:rsidRPr="00000000">
              <w:rPr>
                <w:rtl w:val="0"/>
              </w:rPr>
              <w:t xml:space="preserve">- model : [TableModel]</w:t>
            </w:r>
          </w:p>
          <w:p w:rsidR="00000000" w:rsidDel="00000000" w:rsidP="00000000" w:rsidRDefault="00000000" w:rsidRPr="00000000" w14:paraId="000006F3">
            <w:pPr>
              <w:ind w:firstLine="0"/>
              <w:rPr/>
            </w:pPr>
            <w:r w:rsidDel="00000000" w:rsidR="00000000" w:rsidRPr="00000000">
              <w:rPr>
                <w:rtl w:val="0"/>
              </w:rPr>
              <w:t xml:space="preserve">-rowHeight: 25</w:t>
            </w:r>
          </w:p>
          <w:p w:rsidR="00000000" w:rsidDel="00000000" w:rsidP="00000000" w:rsidRDefault="00000000" w:rsidRPr="00000000" w14:paraId="000006F4">
            <w:pPr>
              <w:ind w:firstLine="0"/>
              <w:rPr/>
            </w:pPr>
            <w:r w:rsidDel="00000000" w:rsidR="00000000" w:rsidRPr="00000000">
              <w:rPr>
                <w:rtl w:val="0"/>
              </w:rPr>
              <w:t xml:space="preserve">-rowWidth: 25</w:t>
            </w:r>
          </w:p>
          <w:p w:rsidR="00000000" w:rsidDel="00000000" w:rsidP="00000000" w:rsidRDefault="00000000" w:rsidRPr="00000000" w14:paraId="000006F5">
            <w:pPr>
              <w:ind w:firstLine="0"/>
              <w:rPr/>
            </w:pPr>
            <w:r w:rsidDel="00000000" w:rsidR="00000000" w:rsidRPr="00000000">
              <w:rPr>
                <w:rtl w:val="0"/>
              </w:rPr>
              <w:t xml:space="preserve">-tableHeader: [TableHeader]</w:t>
            </w:r>
          </w:p>
          <w:p w:rsidR="00000000" w:rsidDel="00000000" w:rsidP="00000000" w:rsidRDefault="00000000" w:rsidRPr="00000000" w14:paraId="000006F6">
            <w:pPr>
              <w:numPr>
                <w:ilvl w:val="0"/>
                <w:numId w:val="8"/>
              </w:numPr>
              <w:ind w:left="720" w:hanging="360"/>
            </w:pPr>
            <w:r w:rsidDel="00000000" w:rsidR="00000000" w:rsidRPr="00000000">
              <w:rPr>
                <w:rtl w:val="0"/>
              </w:rPr>
              <w:t xml:space="preserve">Resizing Allowed : true</w:t>
            </w:r>
          </w:p>
          <w:p w:rsidR="00000000" w:rsidDel="00000000" w:rsidP="00000000" w:rsidRDefault="00000000" w:rsidRPr="00000000" w14:paraId="000006F7">
            <w:pPr>
              <w:numPr>
                <w:ilvl w:val="0"/>
                <w:numId w:val="8"/>
              </w:numPr>
              <w:ind w:left="720" w:hanging="360"/>
            </w:pPr>
            <w:r w:rsidDel="00000000" w:rsidR="00000000" w:rsidRPr="00000000">
              <w:rPr>
                <w:rtl w:val="0"/>
              </w:rPr>
              <w:t xml:space="preserve">Reordering Allowed: true</w:t>
            </w:r>
          </w:p>
          <w:p w:rsidR="00000000" w:rsidDel="00000000" w:rsidP="00000000" w:rsidRDefault="00000000" w:rsidRPr="00000000" w14:paraId="000006F8">
            <w:pPr>
              <w:ind w:firstLine="0"/>
              <w:rPr/>
            </w:pPr>
            <w:r w:rsidDel="00000000" w:rsidR="00000000" w:rsidRPr="00000000">
              <w:rPr>
                <w:rtl w:val="0"/>
              </w:rPr>
              <w:t xml:space="preserve">-Table Settings:</w:t>
            </w:r>
          </w:p>
          <w:p w:rsidR="00000000" w:rsidDel="00000000" w:rsidP="00000000" w:rsidRDefault="00000000" w:rsidRPr="00000000" w14:paraId="000006F9">
            <w:pPr>
              <w:ind w:firstLine="0"/>
              <w:rPr/>
            </w:pPr>
            <w:r w:rsidDel="00000000" w:rsidR="00000000" w:rsidRPr="00000000">
              <w:rPr>
                <w:rtl w:val="0"/>
              </w:rPr>
              <w:t xml:space="preserve">Column: 1</w:t>
              <w:br w:type="textWrapping"/>
              <w:t xml:space="preserve">Title: CHUYÊN ĐỀ</w:t>
            </w:r>
          </w:p>
          <w:p w:rsidR="00000000" w:rsidDel="00000000" w:rsidP="00000000" w:rsidRDefault="00000000" w:rsidRPr="00000000" w14:paraId="000006FA">
            <w:pPr>
              <w:ind w:firstLine="0"/>
              <w:rPr/>
            </w:pPr>
            <w:r w:rsidDel="00000000" w:rsidR="00000000" w:rsidRPr="00000000">
              <w:rPr>
                <w:rtl w:val="0"/>
              </w:rPr>
              <w:t xml:space="preserve">Title: Object</w:t>
            </w:r>
          </w:p>
          <w:p w:rsidR="00000000" w:rsidDel="00000000" w:rsidP="00000000" w:rsidRDefault="00000000" w:rsidRPr="00000000" w14:paraId="000006FB">
            <w:pPr>
              <w:ind w:firstLine="0"/>
              <w:rPr/>
            </w:pPr>
            <w:r w:rsidDel="00000000" w:rsidR="00000000" w:rsidRPr="00000000">
              <w:rPr>
                <w:rtl w:val="0"/>
              </w:rPr>
              <w:t xml:space="preserve">Editable: false</w:t>
            </w:r>
          </w:p>
          <w:p w:rsidR="00000000" w:rsidDel="00000000" w:rsidP="00000000" w:rsidRDefault="00000000" w:rsidRPr="00000000" w14:paraId="000006FC">
            <w:pPr>
              <w:ind w:firstLine="0"/>
              <w:rPr/>
            </w:pPr>
            <w:r w:rsidDel="00000000" w:rsidR="00000000" w:rsidRPr="00000000">
              <w:rPr>
                <w:rtl w:val="0"/>
              </w:rPr>
            </w:r>
          </w:p>
          <w:p w:rsidR="00000000" w:rsidDel="00000000" w:rsidP="00000000" w:rsidRDefault="00000000" w:rsidRPr="00000000" w14:paraId="000006FD">
            <w:pPr>
              <w:ind w:firstLine="0"/>
              <w:rPr/>
            </w:pPr>
            <w:r w:rsidDel="00000000" w:rsidR="00000000" w:rsidRPr="00000000">
              <w:rPr>
                <w:rtl w:val="0"/>
              </w:rPr>
              <w:t xml:space="preserve">Column: 2</w:t>
              <w:br w:type="textWrapping"/>
              <w:t xml:space="preserve">Title: SỐ KHÓA</w:t>
            </w:r>
          </w:p>
          <w:p w:rsidR="00000000" w:rsidDel="00000000" w:rsidP="00000000" w:rsidRDefault="00000000" w:rsidRPr="00000000" w14:paraId="000006FE">
            <w:pPr>
              <w:ind w:firstLine="0"/>
              <w:rPr/>
            </w:pPr>
            <w:r w:rsidDel="00000000" w:rsidR="00000000" w:rsidRPr="00000000">
              <w:rPr>
                <w:rtl w:val="0"/>
              </w:rPr>
              <w:t xml:space="preserve">Title: Object</w:t>
            </w:r>
          </w:p>
          <w:p w:rsidR="00000000" w:rsidDel="00000000" w:rsidP="00000000" w:rsidRDefault="00000000" w:rsidRPr="00000000" w14:paraId="000006FF">
            <w:pPr>
              <w:ind w:firstLine="0"/>
              <w:rPr/>
            </w:pPr>
            <w:r w:rsidDel="00000000" w:rsidR="00000000" w:rsidRPr="00000000">
              <w:rPr>
                <w:rtl w:val="0"/>
              </w:rPr>
              <w:t xml:space="preserve">Editable: false</w:t>
            </w:r>
          </w:p>
          <w:p w:rsidR="00000000" w:rsidDel="00000000" w:rsidP="00000000" w:rsidRDefault="00000000" w:rsidRPr="00000000" w14:paraId="00000700">
            <w:pPr>
              <w:ind w:firstLine="0"/>
              <w:rPr/>
            </w:pPr>
            <w:r w:rsidDel="00000000" w:rsidR="00000000" w:rsidRPr="00000000">
              <w:rPr>
                <w:rtl w:val="0"/>
              </w:rPr>
            </w:r>
          </w:p>
          <w:p w:rsidR="00000000" w:rsidDel="00000000" w:rsidP="00000000" w:rsidRDefault="00000000" w:rsidRPr="00000000" w14:paraId="00000701">
            <w:pPr>
              <w:ind w:firstLine="0"/>
              <w:rPr/>
            </w:pPr>
            <w:r w:rsidDel="00000000" w:rsidR="00000000" w:rsidRPr="00000000">
              <w:rPr>
                <w:rtl w:val="0"/>
              </w:rPr>
              <w:t xml:space="preserve">Column: 3</w:t>
              <w:br w:type="textWrapping"/>
              <w:t xml:space="preserve">Title: SỐ HV</w:t>
            </w:r>
          </w:p>
          <w:p w:rsidR="00000000" w:rsidDel="00000000" w:rsidP="00000000" w:rsidRDefault="00000000" w:rsidRPr="00000000" w14:paraId="00000702">
            <w:pPr>
              <w:ind w:firstLine="0"/>
              <w:rPr/>
            </w:pPr>
            <w:r w:rsidDel="00000000" w:rsidR="00000000" w:rsidRPr="00000000">
              <w:rPr>
                <w:rtl w:val="0"/>
              </w:rPr>
              <w:t xml:space="preserve">Title: Object</w:t>
            </w:r>
          </w:p>
          <w:p w:rsidR="00000000" w:rsidDel="00000000" w:rsidP="00000000" w:rsidRDefault="00000000" w:rsidRPr="00000000" w14:paraId="00000703">
            <w:pPr>
              <w:ind w:firstLine="0"/>
              <w:rPr/>
            </w:pPr>
            <w:r w:rsidDel="00000000" w:rsidR="00000000" w:rsidRPr="00000000">
              <w:rPr>
                <w:rtl w:val="0"/>
              </w:rPr>
              <w:t xml:space="preserve">Editable: false</w:t>
            </w:r>
          </w:p>
          <w:p w:rsidR="00000000" w:rsidDel="00000000" w:rsidP="00000000" w:rsidRDefault="00000000" w:rsidRPr="00000000" w14:paraId="00000704">
            <w:pPr>
              <w:ind w:firstLine="0"/>
              <w:rPr/>
            </w:pPr>
            <w:r w:rsidDel="00000000" w:rsidR="00000000" w:rsidRPr="00000000">
              <w:rPr>
                <w:rtl w:val="0"/>
              </w:rPr>
            </w:r>
          </w:p>
          <w:p w:rsidR="00000000" w:rsidDel="00000000" w:rsidP="00000000" w:rsidRDefault="00000000" w:rsidRPr="00000000" w14:paraId="00000705">
            <w:pPr>
              <w:ind w:firstLine="0"/>
              <w:rPr/>
            </w:pPr>
            <w:r w:rsidDel="00000000" w:rsidR="00000000" w:rsidRPr="00000000">
              <w:rPr>
                <w:rtl w:val="0"/>
              </w:rPr>
              <w:t xml:space="preserve">Column: 4</w:t>
              <w:br w:type="textWrapping"/>
              <w:t xml:space="preserve">Title: DOANH THU</w:t>
            </w:r>
          </w:p>
          <w:p w:rsidR="00000000" w:rsidDel="00000000" w:rsidP="00000000" w:rsidRDefault="00000000" w:rsidRPr="00000000" w14:paraId="00000706">
            <w:pPr>
              <w:ind w:firstLine="0"/>
              <w:rPr/>
            </w:pPr>
            <w:r w:rsidDel="00000000" w:rsidR="00000000" w:rsidRPr="00000000">
              <w:rPr>
                <w:rtl w:val="0"/>
              </w:rPr>
              <w:t xml:space="preserve">Title: Object</w:t>
            </w:r>
          </w:p>
          <w:p w:rsidR="00000000" w:rsidDel="00000000" w:rsidP="00000000" w:rsidRDefault="00000000" w:rsidRPr="00000000" w14:paraId="00000707">
            <w:pPr>
              <w:ind w:firstLine="0"/>
              <w:rPr/>
            </w:pPr>
            <w:r w:rsidDel="00000000" w:rsidR="00000000" w:rsidRPr="00000000">
              <w:rPr>
                <w:rtl w:val="0"/>
              </w:rPr>
              <w:t xml:space="preserve">Editable: false</w:t>
            </w:r>
          </w:p>
          <w:p w:rsidR="00000000" w:rsidDel="00000000" w:rsidP="00000000" w:rsidRDefault="00000000" w:rsidRPr="00000000" w14:paraId="00000708">
            <w:pPr>
              <w:ind w:firstLine="0"/>
              <w:rPr/>
            </w:pPr>
            <w:r w:rsidDel="00000000" w:rsidR="00000000" w:rsidRPr="00000000">
              <w:rPr>
                <w:rtl w:val="0"/>
              </w:rPr>
            </w:r>
          </w:p>
          <w:p w:rsidR="00000000" w:rsidDel="00000000" w:rsidP="00000000" w:rsidRDefault="00000000" w:rsidRPr="00000000" w14:paraId="00000709">
            <w:pPr>
              <w:ind w:firstLine="0"/>
              <w:rPr/>
            </w:pPr>
            <w:r w:rsidDel="00000000" w:rsidR="00000000" w:rsidRPr="00000000">
              <w:rPr>
                <w:rtl w:val="0"/>
              </w:rPr>
              <w:t xml:space="preserve">Column: 5</w:t>
              <w:br w:type="textWrapping"/>
              <w:t xml:space="preserve">Title: HP CAO NHẤT</w:t>
            </w:r>
          </w:p>
          <w:p w:rsidR="00000000" w:rsidDel="00000000" w:rsidP="00000000" w:rsidRDefault="00000000" w:rsidRPr="00000000" w14:paraId="0000070A">
            <w:pPr>
              <w:ind w:firstLine="0"/>
              <w:rPr/>
            </w:pPr>
            <w:r w:rsidDel="00000000" w:rsidR="00000000" w:rsidRPr="00000000">
              <w:rPr>
                <w:rtl w:val="0"/>
              </w:rPr>
              <w:t xml:space="preserve">Title: Object</w:t>
            </w:r>
          </w:p>
          <w:p w:rsidR="00000000" w:rsidDel="00000000" w:rsidP="00000000" w:rsidRDefault="00000000" w:rsidRPr="00000000" w14:paraId="0000070B">
            <w:pPr>
              <w:ind w:firstLine="0"/>
              <w:rPr/>
            </w:pPr>
            <w:r w:rsidDel="00000000" w:rsidR="00000000" w:rsidRPr="00000000">
              <w:rPr>
                <w:rtl w:val="0"/>
              </w:rPr>
              <w:t xml:space="preserve">Editable: True</w:t>
            </w:r>
          </w:p>
          <w:p w:rsidR="00000000" w:rsidDel="00000000" w:rsidP="00000000" w:rsidRDefault="00000000" w:rsidRPr="00000000" w14:paraId="0000070C">
            <w:pPr>
              <w:ind w:firstLine="0"/>
              <w:rPr/>
            </w:pPr>
            <w:r w:rsidDel="00000000" w:rsidR="00000000" w:rsidRPr="00000000">
              <w:rPr>
                <w:rtl w:val="0"/>
              </w:rPr>
            </w:r>
          </w:p>
          <w:p w:rsidR="00000000" w:rsidDel="00000000" w:rsidP="00000000" w:rsidRDefault="00000000" w:rsidRPr="00000000" w14:paraId="0000070D">
            <w:pPr>
              <w:ind w:firstLine="0"/>
              <w:rPr/>
            </w:pPr>
            <w:r w:rsidDel="00000000" w:rsidR="00000000" w:rsidRPr="00000000">
              <w:rPr>
                <w:rtl w:val="0"/>
              </w:rPr>
              <w:t xml:space="preserve">Column: 6</w:t>
              <w:br w:type="textWrapping"/>
              <w:t xml:space="preserve">Title: HP THẤP NHẤT</w:t>
            </w:r>
          </w:p>
          <w:p w:rsidR="00000000" w:rsidDel="00000000" w:rsidP="00000000" w:rsidRDefault="00000000" w:rsidRPr="00000000" w14:paraId="0000070E">
            <w:pPr>
              <w:ind w:firstLine="0"/>
              <w:rPr/>
            </w:pPr>
            <w:r w:rsidDel="00000000" w:rsidR="00000000" w:rsidRPr="00000000">
              <w:rPr>
                <w:rtl w:val="0"/>
              </w:rPr>
              <w:t xml:space="preserve">Title: Object</w:t>
            </w:r>
          </w:p>
          <w:p w:rsidR="00000000" w:rsidDel="00000000" w:rsidP="00000000" w:rsidRDefault="00000000" w:rsidRPr="00000000" w14:paraId="0000070F">
            <w:pPr>
              <w:ind w:firstLine="0"/>
              <w:rPr/>
            </w:pPr>
            <w:r w:rsidDel="00000000" w:rsidR="00000000" w:rsidRPr="00000000">
              <w:rPr>
                <w:rtl w:val="0"/>
              </w:rPr>
              <w:t xml:space="preserve">Editable: false</w:t>
            </w:r>
          </w:p>
          <w:p w:rsidR="00000000" w:rsidDel="00000000" w:rsidP="00000000" w:rsidRDefault="00000000" w:rsidRPr="00000000" w14:paraId="00000710">
            <w:pPr>
              <w:ind w:firstLine="0"/>
              <w:rPr/>
            </w:pPr>
            <w:r w:rsidDel="00000000" w:rsidR="00000000" w:rsidRPr="00000000">
              <w:rPr>
                <w:rtl w:val="0"/>
              </w:rPr>
            </w:r>
          </w:p>
          <w:p w:rsidR="00000000" w:rsidDel="00000000" w:rsidP="00000000" w:rsidRDefault="00000000" w:rsidRPr="00000000" w14:paraId="00000711">
            <w:pPr>
              <w:ind w:firstLine="0"/>
              <w:rPr/>
            </w:pPr>
            <w:r w:rsidDel="00000000" w:rsidR="00000000" w:rsidRPr="00000000">
              <w:rPr>
                <w:rtl w:val="0"/>
              </w:rPr>
              <w:t xml:space="preserve">Column: 7</w:t>
              <w:br w:type="textWrapping"/>
              <w:t xml:space="preserve">Title: HP TRUNG BÌNH</w:t>
            </w:r>
          </w:p>
          <w:p w:rsidR="00000000" w:rsidDel="00000000" w:rsidP="00000000" w:rsidRDefault="00000000" w:rsidRPr="00000000" w14:paraId="00000712">
            <w:pPr>
              <w:ind w:firstLine="0"/>
              <w:rPr/>
            </w:pPr>
            <w:r w:rsidDel="00000000" w:rsidR="00000000" w:rsidRPr="00000000">
              <w:rPr>
                <w:rtl w:val="0"/>
              </w:rPr>
              <w:t xml:space="preserve">Title: Object</w:t>
            </w:r>
          </w:p>
          <w:p w:rsidR="00000000" w:rsidDel="00000000" w:rsidP="00000000" w:rsidRDefault="00000000" w:rsidRPr="00000000" w14:paraId="00000713">
            <w:pPr>
              <w:ind w:firstLine="0"/>
              <w:rPr/>
            </w:pPr>
            <w:r w:rsidDel="00000000" w:rsidR="00000000" w:rsidRPr="00000000">
              <w:rPr>
                <w:rtl w:val="0"/>
              </w:rPr>
              <w:t xml:space="preserve">Editable: false</w:t>
            </w:r>
          </w:p>
        </w:tc>
      </w:tr>
      <w:tr>
        <w:trPr>
          <w:cantSplit w:val="0"/>
          <w:tblHeader w:val="0"/>
        </w:trPr>
        <w:tc>
          <w:tcPr/>
          <w:p w:rsidR="00000000" w:rsidDel="00000000" w:rsidP="00000000" w:rsidRDefault="00000000" w:rsidRPr="00000000" w14:paraId="00000714">
            <w:pPr>
              <w:ind w:firstLine="0"/>
              <w:rPr/>
            </w:pPr>
            <w:r w:rsidDel="00000000" w:rsidR="00000000" w:rsidRPr="00000000">
              <w:rPr>
                <w:rtl w:val="0"/>
              </w:rPr>
              <w:t xml:space="preserve">23</w:t>
            </w:r>
          </w:p>
        </w:tc>
        <w:tc>
          <w:tcPr/>
          <w:p w:rsidR="00000000" w:rsidDel="00000000" w:rsidP="00000000" w:rsidRDefault="00000000" w:rsidRPr="00000000" w14:paraId="00000715">
            <w:pPr>
              <w:ind w:firstLine="0"/>
              <w:rPr/>
            </w:pPr>
            <w:r w:rsidDel="00000000" w:rsidR="00000000" w:rsidRPr="00000000">
              <w:rPr>
                <w:rtl w:val="0"/>
              </w:rPr>
              <w:t xml:space="preserve">pnlNhanvien</w:t>
            </w:r>
          </w:p>
        </w:tc>
        <w:tc>
          <w:tcPr/>
          <w:p w:rsidR="00000000" w:rsidDel="00000000" w:rsidP="00000000" w:rsidRDefault="00000000" w:rsidRPr="00000000" w14:paraId="00000716">
            <w:pPr>
              <w:ind w:firstLine="0"/>
              <w:rPr/>
            </w:pPr>
            <w:r w:rsidDel="00000000" w:rsidR="00000000" w:rsidRPr="00000000">
              <w:rPr>
                <w:rtl w:val="0"/>
              </w:rPr>
              <w:t xml:space="preserve">JPanel</w:t>
            </w:r>
          </w:p>
        </w:tc>
        <w:tc>
          <w:tcPr/>
          <w:p w:rsidR="00000000" w:rsidDel="00000000" w:rsidP="00000000" w:rsidRDefault="00000000" w:rsidRPr="00000000" w14:paraId="00000717">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718">
            <w:pPr>
              <w:ind w:firstLine="0"/>
              <w:rPr/>
            </w:pPr>
            <w:r w:rsidDel="00000000" w:rsidR="00000000" w:rsidRPr="00000000">
              <w:rPr>
                <w:rtl w:val="0"/>
              </w:rPr>
              <w:t xml:space="preserve">24</w:t>
            </w:r>
          </w:p>
        </w:tc>
        <w:tc>
          <w:tcPr/>
          <w:p w:rsidR="00000000" w:rsidDel="00000000" w:rsidP="00000000" w:rsidRDefault="00000000" w:rsidRPr="00000000" w14:paraId="00000719">
            <w:pPr>
              <w:ind w:firstLine="0"/>
              <w:rPr/>
            </w:pPr>
            <w:r w:rsidDel="00000000" w:rsidR="00000000" w:rsidRPr="00000000">
              <w:rPr>
                <w:rtl w:val="0"/>
              </w:rPr>
              <w:t xml:space="preserve">jLable4</w:t>
            </w:r>
          </w:p>
        </w:tc>
        <w:tc>
          <w:tcPr/>
          <w:p w:rsidR="00000000" w:rsidDel="00000000" w:rsidP="00000000" w:rsidRDefault="00000000" w:rsidRPr="00000000" w14:paraId="0000071A">
            <w:pPr>
              <w:ind w:firstLine="0"/>
              <w:rPr/>
            </w:pPr>
            <w:r w:rsidDel="00000000" w:rsidR="00000000" w:rsidRPr="00000000">
              <w:rPr>
                <w:rtl w:val="0"/>
              </w:rPr>
              <w:t xml:space="preserve">JLabel</w:t>
            </w:r>
          </w:p>
        </w:tc>
        <w:tc>
          <w:tcPr/>
          <w:p w:rsidR="00000000" w:rsidDel="00000000" w:rsidP="00000000" w:rsidRDefault="00000000" w:rsidRPr="00000000" w14:paraId="0000071B">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71C">
            <w:pPr>
              <w:ind w:firstLine="0"/>
              <w:rPr/>
            </w:pPr>
            <w:r w:rsidDel="00000000" w:rsidR="00000000" w:rsidRPr="00000000">
              <w:rPr>
                <w:rtl w:val="0"/>
              </w:rPr>
              <w:t xml:space="preserve">25</w:t>
            </w:r>
          </w:p>
        </w:tc>
        <w:tc>
          <w:tcPr/>
          <w:p w:rsidR="00000000" w:rsidDel="00000000" w:rsidP="00000000" w:rsidRDefault="00000000" w:rsidRPr="00000000" w14:paraId="0000071D">
            <w:pPr>
              <w:ind w:firstLine="0"/>
              <w:rPr/>
            </w:pPr>
            <w:r w:rsidDel="00000000" w:rsidR="00000000" w:rsidRPr="00000000">
              <w:rPr>
                <w:rtl w:val="0"/>
              </w:rPr>
              <w:t xml:space="preserve">jLable5</w:t>
            </w:r>
          </w:p>
        </w:tc>
        <w:tc>
          <w:tcPr/>
          <w:p w:rsidR="00000000" w:rsidDel="00000000" w:rsidP="00000000" w:rsidRDefault="00000000" w:rsidRPr="00000000" w14:paraId="0000071E">
            <w:pPr>
              <w:ind w:firstLine="0"/>
              <w:rPr/>
            </w:pPr>
            <w:r w:rsidDel="00000000" w:rsidR="00000000" w:rsidRPr="00000000">
              <w:rPr>
                <w:rtl w:val="0"/>
              </w:rPr>
              <w:t xml:space="preserve">JLabel</w:t>
            </w:r>
          </w:p>
        </w:tc>
        <w:tc>
          <w:tcPr/>
          <w:p w:rsidR="00000000" w:rsidDel="00000000" w:rsidP="00000000" w:rsidRDefault="00000000" w:rsidRPr="00000000" w14:paraId="0000071F">
            <w:pPr>
              <w:ind w:firstLine="0"/>
              <w:rPr/>
            </w:pPr>
            <w:r w:rsidDel="00000000" w:rsidR="00000000" w:rsidRPr="00000000">
              <w:rPr>
                <w:rtl w:val="0"/>
              </w:rPr>
              <w:t xml:space="preserve">Text : CHỈ TRƯỞNG PHÒNG MỚI ĐƯỢC XEM DOANH THU</w:t>
              <w:br w:type="textWrapping"/>
              <w:t xml:space="preserve">font: Tahoma 24 Bold</w:t>
              <w:br w:type="textWrapping"/>
              <w:t xml:space="preserve">foreground: [0,102,51]</w:t>
            </w:r>
          </w:p>
        </w:tc>
      </w:tr>
      <w:tr>
        <w:trPr>
          <w:cantSplit w:val="0"/>
          <w:tblHeader w:val="0"/>
        </w:trPr>
        <w:tc>
          <w:tcPr/>
          <w:p w:rsidR="00000000" w:rsidDel="00000000" w:rsidP="00000000" w:rsidRDefault="00000000" w:rsidRPr="00000000" w14:paraId="00000720">
            <w:pPr>
              <w:ind w:firstLine="0"/>
              <w:rPr/>
            </w:pPr>
            <w:r w:rsidDel="00000000" w:rsidR="00000000" w:rsidRPr="00000000">
              <w:rPr>
                <w:rtl w:val="0"/>
              </w:rPr>
            </w:r>
          </w:p>
        </w:tc>
        <w:tc>
          <w:tcPr/>
          <w:p w:rsidR="00000000" w:rsidDel="00000000" w:rsidP="00000000" w:rsidRDefault="00000000" w:rsidRPr="00000000" w14:paraId="00000721">
            <w:pPr>
              <w:ind w:firstLine="0"/>
              <w:rPr/>
            </w:pPr>
            <w:r w:rsidDel="00000000" w:rsidR="00000000" w:rsidRPr="00000000">
              <w:rPr>
                <w:rtl w:val="0"/>
              </w:rPr>
            </w:r>
          </w:p>
        </w:tc>
        <w:tc>
          <w:tcPr/>
          <w:p w:rsidR="00000000" w:rsidDel="00000000" w:rsidP="00000000" w:rsidRDefault="00000000" w:rsidRPr="00000000" w14:paraId="00000722">
            <w:pPr>
              <w:ind w:firstLine="0"/>
              <w:rPr/>
            </w:pPr>
            <w:r w:rsidDel="00000000" w:rsidR="00000000" w:rsidRPr="00000000">
              <w:rPr>
                <w:rtl w:val="0"/>
              </w:rPr>
            </w:r>
          </w:p>
        </w:tc>
        <w:tc>
          <w:tcPr/>
          <w:p w:rsidR="00000000" w:rsidDel="00000000" w:rsidP="00000000" w:rsidRDefault="00000000" w:rsidRPr="00000000" w14:paraId="00000723">
            <w:pPr>
              <w:ind w:firstLine="0"/>
              <w:rPr/>
            </w:pPr>
            <w:r w:rsidDel="00000000" w:rsidR="00000000" w:rsidRPr="00000000">
              <w:rPr>
                <w:rtl w:val="0"/>
              </w:rPr>
            </w:r>
          </w:p>
        </w:tc>
      </w:tr>
    </w:tbl>
    <w:p w:rsidR="00000000" w:rsidDel="00000000" w:rsidP="00000000" w:rsidRDefault="00000000" w:rsidRPr="00000000" w14:paraId="00000724">
      <w:pPr>
        <w:pStyle w:val="Heading3"/>
        <w:ind w:firstLine="720"/>
        <w:rPr/>
      </w:pPr>
      <w:bookmarkStart w:colFirst="0" w:colLast="0" w:name="_xv63kwum1i3k" w:id="45"/>
      <w:bookmarkEnd w:id="45"/>
      <w:r w:rsidDel="00000000" w:rsidR="00000000" w:rsidRPr="00000000">
        <w:rPr>
          <w:rtl w:val="0"/>
        </w:rPr>
        <w:t xml:space="preserve">4.1.4.Các giao diện hỗ trợ khác</w:t>
      </w:r>
    </w:p>
    <w:p w:rsidR="00000000" w:rsidDel="00000000" w:rsidP="00000000" w:rsidRDefault="00000000" w:rsidRPr="00000000" w14:paraId="00000725">
      <w:pPr>
        <w:pStyle w:val="Heading4"/>
        <w:ind w:left="0" w:firstLine="0"/>
        <w:rPr/>
      </w:pPr>
      <w:r w:rsidDel="00000000" w:rsidR="00000000" w:rsidRPr="00000000">
        <w:rPr>
          <w:rtl w:val="0"/>
        </w:rPr>
        <w:t xml:space="preserve">       4.1.4.1.</w:t>
      </w:r>
      <w:r w:rsidDel="00000000" w:rsidR="00000000" w:rsidRPr="00000000">
        <w:rPr>
          <w:rtl w:val="0"/>
        </w:rPr>
        <w:t xml:space="preserve">Cửa sổ chào  (ChaoJDialog) </w:t>
      </w:r>
    </w:p>
    <w:p w:rsidR="00000000" w:rsidDel="00000000" w:rsidP="00000000" w:rsidRDefault="00000000" w:rsidRPr="00000000" w14:paraId="00000726">
      <w:pPr>
        <w:ind w:left="0"/>
        <w:rPr/>
      </w:pPr>
      <w:r w:rsidDel="00000000" w:rsidR="00000000" w:rsidRPr="00000000">
        <w:rPr>
          <w:rtl w:val="0"/>
        </w:rPr>
        <w:t xml:space="preserve">Giao diện</w:t>
      </w:r>
    </w:p>
    <w:p w:rsidR="00000000" w:rsidDel="00000000" w:rsidP="00000000" w:rsidRDefault="00000000" w:rsidRPr="00000000" w14:paraId="00000727">
      <w:pPr>
        <w:rPr>
          <w:b w:val="1"/>
          <w:smallCaps w:val="1"/>
        </w:rPr>
      </w:pPr>
      <w:r w:rsidDel="00000000" w:rsidR="00000000" w:rsidRPr="00000000">
        <w:rPr>
          <w:b w:val="1"/>
          <w:smallCaps w:val="1"/>
        </w:rPr>
        <w:drawing>
          <wp:inline distB="114300" distT="114300" distL="114300" distR="114300">
            <wp:extent cx="5943600" cy="3505200"/>
            <wp:effectExtent b="0" l="0" r="0" t="0"/>
            <wp:docPr id="3" name="image16.jpg"/>
            <a:graphic>
              <a:graphicData uri="http://schemas.openxmlformats.org/drawingml/2006/picture">
                <pic:pic>
                  <pic:nvPicPr>
                    <pic:cNvPr id="0" name="image16.jpg"/>
                    <pic:cNvPicPr preferRelativeResize="0"/>
                  </pic:nvPicPr>
                  <pic:blipFill>
                    <a:blip r:embed="rId5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728">
      <w:pPr>
        <w:rPr/>
      </w:pPr>
      <w:r w:rsidDel="00000000" w:rsidR="00000000" w:rsidRPr="00000000">
        <w:rPr>
          <w:rtl w:val="0"/>
        </w:rPr>
        <w:t xml:space="preserve">Đặt tên các điều khiển</w:t>
      </w:r>
    </w:p>
    <w:tbl>
      <w:tblPr>
        <w:tblStyle w:val="Table26"/>
        <w:tblW w:w="93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2025"/>
        <w:gridCol w:w="1650"/>
        <w:gridCol w:w="4897"/>
        <w:tblGridChange w:id="0">
          <w:tblGrid>
            <w:gridCol w:w="776"/>
            <w:gridCol w:w="2025"/>
            <w:gridCol w:w="1650"/>
            <w:gridCol w:w="4897"/>
          </w:tblGrid>
        </w:tblGridChange>
      </w:tblGrid>
      <w:tr>
        <w:trPr>
          <w:cantSplit w:val="0"/>
          <w:tblHeader w:val="0"/>
        </w:trPr>
        <w:tc>
          <w:tcPr>
            <w:shd w:fill="f2f2f2" w:val="clear"/>
          </w:tcPr>
          <w:p w:rsidR="00000000" w:rsidDel="00000000" w:rsidP="00000000" w:rsidRDefault="00000000" w:rsidRPr="00000000" w14:paraId="00000729">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72A">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72B">
            <w:pPr>
              <w:ind w:firstLine="0"/>
              <w:rPr/>
            </w:pPr>
            <w:r w:rsidDel="00000000" w:rsidR="00000000" w:rsidRPr="00000000">
              <w:rPr>
                <w:rtl w:val="0"/>
              </w:rPr>
              <w:t xml:space="preserve">Tên</w:t>
            </w:r>
          </w:p>
        </w:tc>
        <w:tc>
          <w:tcPr>
            <w:shd w:fill="f2f2f2" w:val="clear"/>
          </w:tcPr>
          <w:p w:rsidR="00000000" w:rsidDel="00000000" w:rsidP="00000000" w:rsidRDefault="00000000" w:rsidRPr="00000000" w14:paraId="0000072C">
            <w:pPr>
              <w:ind w:firstLine="0"/>
              <w:rPr/>
            </w:pPr>
            <w:r w:rsidDel="00000000" w:rsidR="00000000" w:rsidRPr="00000000">
              <w:rPr>
                <w:rtl w:val="0"/>
              </w:rPr>
              <w:t xml:space="preserve">Giá trị</w:t>
            </w:r>
          </w:p>
        </w:tc>
      </w:tr>
      <w:tr>
        <w:trPr>
          <w:cantSplit w:val="0"/>
          <w:tblHeader w:val="0"/>
        </w:trPr>
        <w:tc>
          <w:tcPr/>
          <w:p w:rsidR="00000000" w:rsidDel="00000000" w:rsidP="00000000" w:rsidRDefault="00000000" w:rsidRPr="00000000" w14:paraId="0000072D">
            <w:pPr>
              <w:ind w:firstLine="0"/>
              <w:rPr/>
            </w:pPr>
            <w:r w:rsidDel="00000000" w:rsidR="00000000" w:rsidRPr="00000000">
              <w:rPr>
                <w:rtl w:val="0"/>
              </w:rPr>
              <w:t xml:space="preserve">1</w:t>
            </w:r>
          </w:p>
        </w:tc>
        <w:tc>
          <w:tcPr/>
          <w:p w:rsidR="00000000" w:rsidDel="00000000" w:rsidP="00000000" w:rsidRDefault="00000000" w:rsidRPr="00000000" w14:paraId="0000072E">
            <w:pPr>
              <w:ind w:firstLine="0"/>
              <w:rPr/>
            </w:pPr>
            <w:r w:rsidDel="00000000" w:rsidR="00000000" w:rsidRPr="00000000">
              <w:rPr>
                <w:rtl w:val="0"/>
              </w:rPr>
              <w:t xml:space="preserve">giới thiệu loading</w:t>
            </w:r>
          </w:p>
        </w:tc>
        <w:tc>
          <w:tcPr/>
          <w:p w:rsidR="00000000" w:rsidDel="00000000" w:rsidP="00000000" w:rsidRDefault="00000000" w:rsidRPr="00000000" w14:paraId="0000072F">
            <w:pPr>
              <w:ind w:firstLine="0"/>
              <w:rPr/>
            </w:pPr>
            <w:r w:rsidDel="00000000" w:rsidR="00000000" w:rsidRPr="00000000">
              <w:rPr>
                <w:rtl w:val="0"/>
              </w:rPr>
              <w:t xml:space="preserve">JDiaglog</w:t>
            </w:r>
          </w:p>
        </w:tc>
        <w:tc>
          <w:tcPr/>
          <w:p w:rsidR="00000000" w:rsidDel="00000000" w:rsidP="00000000" w:rsidRDefault="00000000" w:rsidRPr="00000000" w14:paraId="00000730">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731">
            <w:pPr>
              <w:ind w:firstLine="0"/>
              <w:rPr/>
            </w:pPr>
            <w:r w:rsidDel="00000000" w:rsidR="00000000" w:rsidRPr="00000000">
              <w:rPr>
                <w:rtl w:val="0"/>
              </w:rPr>
            </w:r>
          </w:p>
        </w:tc>
        <w:tc>
          <w:tcPr/>
          <w:p w:rsidR="00000000" w:rsidDel="00000000" w:rsidP="00000000" w:rsidRDefault="00000000" w:rsidRPr="00000000" w14:paraId="00000732">
            <w:pPr>
              <w:ind w:firstLine="0"/>
              <w:rPr/>
            </w:pPr>
            <w:r w:rsidDel="00000000" w:rsidR="00000000" w:rsidRPr="00000000">
              <w:rPr>
                <w:rtl w:val="0"/>
              </w:rPr>
              <w:t xml:space="preserve">lblHinh</w:t>
            </w:r>
          </w:p>
        </w:tc>
        <w:tc>
          <w:tcPr/>
          <w:p w:rsidR="00000000" w:rsidDel="00000000" w:rsidP="00000000" w:rsidRDefault="00000000" w:rsidRPr="00000000" w14:paraId="00000733">
            <w:pPr>
              <w:ind w:firstLine="0"/>
              <w:rPr/>
            </w:pPr>
            <w:r w:rsidDel="00000000" w:rsidR="00000000" w:rsidRPr="00000000">
              <w:rPr>
                <w:rtl w:val="0"/>
              </w:rPr>
              <w:t xml:space="preserve">JLabel</w:t>
            </w:r>
          </w:p>
        </w:tc>
        <w:tc>
          <w:tcPr/>
          <w:p w:rsidR="00000000" w:rsidDel="00000000" w:rsidP="00000000" w:rsidRDefault="00000000" w:rsidRPr="00000000" w14:paraId="00000734">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735">
            <w:pPr>
              <w:ind w:firstLine="0"/>
              <w:rPr/>
            </w:pPr>
            <w:r w:rsidDel="00000000" w:rsidR="00000000" w:rsidRPr="00000000">
              <w:rPr>
                <w:rtl w:val="0"/>
              </w:rPr>
            </w:r>
          </w:p>
        </w:tc>
        <w:tc>
          <w:tcPr/>
          <w:p w:rsidR="00000000" w:rsidDel="00000000" w:rsidP="00000000" w:rsidRDefault="00000000" w:rsidRPr="00000000" w14:paraId="00000736">
            <w:pPr>
              <w:ind w:firstLine="0"/>
              <w:rPr/>
            </w:pPr>
            <w:r w:rsidDel="00000000" w:rsidR="00000000" w:rsidRPr="00000000">
              <w:rPr>
                <w:rtl w:val="0"/>
              </w:rPr>
              <w:t xml:space="preserve">lblCount</w:t>
            </w:r>
          </w:p>
        </w:tc>
        <w:tc>
          <w:tcPr/>
          <w:p w:rsidR="00000000" w:rsidDel="00000000" w:rsidP="00000000" w:rsidRDefault="00000000" w:rsidRPr="00000000" w14:paraId="00000737">
            <w:pPr>
              <w:ind w:firstLine="0"/>
              <w:rPr/>
            </w:pPr>
            <w:r w:rsidDel="00000000" w:rsidR="00000000" w:rsidRPr="00000000">
              <w:rPr>
                <w:rtl w:val="0"/>
              </w:rPr>
              <w:t xml:space="preserve">JLabel</w:t>
            </w:r>
          </w:p>
        </w:tc>
        <w:tc>
          <w:tcPr/>
          <w:p w:rsidR="00000000" w:rsidDel="00000000" w:rsidP="00000000" w:rsidRDefault="00000000" w:rsidRPr="00000000" w14:paraId="00000738">
            <w:pPr>
              <w:ind w:firstLine="0"/>
              <w:rPr/>
            </w:pPr>
            <w:r w:rsidDel="00000000" w:rsidR="00000000" w:rsidRPr="00000000">
              <w:rPr>
                <w:rtl w:val="0"/>
              </w:rPr>
              <w:t xml:space="preserve">count</w:t>
            </w:r>
          </w:p>
        </w:tc>
      </w:tr>
      <w:tr>
        <w:trPr>
          <w:cantSplit w:val="0"/>
          <w:tblHeader w:val="0"/>
        </w:trPr>
        <w:tc>
          <w:tcPr/>
          <w:p w:rsidR="00000000" w:rsidDel="00000000" w:rsidP="00000000" w:rsidRDefault="00000000" w:rsidRPr="00000000" w14:paraId="00000739">
            <w:pPr>
              <w:ind w:firstLine="0"/>
              <w:rPr/>
            </w:pPr>
            <w:r w:rsidDel="00000000" w:rsidR="00000000" w:rsidRPr="00000000">
              <w:rPr>
                <w:rtl w:val="0"/>
              </w:rPr>
            </w:r>
          </w:p>
        </w:tc>
        <w:tc>
          <w:tcPr/>
          <w:p w:rsidR="00000000" w:rsidDel="00000000" w:rsidP="00000000" w:rsidRDefault="00000000" w:rsidRPr="00000000" w14:paraId="0000073A">
            <w:pPr>
              <w:ind w:firstLine="0"/>
              <w:rPr/>
            </w:pPr>
            <w:r w:rsidDel="00000000" w:rsidR="00000000" w:rsidRPr="00000000">
              <w:rPr>
                <w:rtl w:val="0"/>
              </w:rPr>
              <w:t xml:space="preserve">load</w:t>
            </w:r>
          </w:p>
        </w:tc>
        <w:tc>
          <w:tcPr/>
          <w:p w:rsidR="00000000" w:rsidDel="00000000" w:rsidP="00000000" w:rsidRDefault="00000000" w:rsidRPr="00000000" w14:paraId="0000073B">
            <w:pPr>
              <w:ind w:firstLine="0"/>
              <w:rPr/>
            </w:pPr>
            <w:r w:rsidDel="00000000" w:rsidR="00000000" w:rsidRPr="00000000">
              <w:rPr>
                <w:rtl w:val="0"/>
              </w:rPr>
              <w:t xml:space="preserve">progress</w:t>
            </w:r>
          </w:p>
        </w:tc>
        <w:tc>
          <w:tcPr/>
          <w:p w:rsidR="00000000" w:rsidDel="00000000" w:rsidP="00000000" w:rsidRDefault="00000000" w:rsidRPr="00000000" w14:paraId="0000073C">
            <w:pPr>
              <w:ind w:firstLine="0"/>
              <w:rPr/>
            </w:pPr>
            <w:r w:rsidDel="00000000" w:rsidR="00000000" w:rsidRPr="00000000">
              <w:rPr>
                <w:rtl w:val="0"/>
              </w:rPr>
            </w:r>
          </w:p>
        </w:tc>
      </w:tr>
    </w:tbl>
    <w:p w:rsidR="00000000" w:rsidDel="00000000" w:rsidP="00000000" w:rsidRDefault="00000000" w:rsidRPr="00000000" w14:paraId="0000073D">
      <w:pPr>
        <w:pStyle w:val="Heading4"/>
        <w:ind w:left="0" w:firstLine="0"/>
        <w:rPr/>
      </w:pPr>
      <w:r w:rsidDel="00000000" w:rsidR="00000000" w:rsidRPr="00000000">
        <w:rPr>
          <w:rtl w:val="0"/>
        </w:rPr>
        <w:t xml:space="preserve">4.1.4.2.Cửa sổ giới thiệu  (GioiThieuJDialog)</w:t>
      </w:r>
      <w:ins w:author="Phan Tín Nghị" w:id="6" w:date="2021-09-25T08:13:44Z">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73E">
      <w:pPr>
        <w:rPr/>
      </w:pPr>
      <w:r w:rsidDel="00000000" w:rsidR="00000000" w:rsidRPr="00000000">
        <w:rPr>
          <w:rtl w:val="0"/>
        </w:rPr>
        <w:t xml:space="preserve">Giao diện</w:t>
      </w:r>
    </w:p>
    <w:p w:rsidR="00000000" w:rsidDel="00000000" w:rsidP="00000000" w:rsidRDefault="00000000" w:rsidRPr="00000000" w14:paraId="0000073F">
      <w:pPr>
        <w:rPr>
          <w:b w:val="1"/>
          <w:smallCaps w:val="1"/>
        </w:rPr>
      </w:pPr>
      <w:r w:rsidDel="00000000" w:rsidR="00000000" w:rsidRPr="00000000">
        <w:rPr>
          <w:b w:val="1"/>
          <w:smallCaps w:val="1"/>
        </w:rPr>
        <w:drawing>
          <wp:inline distB="114300" distT="114300" distL="114300" distR="114300">
            <wp:extent cx="4024313" cy="4695031"/>
            <wp:effectExtent b="0" l="0" r="0" t="0"/>
            <wp:docPr id="10"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4024313" cy="4695031"/>
                    </a:xfrm>
                    <a:prstGeom prst="rect"/>
                    <a:ln/>
                  </pic:spPr>
                </pic:pic>
              </a:graphicData>
            </a:graphic>
          </wp:inline>
        </w:drawing>
      </w:r>
      <w:r w:rsidDel="00000000" w:rsidR="00000000" w:rsidRPr="00000000">
        <w:rPr>
          <w:rtl w:val="0"/>
        </w:rPr>
      </w:r>
    </w:p>
    <w:p w:rsidR="00000000" w:rsidDel="00000000" w:rsidP="00000000" w:rsidRDefault="00000000" w:rsidRPr="00000000" w14:paraId="00000740">
      <w:pPr>
        <w:rPr/>
      </w:pPr>
      <w:r w:rsidDel="00000000" w:rsidR="00000000" w:rsidRPr="00000000">
        <w:rPr>
          <w:rtl w:val="0"/>
        </w:rPr>
        <w:t xml:space="preserve">Đặt tên các điều khiển</w:t>
      </w:r>
    </w:p>
    <w:tbl>
      <w:tblPr>
        <w:tblStyle w:val="Table27"/>
        <w:tblW w:w="93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2040"/>
        <w:gridCol w:w="1635"/>
        <w:gridCol w:w="4897"/>
        <w:tblGridChange w:id="0">
          <w:tblGrid>
            <w:gridCol w:w="776"/>
            <w:gridCol w:w="2040"/>
            <w:gridCol w:w="1635"/>
            <w:gridCol w:w="4897"/>
          </w:tblGrid>
        </w:tblGridChange>
      </w:tblGrid>
      <w:tr>
        <w:trPr>
          <w:cantSplit w:val="0"/>
          <w:tblHeader w:val="0"/>
        </w:trPr>
        <w:tc>
          <w:tcPr>
            <w:shd w:fill="f2f2f2" w:val="clear"/>
          </w:tcPr>
          <w:p w:rsidR="00000000" w:rsidDel="00000000" w:rsidP="00000000" w:rsidRDefault="00000000" w:rsidRPr="00000000" w14:paraId="00000741">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742">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743">
            <w:pPr>
              <w:ind w:firstLine="0"/>
              <w:rPr/>
            </w:pPr>
            <w:r w:rsidDel="00000000" w:rsidR="00000000" w:rsidRPr="00000000">
              <w:rPr>
                <w:rtl w:val="0"/>
              </w:rPr>
              <w:t xml:space="preserve">Tên</w:t>
            </w:r>
          </w:p>
        </w:tc>
        <w:tc>
          <w:tcPr>
            <w:shd w:fill="f2f2f2" w:val="clear"/>
          </w:tcPr>
          <w:p w:rsidR="00000000" w:rsidDel="00000000" w:rsidP="00000000" w:rsidRDefault="00000000" w:rsidRPr="00000000" w14:paraId="00000744">
            <w:pPr>
              <w:ind w:firstLine="0"/>
              <w:rPr/>
            </w:pPr>
            <w:r w:rsidDel="00000000" w:rsidR="00000000" w:rsidRPr="00000000">
              <w:rPr>
                <w:rtl w:val="0"/>
              </w:rPr>
              <w:t xml:space="preserve">Giá trị</w:t>
            </w:r>
          </w:p>
        </w:tc>
      </w:tr>
      <w:tr>
        <w:trPr>
          <w:cantSplit w:val="0"/>
          <w:tblHeader w:val="0"/>
        </w:trPr>
        <w:tc>
          <w:tcPr/>
          <w:p w:rsidR="00000000" w:rsidDel="00000000" w:rsidP="00000000" w:rsidRDefault="00000000" w:rsidRPr="00000000" w14:paraId="00000745">
            <w:pPr>
              <w:ind w:firstLine="0"/>
              <w:rPr/>
            </w:pPr>
            <w:r w:rsidDel="00000000" w:rsidR="00000000" w:rsidRPr="00000000">
              <w:rPr>
                <w:rtl w:val="0"/>
              </w:rPr>
              <w:t xml:space="preserve">1</w:t>
            </w:r>
          </w:p>
        </w:tc>
        <w:tc>
          <w:tcPr/>
          <w:p w:rsidR="00000000" w:rsidDel="00000000" w:rsidP="00000000" w:rsidRDefault="00000000" w:rsidRPr="00000000" w14:paraId="00000746">
            <w:pPr>
              <w:ind w:firstLine="0"/>
              <w:rPr/>
            </w:pPr>
            <w:r w:rsidDel="00000000" w:rsidR="00000000" w:rsidRPr="00000000">
              <w:rPr>
                <w:rtl w:val="0"/>
              </w:rPr>
              <w:t xml:space="preserve">Giới thiệu JFrame</w:t>
            </w:r>
          </w:p>
        </w:tc>
        <w:tc>
          <w:tcPr/>
          <w:p w:rsidR="00000000" w:rsidDel="00000000" w:rsidP="00000000" w:rsidRDefault="00000000" w:rsidRPr="00000000" w14:paraId="00000747">
            <w:pPr>
              <w:ind w:firstLine="0"/>
              <w:rPr/>
            </w:pPr>
            <w:r w:rsidDel="00000000" w:rsidR="00000000" w:rsidRPr="00000000">
              <w:rPr>
                <w:rtl w:val="0"/>
              </w:rPr>
              <w:t xml:space="preserve">JFrame</w:t>
            </w:r>
          </w:p>
        </w:tc>
        <w:tc>
          <w:tcPr/>
          <w:p w:rsidR="00000000" w:rsidDel="00000000" w:rsidP="00000000" w:rsidRDefault="00000000" w:rsidRPr="00000000" w14:paraId="00000748">
            <w:pPr>
              <w:ind w:firstLine="0"/>
              <w:rPr/>
            </w:pPr>
            <w:r w:rsidDel="00000000" w:rsidR="00000000" w:rsidRPr="00000000">
              <w:rPr>
                <w:rtl w:val="0"/>
              </w:rPr>
              <w:t xml:space="preserve">Title: TỔNG HỢP THỐNG KÊ</w:t>
            </w:r>
          </w:p>
        </w:tc>
      </w:tr>
      <w:tr>
        <w:trPr>
          <w:cantSplit w:val="0"/>
          <w:tblHeader w:val="0"/>
        </w:trPr>
        <w:tc>
          <w:tcPr/>
          <w:p w:rsidR="00000000" w:rsidDel="00000000" w:rsidP="00000000" w:rsidRDefault="00000000" w:rsidRPr="00000000" w14:paraId="00000749">
            <w:pPr>
              <w:ind w:firstLine="0"/>
              <w:rPr/>
            </w:pPr>
            <w:r w:rsidDel="00000000" w:rsidR="00000000" w:rsidRPr="00000000">
              <w:rPr>
                <w:rtl w:val="0"/>
              </w:rPr>
            </w:r>
          </w:p>
        </w:tc>
        <w:tc>
          <w:tcPr/>
          <w:p w:rsidR="00000000" w:rsidDel="00000000" w:rsidP="00000000" w:rsidRDefault="00000000" w:rsidRPr="00000000" w14:paraId="0000074A">
            <w:pPr>
              <w:ind w:firstLine="0"/>
              <w:rPr/>
            </w:pPr>
            <w:r w:rsidDel="00000000" w:rsidR="00000000" w:rsidRPr="00000000">
              <w:rPr>
                <w:rtl w:val="0"/>
              </w:rPr>
              <w:t xml:space="preserve">lblHinh</w:t>
            </w:r>
          </w:p>
        </w:tc>
        <w:tc>
          <w:tcPr/>
          <w:p w:rsidR="00000000" w:rsidDel="00000000" w:rsidP="00000000" w:rsidRDefault="00000000" w:rsidRPr="00000000" w14:paraId="0000074B">
            <w:pPr>
              <w:ind w:firstLine="0"/>
              <w:rPr/>
            </w:pPr>
            <w:r w:rsidDel="00000000" w:rsidR="00000000" w:rsidRPr="00000000">
              <w:rPr>
                <w:rtl w:val="0"/>
              </w:rPr>
              <w:t xml:space="preserve">JLabel</w:t>
            </w:r>
          </w:p>
        </w:tc>
        <w:tc>
          <w:tcPr/>
          <w:p w:rsidR="00000000" w:rsidDel="00000000" w:rsidP="00000000" w:rsidRDefault="00000000" w:rsidRPr="00000000" w14:paraId="0000074C">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74D">
            <w:pPr>
              <w:ind w:firstLine="0"/>
              <w:rPr/>
            </w:pPr>
            <w:r w:rsidDel="00000000" w:rsidR="00000000" w:rsidRPr="00000000">
              <w:rPr>
                <w:rtl w:val="0"/>
              </w:rPr>
            </w:r>
          </w:p>
        </w:tc>
        <w:tc>
          <w:tcPr/>
          <w:p w:rsidR="00000000" w:rsidDel="00000000" w:rsidP="00000000" w:rsidRDefault="00000000" w:rsidRPr="00000000" w14:paraId="0000074E">
            <w:pPr>
              <w:ind w:firstLine="0"/>
              <w:rPr/>
            </w:pPr>
            <w:r w:rsidDel="00000000" w:rsidR="00000000" w:rsidRPr="00000000">
              <w:rPr>
                <w:rtl w:val="0"/>
              </w:rPr>
              <w:t xml:space="preserve">txtGioithieu</w:t>
            </w:r>
          </w:p>
        </w:tc>
        <w:tc>
          <w:tcPr/>
          <w:p w:rsidR="00000000" w:rsidDel="00000000" w:rsidP="00000000" w:rsidRDefault="00000000" w:rsidRPr="00000000" w14:paraId="0000074F">
            <w:pPr>
              <w:ind w:firstLine="0"/>
              <w:rPr/>
            </w:pPr>
            <w:r w:rsidDel="00000000" w:rsidR="00000000" w:rsidRPr="00000000">
              <w:rPr>
                <w:rtl w:val="0"/>
              </w:rPr>
              <w:t xml:space="preserve">JTextPane</w:t>
            </w:r>
          </w:p>
        </w:tc>
        <w:tc>
          <w:tcPr/>
          <w:p w:rsidR="00000000" w:rsidDel="00000000" w:rsidP="00000000" w:rsidRDefault="00000000" w:rsidRPr="00000000" w14:paraId="00000750">
            <w:pPr>
              <w:ind w:firstLine="0"/>
              <w:rPr/>
            </w:pPr>
            <w:r w:rsidDel="00000000" w:rsidR="00000000" w:rsidRPr="00000000">
              <w:rPr>
                <w:rtl w:val="0"/>
              </w:rPr>
              <w:t xml:space="preserve">Editable: false</w:t>
            </w:r>
          </w:p>
          <w:p w:rsidR="00000000" w:rsidDel="00000000" w:rsidP="00000000" w:rsidRDefault="00000000" w:rsidRPr="00000000" w14:paraId="00000751">
            <w:pPr>
              <w:ind w:firstLine="0"/>
              <w:rPr/>
            </w:pPr>
            <w:r w:rsidDel="00000000" w:rsidR="00000000" w:rsidRPr="00000000">
              <w:rPr>
                <w:rtl w:val="0"/>
              </w:rPr>
              <w:t xml:space="preserve">Enable: false</w:t>
            </w:r>
          </w:p>
        </w:tc>
      </w:tr>
    </w:tbl>
    <w:p w:rsidR="00000000" w:rsidDel="00000000" w:rsidP="00000000" w:rsidRDefault="00000000" w:rsidRPr="00000000" w14:paraId="00000752">
      <w:pPr>
        <w:pStyle w:val="Heading4"/>
        <w:ind w:left="0" w:firstLine="0"/>
        <w:rPr/>
      </w:pPr>
      <w:r w:rsidDel="00000000" w:rsidR="00000000" w:rsidRPr="00000000">
        <w:rPr>
          <w:rtl w:val="0"/>
        </w:rPr>
        <w:t xml:space="preserve">4.1.4.3.Cửa sổ đăng nhập  (DangNhapJDialog)</w:t>
      </w:r>
    </w:p>
    <w:p w:rsidR="00000000" w:rsidDel="00000000" w:rsidP="00000000" w:rsidRDefault="00000000" w:rsidRPr="00000000" w14:paraId="00000753">
      <w:pPr>
        <w:rPr/>
      </w:pPr>
      <w:r w:rsidDel="00000000" w:rsidR="00000000" w:rsidRPr="00000000">
        <w:rPr>
          <w:rtl w:val="0"/>
        </w:rPr>
        <w:t xml:space="preserve">Giao diện</w:t>
      </w:r>
    </w:p>
    <w:p w:rsidR="00000000" w:rsidDel="00000000" w:rsidP="00000000" w:rsidRDefault="00000000" w:rsidRPr="00000000" w14:paraId="00000754">
      <w:pPr>
        <w:rPr>
          <w:b w:val="1"/>
          <w:smallCaps w:val="1"/>
        </w:rPr>
      </w:pPr>
      <w:r w:rsidDel="00000000" w:rsidR="00000000" w:rsidRPr="00000000">
        <w:rPr>
          <w:b w:val="1"/>
          <w:smallCaps w:val="1"/>
          <w:rtl w:val="0"/>
        </w:rPr>
        <w:tab/>
      </w:r>
      <w:r w:rsidDel="00000000" w:rsidR="00000000" w:rsidRPr="00000000">
        <w:rPr>
          <w:b w:val="1"/>
          <w:smallCaps w:val="1"/>
        </w:rPr>
        <w:drawing>
          <wp:inline distB="114300" distT="114300" distL="114300" distR="114300">
            <wp:extent cx="4324350" cy="2343150"/>
            <wp:effectExtent b="0" l="0" r="0" t="0"/>
            <wp:docPr id="2"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43243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755">
      <w:pPr>
        <w:rPr/>
      </w:pPr>
      <w:r w:rsidDel="00000000" w:rsidR="00000000" w:rsidRPr="00000000">
        <w:rPr>
          <w:rtl w:val="0"/>
        </w:rPr>
        <w:t xml:space="preserve">Đặt tên các điều khiển</w:t>
      </w:r>
    </w:p>
    <w:tbl>
      <w:tblPr>
        <w:tblStyle w:val="Table28"/>
        <w:tblW w:w="93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2415"/>
        <w:gridCol w:w="4365"/>
        <w:tblGridChange w:id="0">
          <w:tblGrid>
            <w:gridCol w:w="776"/>
            <w:gridCol w:w="1790"/>
            <w:gridCol w:w="2415"/>
            <w:gridCol w:w="4365"/>
          </w:tblGrid>
        </w:tblGridChange>
      </w:tblGrid>
      <w:tr>
        <w:trPr>
          <w:cantSplit w:val="0"/>
          <w:tblHeader w:val="0"/>
        </w:trPr>
        <w:tc>
          <w:tcPr>
            <w:shd w:fill="f2f2f2" w:val="clear"/>
          </w:tcPr>
          <w:p w:rsidR="00000000" w:rsidDel="00000000" w:rsidP="00000000" w:rsidRDefault="00000000" w:rsidRPr="00000000" w14:paraId="00000756">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757">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758">
            <w:pPr>
              <w:ind w:firstLine="0"/>
              <w:rPr/>
            </w:pPr>
            <w:r w:rsidDel="00000000" w:rsidR="00000000" w:rsidRPr="00000000">
              <w:rPr>
                <w:rtl w:val="0"/>
              </w:rPr>
              <w:t xml:space="preserve">Tên</w:t>
            </w:r>
          </w:p>
        </w:tc>
        <w:tc>
          <w:tcPr>
            <w:shd w:fill="f2f2f2" w:val="clear"/>
          </w:tcPr>
          <w:p w:rsidR="00000000" w:rsidDel="00000000" w:rsidP="00000000" w:rsidRDefault="00000000" w:rsidRPr="00000000" w14:paraId="00000759">
            <w:pPr>
              <w:ind w:firstLine="0"/>
              <w:rPr/>
            </w:pPr>
            <w:r w:rsidDel="00000000" w:rsidR="00000000" w:rsidRPr="00000000">
              <w:rPr>
                <w:rtl w:val="0"/>
              </w:rPr>
              <w:t xml:space="preserve">Giá trị</w:t>
            </w:r>
          </w:p>
        </w:tc>
      </w:tr>
      <w:tr>
        <w:trPr>
          <w:cantSplit w:val="0"/>
          <w:trHeight w:val="225" w:hRule="atLeast"/>
          <w:tblHeader w:val="0"/>
        </w:trPr>
        <w:tc>
          <w:tcPr/>
          <w:p w:rsidR="00000000" w:rsidDel="00000000" w:rsidP="00000000" w:rsidRDefault="00000000" w:rsidRPr="00000000" w14:paraId="0000075A">
            <w:pPr>
              <w:ind w:firstLine="0"/>
              <w:rPr/>
            </w:pPr>
            <w:r w:rsidDel="00000000" w:rsidR="00000000" w:rsidRPr="00000000">
              <w:rPr>
                <w:rtl w:val="0"/>
              </w:rPr>
              <w:t xml:space="preserve">1</w:t>
            </w:r>
          </w:p>
        </w:tc>
        <w:tc>
          <w:tcPr/>
          <w:p w:rsidR="00000000" w:rsidDel="00000000" w:rsidP="00000000" w:rsidRDefault="00000000" w:rsidRPr="00000000" w14:paraId="0000075B">
            <w:pPr>
              <w:ind w:firstLine="0"/>
              <w:rPr/>
            </w:pPr>
            <w:r w:rsidDel="00000000" w:rsidR="00000000" w:rsidRPr="00000000">
              <w:rPr>
                <w:rtl w:val="0"/>
              </w:rPr>
              <w:t xml:space="preserve">JFrame</w:t>
            </w:r>
          </w:p>
        </w:tc>
        <w:tc>
          <w:tcPr/>
          <w:p w:rsidR="00000000" w:rsidDel="00000000" w:rsidP="00000000" w:rsidRDefault="00000000" w:rsidRPr="00000000" w14:paraId="0000075C">
            <w:pPr>
              <w:ind w:firstLine="0"/>
              <w:rPr/>
            </w:pPr>
            <w:r w:rsidDel="00000000" w:rsidR="00000000" w:rsidRPr="00000000">
              <w:rPr>
                <w:rtl w:val="0"/>
              </w:rPr>
              <w:t xml:space="preserve">Đăng Nhập</w:t>
            </w:r>
          </w:p>
        </w:tc>
        <w:tc>
          <w:tcPr/>
          <w:p w:rsidR="00000000" w:rsidDel="00000000" w:rsidP="00000000" w:rsidRDefault="00000000" w:rsidRPr="00000000" w14:paraId="0000075D">
            <w:pPr>
              <w:ind w:firstLine="0"/>
              <w:rPr/>
            </w:pPr>
            <w:r w:rsidDel="00000000" w:rsidR="00000000" w:rsidRPr="00000000">
              <w:rPr>
                <w:rtl w:val="0"/>
              </w:rPr>
              <w:t xml:space="preserve">JFrameDangNhap</w:t>
            </w:r>
          </w:p>
        </w:tc>
      </w:tr>
      <w:tr>
        <w:trPr>
          <w:cantSplit w:val="0"/>
          <w:tblHeader w:val="0"/>
        </w:trPr>
        <w:tc>
          <w:tcPr/>
          <w:p w:rsidR="00000000" w:rsidDel="00000000" w:rsidP="00000000" w:rsidRDefault="00000000" w:rsidRPr="00000000" w14:paraId="0000075E">
            <w:pPr>
              <w:ind w:firstLine="0"/>
              <w:rPr/>
            </w:pPr>
            <w:r w:rsidDel="00000000" w:rsidR="00000000" w:rsidRPr="00000000">
              <w:rPr>
                <w:rtl w:val="0"/>
              </w:rPr>
              <w:t xml:space="preserve">2</w:t>
            </w:r>
          </w:p>
        </w:tc>
        <w:tc>
          <w:tcPr/>
          <w:p w:rsidR="00000000" w:rsidDel="00000000" w:rsidP="00000000" w:rsidRDefault="00000000" w:rsidRPr="00000000" w14:paraId="0000075F">
            <w:pPr>
              <w:ind w:firstLine="0"/>
              <w:rPr/>
            </w:pPr>
            <w:r w:rsidDel="00000000" w:rsidR="00000000" w:rsidRPr="00000000">
              <w:rPr>
                <w:rtl w:val="0"/>
              </w:rPr>
              <w:t xml:space="preserve">Lable</w:t>
            </w:r>
          </w:p>
        </w:tc>
        <w:tc>
          <w:tcPr/>
          <w:p w:rsidR="00000000" w:rsidDel="00000000" w:rsidP="00000000" w:rsidRDefault="00000000" w:rsidRPr="00000000" w14:paraId="00000760">
            <w:pPr>
              <w:ind w:firstLine="0"/>
              <w:rPr/>
            </w:pPr>
            <w:r w:rsidDel="00000000" w:rsidR="00000000" w:rsidRPr="00000000">
              <w:rPr>
                <w:rtl w:val="0"/>
              </w:rPr>
              <w:t xml:space="preserve">Hình Ảnh</w:t>
            </w:r>
          </w:p>
        </w:tc>
        <w:tc>
          <w:tcPr/>
          <w:p w:rsidR="00000000" w:rsidDel="00000000" w:rsidP="00000000" w:rsidRDefault="00000000" w:rsidRPr="00000000" w14:paraId="00000761">
            <w:pPr>
              <w:ind w:firstLine="0"/>
              <w:rPr/>
            </w:pPr>
            <w:r w:rsidDel="00000000" w:rsidR="00000000" w:rsidRPr="00000000">
              <w:rPr>
                <w:rtl w:val="0"/>
              </w:rPr>
              <w:t xml:space="preserve">lblHinhAnh</w:t>
            </w:r>
          </w:p>
        </w:tc>
      </w:tr>
      <w:tr>
        <w:trPr>
          <w:cantSplit w:val="0"/>
          <w:tblHeader w:val="0"/>
        </w:trPr>
        <w:tc>
          <w:tcPr/>
          <w:p w:rsidR="00000000" w:rsidDel="00000000" w:rsidP="00000000" w:rsidRDefault="00000000" w:rsidRPr="00000000" w14:paraId="00000762">
            <w:pPr>
              <w:ind w:firstLine="0"/>
              <w:rPr/>
            </w:pPr>
            <w:r w:rsidDel="00000000" w:rsidR="00000000" w:rsidRPr="00000000">
              <w:rPr>
                <w:rtl w:val="0"/>
              </w:rPr>
            </w:r>
          </w:p>
        </w:tc>
        <w:tc>
          <w:tcPr/>
          <w:p w:rsidR="00000000" w:rsidDel="00000000" w:rsidP="00000000" w:rsidRDefault="00000000" w:rsidRPr="00000000" w14:paraId="00000763">
            <w:pPr>
              <w:ind w:firstLine="0"/>
              <w:rPr/>
            </w:pPr>
            <w:r w:rsidDel="00000000" w:rsidR="00000000" w:rsidRPr="00000000">
              <w:rPr>
                <w:rtl w:val="0"/>
              </w:rPr>
            </w:r>
          </w:p>
        </w:tc>
        <w:tc>
          <w:tcPr/>
          <w:p w:rsidR="00000000" w:rsidDel="00000000" w:rsidP="00000000" w:rsidRDefault="00000000" w:rsidRPr="00000000" w14:paraId="00000764">
            <w:pPr>
              <w:ind w:firstLine="0"/>
              <w:rPr/>
            </w:pPr>
            <w:r w:rsidDel="00000000" w:rsidR="00000000" w:rsidRPr="00000000">
              <w:rPr>
                <w:rtl w:val="0"/>
              </w:rPr>
              <w:t xml:space="preserve">Tên Đăng Nhập</w:t>
            </w:r>
          </w:p>
        </w:tc>
        <w:tc>
          <w:tcPr/>
          <w:p w:rsidR="00000000" w:rsidDel="00000000" w:rsidP="00000000" w:rsidRDefault="00000000" w:rsidRPr="00000000" w14:paraId="00000765">
            <w:pPr>
              <w:ind w:firstLine="0"/>
              <w:rPr/>
            </w:pPr>
            <w:r w:rsidDel="00000000" w:rsidR="00000000" w:rsidRPr="00000000">
              <w:rPr>
                <w:rtl w:val="0"/>
              </w:rPr>
              <w:t xml:space="preserve">lblTenDangNhap</w:t>
            </w:r>
          </w:p>
        </w:tc>
      </w:tr>
      <w:tr>
        <w:trPr>
          <w:cantSplit w:val="0"/>
          <w:tblHeader w:val="0"/>
        </w:trPr>
        <w:tc>
          <w:tcPr/>
          <w:p w:rsidR="00000000" w:rsidDel="00000000" w:rsidP="00000000" w:rsidRDefault="00000000" w:rsidRPr="00000000" w14:paraId="00000766">
            <w:pPr>
              <w:ind w:firstLine="0"/>
              <w:rPr/>
            </w:pPr>
            <w:r w:rsidDel="00000000" w:rsidR="00000000" w:rsidRPr="00000000">
              <w:rPr>
                <w:rtl w:val="0"/>
              </w:rPr>
            </w:r>
          </w:p>
        </w:tc>
        <w:tc>
          <w:tcPr/>
          <w:p w:rsidR="00000000" w:rsidDel="00000000" w:rsidP="00000000" w:rsidRDefault="00000000" w:rsidRPr="00000000" w14:paraId="00000767">
            <w:pPr>
              <w:ind w:firstLine="0"/>
              <w:rPr/>
            </w:pPr>
            <w:r w:rsidDel="00000000" w:rsidR="00000000" w:rsidRPr="00000000">
              <w:rPr>
                <w:rtl w:val="0"/>
              </w:rPr>
            </w:r>
          </w:p>
        </w:tc>
        <w:tc>
          <w:tcPr/>
          <w:p w:rsidR="00000000" w:rsidDel="00000000" w:rsidP="00000000" w:rsidRDefault="00000000" w:rsidRPr="00000000" w14:paraId="00000768">
            <w:pPr>
              <w:ind w:firstLine="0"/>
              <w:rPr/>
            </w:pPr>
            <w:r w:rsidDel="00000000" w:rsidR="00000000" w:rsidRPr="00000000">
              <w:rPr>
                <w:rtl w:val="0"/>
              </w:rPr>
              <w:t xml:space="preserve">Mật Khẩu</w:t>
            </w:r>
          </w:p>
        </w:tc>
        <w:tc>
          <w:tcPr/>
          <w:p w:rsidR="00000000" w:rsidDel="00000000" w:rsidP="00000000" w:rsidRDefault="00000000" w:rsidRPr="00000000" w14:paraId="00000769">
            <w:pPr>
              <w:ind w:firstLine="0"/>
              <w:rPr/>
            </w:pPr>
            <w:r w:rsidDel="00000000" w:rsidR="00000000" w:rsidRPr="00000000">
              <w:rPr>
                <w:rtl w:val="0"/>
              </w:rPr>
              <w:t xml:space="preserve">lblMatKhau</w:t>
            </w:r>
          </w:p>
        </w:tc>
      </w:tr>
      <w:tr>
        <w:trPr>
          <w:cantSplit w:val="0"/>
          <w:tblHeader w:val="0"/>
        </w:trPr>
        <w:tc>
          <w:tcPr/>
          <w:p w:rsidR="00000000" w:rsidDel="00000000" w:rsidP="00000000" w:rsidRDefault="00000000" w:rsidRPr="00000000" w14:paraId="0000076A">
            <w:pPr>
              <w:ind w:firstLine="0"/>
              <w:rPr/>
            </w:pPr>
            <w:r w:rsidDel="00000000" w:rsidR="00000000" w:rsidRPr="00000000">
              <w:rPr>
                <w:rtl w:val="0"/>
              </w:rPr>
              <w:t xml:space="preserve">3</w:t>
            </w:r>
          </w:p>
        </w:tc>
        <w:tc>
          <w:tcPr/>
          <w:p w:rsidR="00000000" w:rsidDel="00000000" w:rsidP="00000000" w:rsidRDefault="00000000" w:rsidRPr="00000000" w14:paraId="0000076B">
            <w:pPr>
              <w:ind w:firstLine="0"/>
              <w:rPr/>
            </w:pPr>
            <w:r w:rsidDel="00000000" w:rsidR="00000000" w:rsidRPr="00000000">
              <w:rPr>
                <w:rtl w:val="0"/>
              </w:rPr>
              <w:t xml:space="preserve">TextField</w:t>
            </w:r>
          </w:p>
        </w:tc>
        <w:tc>
          <w:tcPr/>
          <w:p w:rsidR="00000000" w:rsidDel="00000000" w:rsidP="00000000" w:rsidRDefault="00000000" w:rsidRPr="00000000" w14:paraId="0000076C">
            <w:pPr>
              <w:ind w:firstLine="0"/>
              <w:rPr/>
            </w:pPr>
            <w:r w:rsidDel="00000000" w:rsidR="00000000" w:rsidRPr="00000000">
              <w:rPr>
                <w:rtl w:val="0"/>
              </w:rPr>
              <w:t xml:space="preserve">Tên Đăng Nhập</w:t>
            </w:r>
          </w:p>
        </w:tc>
        <w:tc>
          <w:tcPr/>
          <w:p w:rsidR="00000000" w:rsidDel="00000000" w:rsidP="00000000" w:rsidRDefault="00000000" w:rsidRPr="00000000" w14:paraId="0000076D">
            <w:pPr>
              <w:ind w:firstLine="0"/>
              <w:rPr/>
            </w:pPr>
            <w:r w:rsidDel="00000000" w:rsidR="00000000" w:rsidRPr="00000000">
              <w:rPr>
                <w:rtl w:val="0"/>
              </w:rPr>
              <w:t xml:space="preserve">txtTenDangNhap</w:t>
            </w:r>
          </w:p>
        </w:tc>
      </w:tr>
      <w:tr>
        <w:trPr>
          <w:cantSplit w:val="0"/>
          <w:tblHeader w:val="0"/>
        </w:trPr>
        <w:tc>
          <w:tcPr/>
          <w:p w:rsidR="00000000" w:rsidDel="00000000" w:rsidP="00000000" w:rsidRDefault="00000000" w:rsidRPr="00000000" w14:paraId="0000076E">
            <w:pPr>
              <w:ind w:firstLine="0"/>
              <w:rPr/>
            </w:pPr>
            <w:r w:rsidDel="00000000" w:rsidR="00000000" w:rsidRPr="00000000">
              <w:rPr>
                <w:rtl w:val="0"/>
              </w:rPr>
            </w:r>
          </w:p>
        </w:tc>
        <w:tc>
          <w:tcPr/>
          <w:p w:rsidR="00000000" w:rsidDel="00000000" w:rsidP="00000000" w:rsidRDefault="00000000" w:rsidRPr="00000000" w14:paraId="0000076F">
            <w:pPr>
              <w:ind w:firstLine="0"/>
              <w:rPr/>
            </w:pPr>
            <w:r w:rsidDel="00000000" w:rsidR="00000000" w:rsidRPr="00000000">
              <w:rPr>
                <w:rtl w:val="0"/>
              </w:rPr>
            </w:r>
          </w:p>
        </w:tc>
        <w:tc>
          <w:tcPr/>
          <w:p w:rsidR="00000000" w:rsidDel="00000000" w:rsidP="00000000" w:rsidRDefault="00000000" w:rsidRPr="00000000" w14:paraId="00000770">
            <w:pPr>
              <w:ind w:firstLine="0"/>
              <w:rPr/>
            </w:pPr>
            <w:r w:rsidDel="00000000" w:rsidR="00000000" w:rsidRPr="00000000">
              <w:rPr>
                <w:rtl w:val="0"/>
              </w:rPr>
              <w:t xml:space="preserve">Mật Khẩu</w:t>
            </w:r>
          </w:p>
        </w:tc>
        <w:tc>
          <w:tcPr/>
          <w:p w:rsidR="00000000" w:rsidDel="00000000" w:rsidP="00000000" w:rsidRDefault="00000000" w:rsidRPr="00000000" w14:paraId="00000771">
            <w:pPr>
              <w:ind w:firstLine="0"/>
              <w:rPr/>
            </w:pPr>
            <w:r w:rsidDel="00000000" w:rsidR="00000000" w:rsidRPr="00000000">
              <w:rPr>
                <w:rtl w:val="0"/>
              </w:rPr>
              <w:t xml:space="preserve">txtMatKhau</w:t>
            </w:r>
          </w:p>
        </w:tc>
      </w:tr>
      <w:tr>
        <w:trPr>
          <w:cantSplit w:val="0"/>
          <w:tblHeader w:val="0"/>
        </w:trPr>
        <w:tc>
          <w:tcPr/>
          <w:p w:rsidR="00000000" w:rsidDel="00000000" w:rsidP="00000000" w:rsidRDefault="00000000" w:rsidRPr="00000000" w14:paraId="00000772">
            <w:pPr>
              <w:ind w:firstLine="0"/>
              <w:rPr/>
            </w:pPr>
            <w:r w:rsidDel="00000000" w:rsidR="00000000" w:rsidRPr="00000000">
              <w:rPr>
                <w:rtl w:val="0"/>
              </w:rPr>
              <w:t xml:space="preserve">4</w:t>
            </w:r>
          </w:p>
        </w:tc>
        <w:tc>
          <w:tcPr/>
          <w:p w:rsidR="00000000" w:rsidDel="00000000" w:rsidP="00000000" w:rsidRDefault="00000000" w:rsidRPr="00000000" w14:paraId="00000773">
            <w:pPr>
              <w:ind w:firstLine="0"/>
              <w:rPr/>
            </w:pPr>
            <w:r w:rsidDel="00000000" w:rsidR="00000000" w:rsidRPr="00000000">
              <w:rPr>
                <w:rtl w:val="0"/>
              </w:rPr>
              <w:t xml:space="preserve">Button</w:t>
            </w:r>
          </w:p>
        </w:tc>
        <w:tc>
          <w:tcPr/>
          <w:p w:rsidR="00000000" w:rsidDel="00000000" w:rsidP="00000000" w:rsidRDefault="00000000" w:rsidRPr="00000000" w14:paraId="00000774">
            <w:pPr>
              <w:ind w:firstLine="0"/>
              <w:rPr/>
            </w:pPr>
            <w:r w:rsidDel="00000000" w:rsidR="00000000" w:rsidRPr="00000000">
              <w:rPr>
                <w:rtl w:val="0"/>
              </w:rPr>
              <w:t xml:space="preserve">Đăng Nhập</w:t>
            </w:r>
          </w:p>
        </w:tc>
        <w:tc>
          <w:tcPr/>
          <w:p w:rsidR="00000000" w:rsidDel="00000000" w:rsidP="00000000" w:rsidRDefault="00000000" w:rsidRPr="00000000" w14:paraId="00000775">
            <w:pPr>
              <w:ind w:firstLine="0"/>
              <w:rPr/>
            </w:pPr>
            <w:r w:rsidDel="00000000" w:rsidR="00000000" w:rsidRPr="00000000">
              <w:rPr>
                <w:rtl w:val="0"/>
              </w:rPr>
              <w:t xml:space="preserve">btnDangNhap</w:t>
            </w:r>
          </w:p>
        </w:tc>
      </w:tr>
      <w:tr>
        <w:trPr>
          <w:cantSplit w:val="0"/>
          <w:tblHeader w:val="0"/>
        </w:trPr>
        <w:tc>
          <w:tcPr/>
          <w:p w:rsidR="00000000" w:rsidDel="00000000" w:rsidP="00000000" w:rsidRDefault="00000000" w:rsidRPr="00000000" w14:paraId="00000776">
            <w:pPr>
              <w:ind w:firstLine="0"/>
              <w:rPr/>
            </w:pPr>
            <w:r w:rsidDel="00000000" w:rsidR="00000000" w:rsidRPr="00000000">
              <w:rPr>
                <w:rtl w:val="0"/>
              </w:rPr>
            </w:r>
          </w:p>
        </w:tc>
        <w:tc>
          <w:tcPr/>
          <w:p w:rsidR="00000000" w:rsidDel="00000000" w:rsidP="00000000" w:rsidRDefault="00000000" w:rsidRPr="00000000" w14:paraId="00000777">
            <w:pPr>
              <w:ind w:firstLine="0"/>
              <w:rPr/>
            </w:pPr>
            <w:r w:rsidDel="00000000" w:rsidR="00000000" w:rsidRPr="00000000">
              <w:rPr>
                <w:rtl w:val="0"/>
              </w:rPr>
            </w:r>
          </w:p>
        </w:tc>
        <w:tc>
          <w:tcPr/>
          <w:p w:rsidR="00000000" w:rsidDel="00000000" w:rsidP="00000000" w:rsidRDefault="00000000" w:rsidRPr="00000000" w14:paraId="00000778">
            <w:pPr>
              <w:ind w:firstLine="0"/>
              <w:rPr/>
            </w:pPr>
            <w:r w:rsidDel="00000000" w:rsidR="00000000" w:rsidRPr="00000000">
              <w:rPr>
                <w:rtl w:val="0"/>
              </w:rPr>
              <w:t xml:space="preserve">Kết Thúc</w:t>
            </w:r>
          </w:p>
        </w:tc>
        <w:tc>
          <w:tcPr/>
          <w:p w:rsidR="00000000" w:rsidDel="00000000" w:rsidP="00000000" w:rsidRDefault="00000000" w:rsidRPr="00000000" w14:paraId="00000779">
            <w:pPr>
              <w:ind w:firstLine="0"/>
              <w:rPr/>
            </w:pPr>
            <w:r w:rsidDel="00000000" w:rsidR="00000000" w:rsidRPr="00000000">
              <w:rPr>
                <w:rtl w:val="0"/>
              </w:rPr>
              <w:t xml:space="preserve">btnKetThuc</w:t>
            </w:r>
          </w:p>
        </w:tc>
      </w:tr>
    </w:tbl>
    <w:p w:rsidR="00000000" w:rsidDel="00000000" w:rsidP="00000000" w:rsidRDefault="00000000" w:rsidRPr="00000000" w14:paraId="0000077A">
      <w:pPr>
        <w:pStyle w:val="Heading4"/>
        <w:ind w:left="0" w:firstLine="0"/>
        <w:rPr/>
      </w:pPr>
      <w:r w:rsidDel="00000000" w:rsidR="00000000" w:rsidRPr="00000000">
        <w:rPr>
          <w:rtl w:val="0"/>
        </w:rPr>
        <w:t xml:space="preserve">4.1.4.4.Cửa sổ đổi mật khẩu  (DoiMatKhauJDialog) </w:t>
      </w:r>
    </w:p>
    <w:p w:rsidR="00000000" w:rsidDel="00000000" w:rsidP="00000000" w:rsidRDefault="00000000" w:rsidRPr="00000000" w14:paraId="0000077B">
      <w:pPr>
        <w:rPr/>
      </w:pPr>
      <w:r w:rsidDel="00000000" w:rsidR="00000000" w:rsidRPr="00000000">
        <w:rPr>
          <w:rtl w:val="0"/>
        </w:rPr>
        <w:t xml:space="preserve">Giao diện</w:t>
      </w:r>
    </w:p>
    <w:p w:rsidR="00000000" w:rsidDel="00000000" w:rsidP="00000000" w:rsidRDefault="00000000" w:rsidRPr="00000000" w14:paraId="0000077C">
      <w:pPr>
        <w:rPr>
          <w:b w:val="1"/>
          <w:smallCaps w:val="1"/>
        </w:rPr>
      </w:pPr>
      <w:r w:rsidDel="00000000" w:rsidR="00000000" w:rsidRPr="00000000">
        <w:rPr>
          <w:b w:val="1"/>
          <w:smallCaps w:val="1"/>
        </w:rPr>
        <w:drawing>
          <wp:inline distB="114300" distT="114300" distL="114300" distR="114300">
            <wp:extent cx="5943600" cy="3860800"/>
            <wp:effectExtent b="0" l="0" r="0" t="0"/>
            <wp:docPr id="17" name="image21.jpg"/>
            <a:graphic>
              <a:graphicData uri="http://schemas.openxmlformats.org/drawingml/2006/picture">
                <pic:pic>
                  <pic:nvPicPr>
                    <pic:cNvPr id="0" name="image21.jpg"/>
                    <pic:cNvPicPr preferRelativeResize="0"/>
                  </pic:nvPicPr>
                  <pic:blipFill>
                    <a:blip r:embed="rId5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Đặt tên các điều khiển</w:t>
      </w:r>
    </w:p>
    <w:tbl>
      <w:tblPr>
        <w:tblStyle w:val="Table29"/>
        <w:tblW w:w="940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1785"/>
        <w:gridCol w:w="2415"/>
        <w:gridCol w:w="4365"/>
        <w:tblGridChange w:id="0">
          <w:tblGrid>
            <w:gridCol w:w="840"/>
            <w:gridCol w:w="1785"/>
            <w:gridCol w:w="2415"/>
            <w:gridCol w:w="4365"/>
          </w:tblGrid>
        </w:tblGridChange>
      </w:tblGrid>
      <w:tr>
        <w:trPr>
          <w:cantSplit w:val="0"/>
          <w:tblHeader w:val="0"/>
        </w:trPr>
        <w:tc>
          <w:tcPr>
            <w:shd w:fill="f2f2f2" w:val="clear"/>
          </w:tcPr>
          <w:p w:rsidR="00000000" w:rsidDel="00000000" w:rsidP="00000000" w:rsidRDefault="00000000" w:rsidRPr="00000000" w14:paraId="0000077E">
            <w:pPr>
              <w:ind w:firstLine="0"/>
              <w:rPr/>
            </w:pPr>
            <w:r w:rsidDel="00000000" w:rsidR="00000000" w:rsidRPr="00000000">
              <w:rPr>
                <w:rtl w:val="0"/>
              </w:rPr>
              <w:t xml:space="preserve">TT</w:t>
            </w:r>
          </w:p>
        </w:tc>
        <w:tc>
          <w:tcPr>
            <w:shd w:fill="f2f2f2" w:val="clear"/>
          </w:tcPr>
          <w:p w:rsidR="00000000" w:rsidDel="00000000" w:rsidP="00000000" w:rsidRDefault="00000000" w:rsidRPr="00000000" w14:paraId="0000077F">
            <w:pPr>
              <w:ind w:firstLine="0"/>
              <w:rPr/>
            </w:pPr>
            <w:r w:rsidDel="00000000" w:rsidR="00000000" w:rsidRPr="00000000">
              <w:rPr>
                <w:rtl w:val="0"/>
              </w:rPr>
              <w:t xml:space="preserve">Điều khiển</w:t>
            </w:r>
          </w:p>
        </w:tc>
        <w:tc>
          <w:tcPr>
            <w:shd w:fill="f2f2f2" w:val="clear"/>
          </w:tcPr>
          <w:p w:rsidR="00000000" w:rsidDel="00000000" w:rsidP="00000000" w:rsidRDefault="00000000" w:rsidRPr="00000000" w14:paraId="00000780">
            <w:pPr>
              <w:ind w:firstLine="0"/>
              <w:rPr/>
            </w:pPr>
            <w:r w:rsidDel="00000000" w:rsidR="00000000" w:rsidRPr="00000000">
              <w:rPr>
                <w:rtl w:val="0"/>
              </w:rPr>
              <w:t xml:space="preserve">Tên</w:t>
            </w:r>
          </w:p>
        </w:tc>
        <w:tc>
          <w:tcPr>
            <w:shd w:fill="f2f2f2" w:val="clear"/>
          </w:tcPr>
          <w:p w:rsidR="00000000" w:rsidDel="00000000" w:rsidP="00000000" w:rsidRDefault="00000000" w:rsidRPr="00000000" w14:paraId="00000781">
            <w:pPr>
              <w:ind w:firstLine="0"/>
              <w:rPr/>
            </w:pPr>
            <w:r w:rsidDel="00000000" w:rsidR="00000000" w:rsidRPr="00000000">
              <w:rPr>
                <w:rtl w:val="0"/>
              </w:rPr>
              <w:t xml:space="preserve">Giá trị</w:t>
            </w:r>
          </w:p>
        </w:tc>
      </w:tr>
      <w:tr>
        <w:trPr>
          <w:cantSplit w:val="0"/>
          <w:trHeight w:val="225" w:hRule="atLeast"/>
          <w:tblHeader w:val="0"/>
        </w:trPr>
        <w:tc>
          <w:tcPr/>
          <w:p w:rsidR="00000000" w:rsidDel="00000000" w:rsidP="00000000" w:rsidRDefault="00000000" w:rsidRPr="00000000" w14:paraId="00000782">
            <w:pPr>
              <w:ind w:firstLine="0"/>
              <w:rPr/>
            </w:pPr>
            <w:r w:rsidDel="00000000" w:rsidR="00000000" w:rsidRPr="00000000">
              <w:rPr>
                <w:rtl w:val="0"/>
              </w:rPr>
              <w:t xml:space="preserve">1</w:t>
            </w:r>
          </w:p>
        </w:tc>
        <w:tc>
          <w:tcPr/>
          <w:p w:rsidR="00000000" w:rsidDel="00000000" w:rsidP="00000000" w:rsidRDefault="00000000" w:rsidRPr="00000000" w14:paraId="00000783">
            <w:pPr>
              <w:ind w:firstLine="0"/>
              <w:rPr/>
            </w:pPr>
            <w:r w:rsidDel="00000000" w:rsidR="00000000" w:rsidRPr="00000000">
              <w:rPr>
                <w:rtl w:val="0"/>
              </w:rPr>
              <w:t xml:space="preserve">JFrame</w:t>
            </w:r>
          </w:p>
        </w:tc>
        <w:tc>
          <w:tcPr/>
          <w:p w:rsidR="00000000" w:rsidDel="00000000" w:rsidP="00000000" w:rsidRDefault="00000000" w:rsidRPr="00000000" w14:paraId="00000784">
            <w:pPr>
              <w:ind w:firstLine="0"/>
              <w:rPr/>
            </w:pPr>
            <w:r w:rsidDel="00000000" w:rsidR="00000000" w:rsidRPr="00000000">
              <w:rPr>
                <w:rtl w:val="0"/>
              </w:rPr>
              <w:t xml:space="preserve">Đổi Mật Khẩu</w:t>
            </w:r>
          </w:p>
        </w:tc>
        <w:tc>
          <w:tcPr/>
          <w:p w:rsidR="00000000" w:rsidDel="00000000" w:rsidP="00000000" w:rsidRDefault="00000000" w:rsidRPr="00000000" w14:paraId="00000785">
            <w:pPr>
              <w:ind w:firstLine="0"/>
              <w:rPr/>
            </w:pPr>
            <w:r w:rsidDel="00000000" w:rsidR="00000000" w:rsidRPr="00000000">
              <w:rPr>
                <w:rtl w:val="0"/>
              </w:rPr>
              <w:t xml:space="preserve">JFrameDoiMatKhau</w:t>
            </w:r>
          </w:p>
        </w:tc>
      </w:tr>
      <w:tr>
        <w:trPr>
          <w:cantSplit w:val="0"/>
          <w:tblHeader w:val="0"/>
        </w:trPr>
        <w:tc>
          <w:tcPr/>
          <w:p w:rsidR="00000000" w:rsidDel="00000000" w:rsidP="00000000" w:rsidRDefault="00000000" w:rsidRPr="00000000" w14:paraId="00000786">
            <w:pPr>
              <w:ind w:firstLine="0"/>
              <w:rPr/>
            </w:pPr>
            <w:r w:rsidDel="00000000" w:rsidR="00000000" w:rsidRPr="00000000">
              <w:rPr>
                <w:rtl w:val="0"/>
              </w:rPr>
              <w:t xml:space="preserve">2</w:t>
            </w:r>
          </w:p>
        </w:tc>
        <w:tc>
          <w:tcPr/>
          <w:p w:rsidR="00000000" w:rsidDel="00000000" w:rsidP="00000000" w:rsidRDefault="00000000" w:rsidRPr="00000000" w14:paraId="00000787">
            <w:pPr>
              <w:ind w:firstLine="0"/>
              <w:rPr/>
            </w:pPr>
            <w:r w:rsidDel="00000000" w:rsidR="00000000" w:rsidRPr="00000000">
              <w:rPr>
                <w:rtl w:val="0"/>
              </w:rPr>
              <w:t xml:space="preserve">TextField</w:t>
            </w:r>
          </w:p>
        </w:tc>
        <w:tc>
          <w:tcPr/>
          <w:p w:rsidR="00000000" w:rsidDel="00000000" w:rsidP="00000000" w:rsidRDefault="00000000" w:rsidRPr="00000000" w14:paraId="00000788">
            <w:pPr>
              <w:ind w:firstLine="0"/>
              <w:rPr/>
            </w:pPr>
            <w:r w:rsidDel="00000000" w:rsidR="00000000" w:rsidRPr="00000000">
              <w:rPr>
                <w:rtl w:val="0"/>
              </w:rPr>
              <w:t xml:space="preserve">nhập số điện thoại</w:t>
            </w:r>
          </w:p>
        </w:tc>
        <w:tc>
          <w:tcPr/>
          <w:p w:rsidR="00000000" w:rsidDel="00000000" w:rsidP="00000000" w:rsidRDefault="00000000" w:rsidRPr="00000000" w14:paraId="00000789">
            <w:pPr>
              <w:ind w:firstLine="0"/>
              <w:rPr/>
            </w:pPr>
            <w:r w:rsidDel="00000000" w:rsidR="00000000" w:rsidRPr="00000000">
              <w:rPr>
                <w:rtl w:val="0"/>
              </w:rPr>
              <w:t xml:space="preserve">txtNhapSoDienThoai</w:t>
            </w:r>
          </w:p>
        </w:tc>
      </w:tr>
      <w:tr>
        <w:trPr>
          <w:cantSplit w:val="0"/>
          <w:tblHeader w:val="0"/>
        </w:trPr>
        <w:tc>
          <w:tcPr/>
          <w:p w:rsidR="00000000" w:rsidDel="00000000" w:rsidP="00000000" w:rsidRDefault="00000000" w:rsidRPr="00000000" w14:paraId="0000078A">
            <w:pPr>
              <w:ind w:firstLine="0"/>
              <w:rPr/>
            </w:pPr>
            <w:r w:rsidDel="00000000" w:rsidR="00000000" w:rsidRPr="00000000">
              <w:rPr>
                <w:rtl w:val="0"/>
              </w:rPr>
            </w:r>
          </w:p>
        </w:tc>
        <w:tc>
          <w:tcPr/>
          <w:p w:rsidR="00000000" w:rsidDel="00000000" w:rsidP="00000000" w:rsidRDefault="00000000" w:rsidRPr="00000000" w14:paraId="0000078B">
            <w:pPr>
              <w:ind w:firstLine="0"/>
              <w:rPr/>
            </w:pPr>
            <w:r w:rsidDel="00000000" w:rsidR="00000000" w:rsidRPr="00000000">
              <w:rPr>
                <w:rtl w:val="0"/>
              </w:rPr>
              <w:t xml:space="preserve">TextField</w:t>
            </w:r>
          </w:p>
        </w:tc>
        <w:tc>
          <w:tcPr/>
          <w:p w:rsidR="00000000" w:rsidDel="00000000" w:rsidP="00000000" w:rsidRDefault="00000000" w:rsidRPr="00000000" w14:paraId="0000078C">
            <w:pPr>
              <w:ind w:firstLine="0"/>
              <w:rPr/>
            </w:pPr>
            <w:r w:rsidDel="00000000" w:rsidR="00000000" w:rsidRPr="00000000">
              <w:rPr>
                <w:rtl w:val="0"/>
              </w:rPr>
              <w:t xml:space="preserve">nhập mật khẩu mới</w:t>
            </w:r>
          </w:p>
        </w:tc>
        <w:tc>
          <w:tcPr/>
          <w:p w:rsidR="00000000" w:rsidDel="00000000" w:rsidP="00000000" w:rsidRDefault="00000000" w:rsidRPr="00000000" w14:paraId="0000078D">
            <w:pPr>
              <w:ind w:firstLine="0"/>
              <w:rPr/>
            </w:pPr>
            <w:r w:rsidDel="00000000" w:rsidR="00000000" w:rsidRPr="00000000">
              <w:rPr>
                <w:rtl w:val="0"/>
              </w:rPr>
              <w:t xml:space="preserve">txtMatKhauMoi</w:t>
            </w:r>
          </w:p>
        </w:tc>
      </w:tr>
      <w:tr>
        <w:trPr>
          <w:cantSplit w:val="0"/>
          <w:tblHeader w:val="0"/>
        </w:trPr>
        <w:tc>
          <w:tcPr/>
          <w:p w:rsidR="00000000" w:rsidDel="00000000" w:rsidP="00000000" w:rsidRDefault="00000000" w:rsidRPr="00000000" w14:paraId="0000078E">
            <w:pPr>
              <w:ind w:firstLine="0"/>
              <w:rPr/>
            </w:pPr>
            <w:r w:rsidDel="00000000" w:rsidR="00000000" w:rsidRPr="00000000">
              <w:rPr>
                <w:rtl w:val="0"/>
              </w:rPr>
            </w:r>
          </w:p>
        </w:tc>
        <w:tc>
          <w:tcPr/>
          <w:p w:rsidR="00000000" w:rsidDel="00000000" w:rsidP="00000000" w:rsidRDefault="00000000" w:rsidRPr="00000000" w14:paraId="0000078F">
            <w:pPr>
              <w:ind w:firstLine="0"/>
              <w:rPr/>
            </w:pPr>
            <w:r w:rsidDel="00000000" w:rsidR="00000000" w:rsidRPr="00000000">
              <w:rPr>
                <w:rtl w:val="0"/>
              </w:rPr>
              <w:t xml:space="preserve">TextField</w:t>
            </w:r>
          </w:p>
        </w:tc>
        <w:tc>
          <w:tcPr/>
          <w:p w:rsidR="00000000" w:rsidDel="00000000" w:rsidP="00000000" w:rsidRDefault="00000000" w:rsidRPr="00000000" w14:paraId="00000790">
            <w:pPr>
              <w:ind w:firstLine="0"/>
              <w:rPr/>
            </w:pPr>
            <w:r w:rsidDel="00000000" w:rsidR="00000000" w:rsidRPr="00000000">
              <w:rPr>
                <w:rtl w:val="0"/>
              </w:rPr>
              <w:t xml:space="preserve">xác nhận mật khẩu</w:t>
            </w:r>
          </w:p>
        </w:tc>
        <w:tc>
          <w:tcPr/>
          <w:p w:rsidR="00000000" w:rsidDel="00000000" w:rsidP="00000000" w:rsidRDefault="00000000" w:rsidRPr="00000000" w14:paraId="00000791">
            <w:pPr>
              <w:ind w:firstLine="0"/>
              <w:rPr/>
            </w:pPr>
            <w:r w:rsidDel="00000000" w:rsidR="00000000" w:rsidRPr="00000000">
              <w:rPr>
                <w:rtl w:val="0"/>
              </w:rPr>
              <w:t xml:space="preserve">txtXacNhanMatKhau</w:t>
            </w:r>
          </w:p>
        </w:tc>
      </w:tr>
      <w:tr>
        <w:trPr>
          <w:cantSplit w:val="0"/>
          <w:tblHeader w:val="0"/>
        </w:trPr>
        <w:tc>
          <w:tcPr/>
          <w:p w:rsidR="00000000" w:rsidDel="00000000" w:rsidP="00000000" w:rsidRDefault="00000000" w:rsidRPr="00000000" w14:paraId="00000792">
            <w:pPr>
              <w:ind w:firstLine="0"/>
              <w:rPr/>
            </w:pPr>
            <w:r w:rsidDel="00000000" w:rsidR="00000000" w:rsidRPr="00000000">
              <w:rPr>
                <w:rtl w:val="0"/>
              </w:rPr>
              <w:t xml:space="preserve">3</w:t>
            </w:r>
          </w:p>
        </w:tc>
        <w:tc>
          <w:tcPr/>
          <w:p w:rsidR="00000000" w:rsidDel="00000000" w:rsidP="00000000" w:rsidRDefault="00000000" w:rsidRPr="00000000" w14:paraId="00000793">
            <w:pPr>
              <w:ind w:firstLine="0"/>
              <w:rPr/>
            </w:pPr>
            <w:r w:rsidDel="00000000" w:rsidR="00000000" w:rsidRPr="00000000">
              <w:rPr>
                <w:rtl w:val="0"/>
              </w:rPr>
              <w:t xml:space="preserve">Button</w:t>
            </w:r>
          </w:p>
        </w:tc>
        <w:tc>
          <w:tcPr/>
          <w:p w:rsidR="00000000" w:rsidDel="00000000" w:rsidP="00000000" w:rsidRDefault="00000000" w:rsidRPr="00000000" w14:paraId="00000794">
            <w:pPr>
              <w:ind w:firstLine="0"/>
              <w:rPr/>
            </w:pPr>
            <w:r w:rsidDel="00000000" w:rsidR="00000000" w:rsidRPr="00000000">
              <w:rPr>
                <w:rtl w:val="0"/>
              </w:rPr>
              <w:t xml:space="preserve">Thay Đổi</w:t>
            </w:r>
          </w:p>
        </w:tc>
        <w:tc>
          <w:tcPr/>
          <w:p w:rsidR="00000000" w:rsidDel="00000000" w:rsidP="00000000" w:rsidRDefault="00000000" w:rsidRPr="00000000" w14:paraId="00000795">
            <w:pPr>
              <w:ind w:firstLine="0"/>
              <w:rPr/>
            </w:pPr>
            <w:r w:rsidDel="00000000" w:rsidR="00000000" w:rsidRPr="00000000">
              <w:rPr>
                <w:rtl w:val="0"/>
              </w:rPr>
              <w:t xml:space="preserve">btnThayDoi</w:t>
            </w:r>
          </w:p>
        </w:tc>
      </w:tr>
      <w:tr>
        <w:trPr>
          <w:cantSplit w:val="0"/>
          <w:tblHeader w:val="0"/>
        </w:trPr>
        <w:tc>
          <w:tcPr/>
          <w:p w:rsidR="00000000" w:rsidDel="00000000" w:rsidP="00000000" w:rsidRDefault="00000000" w:rsidRPr="00000000" w14:paraId="00000796">
            <w:pPr>
              <w:ind w:firstLine="0"/>
              <w:rPr/>
            </w:pPr>
            <w:r w:rsidDel="00000000" w:rsidR="00000000" w:rsidRPr="00000000">
              <w:rPr>
                <w:rtl w:val="0"/>
              </w:rPr>
            </w:r>
          </w:p>
        </w:tc>
        <w:tc>
          <w:tcPr/>
          <w:p w:rsidR="00000000" w:rsidDel="00000000" w:rsidP="00000000" w:rsidRDefault="00000000" w:rsidRPr="00000000" w14:paraId="00000797">
            <w:pPr>
              <w:ind w:firstLine="0"/>
              <w:rPr/>
            </w:pPr>
            <w:r w:rsidDel="00000000" w:rsidR="00000000" w:rsidRPr="00000000">
              <w:rPr>
                <w:rtl w:val="0"/>
              </w:rPr>
              <w:t xml:space="preserve">Button</w:t>
            </w:r>
          </w:p>
        </w:tc>
        <w:tc>
          <w:tcPr/>
          <w:p w:rsidR="00000000" w:rsidDel="00000000" w:rsidP="00000000" w:rsidRDefault="00000000" w:rsidRPr="00000000" w14:paraId="00000798">
            <w:pPr>
              <w:ind w:firstLine="0"/>
              <w:rPr/>
            </w:pPr>
            <w:r w:rsidDel="00000000" w:rsidR="00000000" w:rsidRPr="00000000">
              <w:rPr>
                <w:rtl w:val="0"/>
              </w:rPr>
              <w:t xml:space="preserve">Trở Về Login</w:t>
            </w:r>
          </w:p>
        </w:tc>
        <w:tc>
          <w:tcPr/>
          <w:p w:rsidR="00000000" w:rsidDel="00000000" w:rsidP="00000000" w:rsidRDefault="00000000" w:rsidRPr="00000000" w14:paraId="00000799">
            <w:pPr>
              <w:ind w:firstLine="0"/>
              <w:rPr/>
            </w:pPr>
            <w:r w:rsidDel="00000000" w:rsidR="00000000" w:rsidRPr="00000000">
              <w:rPr>
                <w:rtl w:val="0"/>
              </w:rPr>
              <w:t xml:space="preserve">btnTroVeLogin</w:t>
            </w:r>
          </w:p>
        </w:tc>
      </w:tr>
    </w:tbl>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tabs>
          <w:tab w:val="left" w:pos="880"/>
          <w:tab w:val="right" w:pos="9350"/>
        </w:tabs>
        <w:spacing w:after="100" w:lineRule="auto"/>
        <w:ind w:left="280" w:firstLine="0"/>
        <w:rPr/>
      </w:pPr>
      <w:r w:rsidDel="00000000" w:rsidR="00000000" w:rsidRPr="00000000">
        <w:rPr>
          <w:rtl w:val="0"/>
        </w:rPr>
      </w:r>
    </w:p>
    <w:p w:rsidR="00000000" w:rsidDel="00000000" w:rsidP="00000000" w:rsidRDefault="00000000" w:rsidRPr="00000000" w14:paraId="0000079C">
      <w:pPr>
        <w:tabs>
          <w:tab w:val="left" w:pos="880"/>
          <w:tab w:val="right" w:pos="9350"/>
        </w:tabs>
        <w:spacing w:after="100" w:lineRule="auto"/>
        <w:ind w:left="280" w:firstLine="0"/>
        <w:rPr/>
      </w:pPr>
      <w:r w:rsidDel="00000000" w:rsidR="00000000" w:rsidRPr="00000000">
        <w:rPr>
          <w:rtl w:val="0"/>
        </w:rPr>
      </w:r>
    </w:p>
    <w:p w:rsidR="00000000" w:rsidDel="00000000" w:rsidP="00000000" w:rsidRDefault="00000000" w:rsidRPr="00000000" w14:paraId="0000079D">
      <w:pPr>
        <w:tabs>
          <w:tab w:val="left" w:pos="880"/>
          <w:tab w:val="right" w:pos="9350"/>
        </w:tabs>
        <w:spacing w:after="100" w:lineRule="auto"/>
        <w:ind w:left="280" w:firstLine="0"/>
        <w:rPr/>
      </w:pPr>
      <w:r w:rsidDel="00000000" w:rsidR="00000000" w:rsidRPr="00000000">
        <w:rPr>
          <w:rtl w:val="0"/>
        </w:rPr>
      </w:r>
    </w:p>
    <w:p w:rsidR="00000000" w:rsidDel="00000000" w:rsidP="00000000" w:rsidRDefault="00000000" w:rsidRPr="00000000" w14:paraId="0000079E">
      <w:pPr>
        <w:tabs>
          <w:tab w:val="left" w:pos="880"/>
          <w:tab w:val="right" w:pos="9350"/>
        </w:tabs>
        <w:spacing w:after="100" w:lineRule="auto"/>
        <w:ind w:left="280" w:firstLine="0"/>
        <w:rPr/>
      </w:pPr>
      <w:r w:rsidDel="00000000" w:rsidR="00000000" w:rsidRPr="00000000">
        <w:rPr>
          <w:rtl w:val="0"/>
        </w:rPr>
      </w:r>
    </w:p>
    <w:p w:rsidR="00000000" w:rsidDel="00000000" w:rsidP="00000000" w:rsidRDefault="00000000" w:rsidRPr="00000000" w14:paraId="0000079F">
      <w:pPr>
        <w:tabs>
          <w:tab w:val="left" w:pos="880"/>
          <w:tab w:val="right" w:pos="9350"/>
        </w:tabs>
        <w:spacing w:after="100" w:lineRule="auto"/>
        <w:ind w:left="280" w:firstLine="0"/>
        <w:rPr/>
      </w:pPr>
      <w:r w:rsidDel="00000000" w:rsidR="00000000" w:rsidRPr="00000000">
        <w:rPr>
          <w:rtl w:val="0"/>
        </w:rPr>
      </w:r>
    </w:p>
    <w:p w:rsidR="00000000" w:rsidDel="00000000" w:rsidP="00000000" w:rsidRDefault="00000000" w:rsidRPr="00000000" w14:paraId="000007A0">
      <w:pPr>
        <w:tabs>
          <w:tab w:val="left" w:pos="880"/>
          <w:tab w:val="right" w:pos="9350"/>
        </w:tabs>
        <w:spacing w:after="100" w:lineRule="auto"/>
        <w:ind w:left="280" w:firstLine="0"/>
        <w:rPr/>
      </w:pPr>
      <w:r w:rsidDel="00000000" w:rsidR="00000000" w:rsidRPr="00000000">
        <w:rPr>
          <w:rtl w:val="0"/>
        </w:rPr>
      </w:r>
    </w:p>
    <w:p w:rsidR="00000000" w:rsidDel="00000000" w:rsidP="00000000" w:rsidRDefault="00000000" w:rsidRPr="00000000" w14:paraId="000007A1">
      <w:pPr>
        <w:pStyle w:val="Heading2"/>
        <w:tabs>
          <w:tab w:val="left" w:pos="880"/>
          <w:tab w:val="right" w:pos="9350"/>
        </w:tabs>
        <w:spacing w:after="100" w:lineRule="auto"/>
        <w:ind w:left="280" w:firstLine="0"/>
        <w:rPr/>
      </w:pPr>
      <w:bookmarkStart w:colFirst="0" w:colLast="0" w:name="_ajvzfjpshqfd" w:id="46"/>
      <w:bookmarkEnd w:id="46"/>
      <w:hyperlink w:anchor="_32hioqz">
        <w:r w:rsidDel="00000000" w:rsidR="00000000" w:rsidRPr="00000000">
          <w:rPr>
            <w:color w:val="1155cc"/>
            <w:u w:val="single"/>
            <w:rtl w:val="0"/>
          </w:rPr>
          <w:t xml:space="preserve">4.2</w:t>
        </w:r>
      </w:hyperlink>
      <w:hyperlink w:anchor="_32hioqz">
        <w:r w:rsidDel="00000000" w:rsidR="00000000" w:rsidRPr="00000000">
          <w:rPr>
            <w:rFonts w:ascii="Calibri" w:cs="Calibri" w:eastAsia="Calibri" w:hAnsi="Calibri"/>
            <w:color w:val="1155cc"/>
            <w:sz w:val="22"/>
            <w:szCs w:val="22"/>
            <w:u w:val="single"/>
            <w:rtl w:val="0"/>
          </w:rPr>
          <w:tab/>
        </w:r>
      </w:hyperlink>
      <w:hyperlink w:anchor="_32hioqz">
        <w:r w:rsidDel="00000000" w:rsidR="00000000" w:rsidRPr="00000000">
          <w:rPr>
            <w:color w:val="1155cc"/>
            <w:u w:val="single"/>
            <w:rtl w:val="0"/>
          </w:rPr>
          <w:t xml:space="preserve">Tạo CSDL với SQL Server</w:t>
          <w:tab/>
        </w:r>
      </w:hyperlink>
      <w:r w:rsidDel="00000000" w:rsidR="00000000" w:rsidRPr="00000000">
        <w:rPr>
          <w:rtl w:val="0"/>
        </w:rPr>
      </w:r>
    </w:p>
    <w:p w:rsidR="00000000" w:rsidDel="00000000" w:rsidP="00000000" w:rsidRDefault="00000000" w:rsidRPr="00000000" w14:paraId="000007A2">
      <w:pPr>
        <w:pStyle w:val="Heading3"/>
        <w:ind w:firstLine="720"/>
        <w:rPr/>
      </w:pPr>
      <w:bookmarkStart w:colFirst="0" w:colLast="0" w:name="_z841z9l3jkjd" w:id="47"/>
      <w:bookmarkEnd w:id="47"/>
      <w:r w:rsidDel="00000000" w:rsidR="00000000" w:rsidRPr="00000000">
        <w:rPr>
          <w:rtl w:val="0"/>
        </w:rPr>
        <w:t xml:space="preserve">4.2.1.Sơ đồ quan hệ</w:t>
      </w:r>
    </w:p>
    <w:p w:rsidR="00000000" w:rsidDel="00000000" w:rsidP="00000000" w:rsidRDefault="00000000" w:rsidRPr="00000000" w14:paraId="000007A3">
      <w:pPr>
        <w:rPr>
          <w:i w:val="1"/>
          <w:color w:val="00b050"/>
        </w:rPr>
      </w:pPr>
      <w:r w:rsidDel="00000000" w:rsidR="00000000" w:rsidRPr="00000000">
        <w:rPr/>
        <w:drawing>
          <wp:inline distB="114300" distT="114300" distL="114300" distR="114300">
            <wp:extent cx="5943600" cy="3568700"/>
            <wp:effectExtent b="0" l="0" r="0" t="0"/>
            <wp:docPr id="30" name="image26.jpg"/>
            <a:graphic>
              <a:graphicData uri="http://schemas.openxmlformats.org/drawingml/2006/picture">
                <pic:pic>
                  <pic:nvPicPr>
                    <pic:cNvPr id="0" name="image26.jpg"/>
                    <pic:cNvPicPr preferRelativeResize="0"/>
                  </pic:nvPicPr>
                  <pic:blipFill>
                    <a:blip r:embed="rId5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b050"/>
        </w:rPr>
      </w:pPr>
      <w:r w:rsidDel="00000000" w:rsidR="00000000" w:rsidRPr="00000000">
        <w:rPr>
          <w:rtl w:val="0"/>
        </w:rPr>
      </w:r>
    </w:p>
    <w:p w:rsidR="00000000" w:rsidDel="00000000" w:rsidP="00000000" w:rsidRDefault="00000000" w:rsidRPr="00000000" w14:paraId="000007A5">
      <w:pPr>
        <w:spacing w:after="200" w:line="240" w:lineRule="auto"/>
        <w:ind w:left="0" w:firstLine="0"/>
        <w:rPr/>
      </w:pPr>
      <w:r w:rsidDel="00000000" w:rsidR="00000000" w:rsidRPr="00000000">
        <w:rPr>
          <w:rtl w:val="0"/>
        </w:rPr>
      </w:r>
    </w:p>
    <w:p w:rsidR="00000000" w:rsidDel="00000000" w:rsidP="00000000" w:rsidRDefault="00000000" w:rsidRPr="00000000" w14:paraId="000007A6">
      <w:pPr>
        <w:pStyle w:val="Heading3"/>
        <w:ind w:left="0"/>
        <w:rPr>
          <w:vertAlign w:val="baseline"/>
        </w:rPr>
      </w:pPr>
      <w:bookmarkStart w:colFirst="0" w:colLast="0" w:name="_41mghml" w:id="48"/>
      <w:bookmarkEnd w:id="48"/>
      <w:r w:rsidDel="00000000" w:rsidR="00000000" w:rsidRPr="00000000">
        <w:rPr>
          <w:rtl w:val="0"/>
        </w:rPr>
        <w:t xml:space="preserve">4.2.2.Chi tiết các bảng</w:t>
      </w:r>
      <w:r w:rsidDel="00000000" w:rsidR="00000000" w:rsidRPr="00000000">
        <w:rPr>
          <w:rtl w:val="0"/>
        </w:rPr>
      </w:r>
    </w:p>
    <w:p w:rsidR="00000000" w:rsidDel="00000000" w:rsidP="00000000" w:rsidRDefault="00000000" w:rsidRPr="00000000" w14:paraId="000007A7">
      <w:pPr>
        <w:pStyle w:val="Heading4"/>
        <w:ind w:firstLine="864"/>
        <w:rPr/>
      </w:pPr>
      <w:r w:rsidDel="00000000" w:rsidR="00000000" w:rsidRPr="00000000">
        <w:rPr>
          <w:rtl w:val="0"/>
        </w:rPr>
        <w:t xml:space="preserve">4.2.2.1.</w:t>
      </w:r>
      <w:r w:rsidDel="00000000" w:rsidR="00000000" w:rsidRPr="00000000">
        <w:rPr>
          <w:rtl w:val="0"/>
        </w:rPr>
        <w:t xml:space="preserve">Bảng NhanVien</w:t>
      </w:r>
    </w:p>
    <w:p w:rsidR="00000000" w:rsidDel="00000000" w:rsidP="00000000" w:rsidRDefault="00000000" w:rsidRPr="00000000" w14:paraId="000007A8">
      <w:pPr>
        <w:rPr/>
      </w:pPr>
      <w:r w:rsidDel="00000000" w:rsidR="00000000" w:rsidRPr="00000000">
        <w:rPr>
          <w:rtl w:val="0"/>
        </w:rPr>
        <w:t xml:space="preserve">Cấu trúc bảng</w:t>
      </w:r>
    </w:p>
    <w:tbl>
      <w:tblPr>
        <w:tblStyle w:val="Table30"/>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3075"/>
        <w:gridCol w:w="2805"/>
        <w:tblGridChange w:id="0">
          <w:tblGrid>
            <w:gridCol w:w="1260"/>
            <w:gridCol w:w="2205"/>
            <w:gridCol w:w="3075"/>
            <w:gridCol w:w="2805"/>
          </w:tblGrid>
        </w:tblGridChange>
      </w:tblGrid>
      <w:tr>
        <w:trPr>
          <w:cantSplit w:val="0"/>
          <w:tblHeader w:val="0"/>
        </w:trPr>
        <w:tc>
          <w:tcPr>
            <w:shd w:fill="f2f2f2" w:val="clear"/>
          </w:tcPr>
          <w:p w:rsidR="00000000" w:rsidDel="00000000" w:rsidP="00000000" w:rsidRDefault="00000000" w:rsidRPr="00000000" w14:paraId="000007A9">
            <w:pPr>
              <w:ind w:firstLine="0"/>
              <w:rPr/>
            </w:pPr>
            <w:r w:rsidDel="00000000" w:rsidR="00000000" w:rsidRPr="00000000">
              <w:rPr>
                <w:rtl w:val="0"/>
              </w:rPr>
              <w:t xml:space="preserve">Tên cột</w:t>
            </w:r>
          </w:p>
        </w:tc>
        <w:tc>
          <w:tcPr>
            <w:shd w:fill="f2f2f2" w:val="clear"/>
          </w:tcPr>
          <w:p w:rsidR="00000000" w:rsidDel="00000000" w:rsidP="00000000" w:rsidRDefault="00000000" w:rsidRPr="00000000" w14:paraId="000007AA">
            <w:pPr>
              <w:ind w:firstLine="0"/>
              <w:rPr/>
            </w:pPr>
            <w:r w:rsidDel="00000000" w:rsidR="00000000" w:rsidRPr="00000000">
              <w:rPr>
                <w:rtl w:val="0"/>
              </w:rPr>
              <w:t xml:space="preserve">Kiểu dữ liệu</w:t>
            </w:r>
          </w:p>
        </w:tc>
        <w:tc>
          <w:tcPr>
            <w:shd w:fill="f2f2f2" w:val="clear"/>
          </w:tcPr>
          <w:p w:rsidR="00000000" w:rsidDel="00000000" w:rsidP="00000000" w:rsidRDefault="00000000" w:rsidRPr="00000000" w14:paraId="000007AB">
            <w:pPr>
              <w:ind w:firstLine="0"/>
              <w:rPr/>
            </w:pPr>
            <w:r w:rsidDel="00000000" w:rsidR="00000000" w:rsidRPr="00000000">
              <w:rPr>
                <w:rtl w:val="0"/>
              </w:rPr>
              <w:t xml:space="preserve">Ràng buộc</w:t>
            </w:r>
          </w:p>
        </w:tc>
        <w:tc>
          <w:tcPr>
            <w:shd w:fill="f2f2f2" w:val="clear"/>
          </w:tcPr>
          <w:p w:rsidR="00000000" w:rsidDel="00000000" w:rsidP="00000000" w:rsidRDefault="00000000" w:rsidRPr="00000000" w14:paraId="000007AC">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7AD">
            <w:pPr>
              <w:ind w:firstLine="0"/>
              <w:rPr/>
            </w:pPr>
            <w:r w:rsidDel="00000000" w:rsidR="00000000" w:rsidRPr="00000000">
              <w:rPr>
                <w:rtl w:val="0"/>
              </w:rPr>
              <w:t xml:space="preserve">MaNV</w:t>
            </w:r>
          </w:p>
        </w:tc>
        <w:tc>
          <w:tcPr/>
          <w:p w:rsidR="00000000" w:rsidDel="00000000" w:rsidP="00000000" w:rsidRDefault="00000000" w:rsidRPr="00000000" w14:paraId="000007AE">
            <w:pPr>
              <w:ind w:firstLine="0"/>
              <w:rPr/>
            </w:pPr>
            <w:r w:rsidDel="00000000" w:rsidR="00000000" w:rsidRPr="00000000">
              <w:rPr>
                <w:rtl w:val="0"/>
              </w:rPr>
              <w:t xml:space="preserve">NVARCHAR(50)</w:t>
            </w:r>
          </w:p>
        </w:tc>
        <w:tc>
          <w:tcPr/>
          <w:p w:rsidR="00000000" w:rsidDel="00000000" w:rsidP="00000000" w:rsidRDefault="00000000" w:rsidRPr="00000000" w14:paraId="000007AF">
            <w:pPr>
              <w:ind w:firstLine="0"/>
              <w:rPr/>
            </w:pPr>
            <w:r w:rsidDel="00000000" w:rsidR="00000000" w:rsidRPr="00000000">
              <w:rPr>
                <w:rtl w:val="0"/>
              </w:rPr>
              <w:t xml:space="preserve">PK, NOT NULL</w:t>
            </w:r>
          </w:p>
        </w:tc>
        <w:tc>
          <w:tcPr/>
          <w:p w:rsidR="00000000" w:rsidDel="00000000" w:rsidP="00000000" w:rsidRDefault="00000000" w:rsidRPr="00000000" w14:paraId="000007B0">
            <w:pPr>
              <w:ind w:firstLine="0"/>
              <w:rPr/>
            </w:pPr>
            <w:r w:rsidDel="00000000" w:rsidR="00000000" w:rsidRPr="00000000">
              <w:rPr>
                <w:rtl w:val="0"/>
              </w:rPr>
              <w:t xml:space="preserve">Mã nhân viên</w:t>
            </w:r>
          </w:p>
        </w:tc>
      </w:tr>
      <w:tr>
        <w:trPr>
          <w:cantSplit w:val="0"/>
          <w:tblHeader w:val="0"/>
        </w:trPr>
        <w:tc>
          <w:tcPr/>
          <w:p w:rsidR="00000000" w:rsidDel="00000000" w:rsidP="00000000" w:rsidRDefault="00000000" w:rsidRPr="00000000" w14:paraId="000007B1">
            <w:pPr>
              <w:ind w:firstLine="0"/>
              <w:rPr/>
            </w:pPr>
            <w:r w:rsidDel="00000000" w:rsidR="00000000" w:rsidRPr="00000000">
              <w:rPr>
                <w:rtl w:val="0"/>
              </w:rPr>
              <w:t xml:space="preserve">MatKhau</w:t>
            </w:r>
          </w:p>
        </w:tc>
        <w:tc>
          <w:tcPr/>
          <w:p w:rsidR="00000000" w:rsidDel="00000000" w:rsidP="00000000" w:rsidRDefault="00000000" w:rsidRPr="00000000" w14:paraId="000007B2">
            <w:pPr>
              <w:ind w:firstLine="0"/>
              <w:rPr/>
            </w:pPr>
            <w:r w:rsidDel="00000000" w:rsidR="00000000" w:rsidRPr="00000000">
              <w:rPr>
                <w:rtl w:val="0"/>
              </w:rPr>
              <w:t xml:space="preserve">NVARCHAR(50)</w:t>
            </w:r>
          </w:p>
        </w:tc>
        <w:tc>
          <w:tcPr/>
          <w:p w:rsidR="00000000" w:rsidDel="00000000" w:rsidP="00000000" w:rsidRDefault="00000000" w:rsidRPr="00000000" w14:paraId="000007B3">
            <w:pPr>
              <w:ind w:firstLine="0"/>
              <w:rPr/>
            </w:pPr>
            <w:r w:rsidDel="00000000" w:rsidR="00000000" w:rsidRPr="00000000">
              <w:rPr>
                <w:rtl w:val="0"/>
              </w:rPr>
              <w:t xml:space="preserve">NOT NULL</w:t>
            </w:r>
          </w:p>
        </w:tc>
        <w:tc>
          <w:tcPr/>
          <w:p w:rsidR="00000000" w:rsidDel="00000000" w:rsidP="00000000" w:rsidRDefault="00000000" w:rsidRPr="00000000" w14:paraId="000007B4">
            <w:pPr>
              <w:ind w:firstLine="0"/>
              <w:rPr/>
            </w:pPr>
            <w:r w:rsidDel="00000000" w:rsidR="00000000" w:rsidRPr="00000000">
              <w:rPr>
                <w:rtl w:val="0"/>
              </w:rPr>
              <w:t xml:space="preserve">Mật khẩu</w:t>
            </w:r>
          </w:p>
        </w:tc>
      </w:tr>
      <w:tr>
        <w:trPr>
          <w:cantSplit w:val="0"/>
          <w:tblHeader w:val="0"/>
        </w:trPr>
        <w:tc>
          <w:tcPr/>
          <w:p w:rsidR="00000000" w:rsidDel="00000000" w:rsidP="00000000" w:rsidRDefault="00000000" w:rsidRPr="00000000" w14:paraId="000007B5">
            <w:pPr>
              <w:ind w:firstLine="0"/>
              <w:rPr/>
            </w:pPr>
            <w:r w:rsidDel="00000000" w:rsidR="00000000" w:rsidRPr="00000000">
              <w:rPr>
                <w:rtl w:val="0"/>
              </w:rPr>
              <w:t xml:space="preserve">HoTen</w:t>
            </w:r>
          </w:p>
        </w:tc>
        <w:tc>
          <w:tcPr/>
          <w:p w:rsidR="00000000" w:rsidDel="00000000" w:rsidP="00000000" w:rsidRDefault="00000000" w:rsidRPr="00000000" w14:paraId="000007B6">
            <w:pPr>
              <w:ind w:firstLine="0"/>
              <w:rPr/>
            </w:pPr>
            <w:r w:rsidDel="00000000" w:rsidR="00000000" w:rsidRPr="00000000">
              <w:rPr>
                <w:rtl w:val="0"/>
              </w:rPr>
              <w:t xml:space="preserve">NVARCHAR(50)</w:t>
            </w:r>
          </w:p>
        </w:tc>
        <w:tc>
          <w:tcPr/>
          <w:p w:rsidR="00000000" w:rsidDel="00000000" w:rsidP="00000000" w:rsidRDefault="00000000" w:rsidRPr="00000000" w14:paraId="000007B7">
            <w:pPr>
              <w:ind w:firstLine="0"/>
              <w:rPr/>
            </w:pPr>
            <w:r w:rsidDel="00000000" w:rsidR="00000000" w:rsidRPr="00000000">
              <w:rPr>
                <w:rtl w:val="0"/>
              </w:rPr>
              <w:t xml:space="preserve">NOT NULL</w:t>
            </w:r>
          </w:p>
        </w:tc>
        <w:tc>
          <w:tcPr/>
          <w:p w:rsidR="00000000" w:rsidDel="00000000" w:rsidP="00000000" w:rsidRDefault="00000000" w:rsidRPr="00000000" w14:paraId="000007B8">
            <w:pPr>
              <w:ind w:firstLine="0"/>
              <w:rPr/>
            </w:pPr>
            <w:r w:rsidDel="00000000" w:rsidR="00000000" w:rsidRPr="00000000">
              <w:rPr>
                <w:rtl w:val="0"/>
              </w:rPr>
              <w:t xml:space="preserve">Họ và tên</w:t>
            </w:r>
          </w:p>
        </w:tc>
      </w:tr>
      <w:tr>
        <w:trPr>
          <w:cantSplit w:val="0"/>
          <w:tblHeader w:val="0"/>
        </w:trPr>
        <w:tc>
          <w:tcPr/>
          <w:p w:rsidR="00000000" w:rsidDel="00000000" w:rsidP="00000000" w:rsidRDefault="00000000" w:rsidRPr="00000000" w14:paraId="000007B9">
            <w:pPr>
              <w:ind w:firstLine="0"/>
              <w:rPr/>
            </w:pPr>
            <w:r w:rsidDel="00000000" w:rsidR="00000000" w:rsidRPr="00000000">
              <w:rPr>
                <w:rtl w:val="0"/>
              </w:rPr>
              <w:t xml:space="preserve">VaiTro</w:t>
            </w:r>
          </w:p>
        </w:tc>
        <w:tc>
          <w:tcPr/>
          <w:p w:rsidR="00000000" w:rsidDel="00000000" w:rsidP="00000000" w:rsidRDefault="00000000" w:rsidRPr="00000000" w14:paraId="000007BA">
            <w:pPr>
              <w:ind w:firstLine="0"/>
              <w:rPr/>
            </w:pPr>
            <w:r w:rsidDel="00000000" w:rsidR="00000000" w:rsidRPr="00000000">
              <w:rPr>
                <w:rtl w:val="0"/>
              </w:rPr>
              <w:t xml:space="preserve">BIT</w:t>
            </w:r>
          </w:p>
        </w:tc>
        <w:tc>
          <w:tcPr/>
          <w:p w:rsidR="00000000" w:rsidDel="00000000" w:rsidP="00000000" w:rsidRDefault="00000000" w:rsidRPr="00000000" w14:paraId="000007BB">
            <w:pPr>
              <w:ind w:firstLine="0"/>
              <w:rPr/>
            </w:pPr>
            <w:r w:rsidDel="00000000" w:rsidR="00000000" w:rsidRPr="00000000">
              <w:rPr>
                <w:rtl w:val="0"/>
              </w:rPr>
              <w:t xml:space="preserve">DEFAULT 0,NOT NULL</w:t>
            </w:r>
          </w:p>
        </w:tc>
        <w:tc>
          <w:tcPr/>
          <w:p w:rsidR="00000000" w:rsidDel="00000000" w:rsidP="00000000" w:rsidRDefault="00000000" w:rsidRPr="00000000" w14:paraId="000007BC">
            <w:pPr>
              <w:ind w:firstLine="0"/>
              <w:rPr/>
            </w:pPr>
            <w:r w:rsidDel="00000000" w:rsidR="00000000" w:rsidRPr="00000000">
              <w:rPr>
                <w:rtl w:val="0"/>
              </w:rPr>
              <w:t xml:space="preserve">1 là trưởng phòng, 0 là nhân viên</w:t>
            </w:r>
          </w:p>
        </w:tc>
      </w:tr>
    </w:tbl>
    <w:p w:rsidR="00000000" w:rsidDel="00000000" w:rsidP="00000000" w:rsidRDefault="00000000" w:rsidRPr="00000000" w14:paraId="000007BD">
      <w:pPr>
        <w:rPr/>
      </w:pPr>
      <w:r w:rsidDel="00000000" w:rsidR="00000000" w:rsidRPr="00000000">
        <w:rPr>
          <w:rtl w:val="0"/>
        </w:rPr>
        <w:t xml:space="preserve">Mã lệnh tạo bảng</w:t>
      </w:r>
    </w:p>
    <w:tbl>
      <w:tblPr>
        <w:tblStyle w:val="Table3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7BE">
            <w:pPr>
              <w:jc w:val="left"/>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CREATE TABLE [dbo].[NhanVien](</w:t>
            </w:r>
          </w:p>
          <w:p w:rsidR="00000000" w:rsidDel="00000000" w:rsidP="00000000" w:rsidRDefault="00000000" w:rsidRPr="00000000" w14:paraId="000007BF">
            <w:pPr>
              <w:jc w:val="left"/>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ab/>
              <w:t xml:space="preserve">[MaNV] [nvarchar](50) NOT NULL, PRIMARY KEY</w:t>
            </w:r>
          </w:p>
          <w:p w:rsidR="00000000" w:rsidDel="00000000" w:rsidP="00000000" w:rsidRDefault="00000000" w:rsidRPr="00000000" w14:paraId="000007C0">
            <w:pPr>
              <w:jc w:val="left"/>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ab/>
              <w:t xml:space="preserve">[MatKhau] [nvarchar](50) NOT NULL,</w:t>
            </w:r>
          </w:p>
          <w:p w:rsidR="00000000" w:rsidDel="00000000" w:rsidP="00000000" w:rsidRDefault="00000000" w:rsidRPr="00000000" w14:paraId="000007C1">
            <w:pPr>
              <w:jc w:val="left"/>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ab/>
              <w:t xml:space="preserve">[HoTen] [nvarchar](50) NOT NULL,</w:t>
            </w:r>
          </w:p>
          <w:p w:rsidR="00000000" w:rsidDel="00000000" w:rsidP="00000000" w:rsidRDefault="00000000" w:rsidRPr="00000000" w14:paraId="000007C2">
            <w:pPr>
              <w:jc w:val="left"/>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ab/>
              <w:t xml:space="preserve">[VaiTro] [bit] NOT NULL,</w:t>
            </w:r>
          </w:p>
          <w:p w:rsidR="00000000" w:rsidDel="00000000" w:rsidP="00000000" w:rsidRDefault="00000000" w:rsidRPr="00000000" w14:paraId="000007C3">
            <w:pPr>
              <w:rPr>
                <w:rFonts w:ascii="Times" w:cs="Times" w:eastAsia="Times" w:hAnsi="Times"/>
                <w:b w:val="1"/>
                <w:smallCaps w:val="1"/>
                <w:sz w:val="20"/>
                <w:szCs w:val="20"/>
              </w:rPr>
            </w:pPr>
            <w:r w:rsidDel="00000000" w:rsidR="00000000" w:rsidRPr="00000000">
              <w:rPr>
                <w:rFonts w:ascii="Consolas" w:cs="Consolas" w:eastAsia="Consolas" w:hAnsi="Consolas"/>
                <w:color w:val="808080"/>
                <w:sz w:val="20"/>
                <w:szCs w:val="20"/>
                <w:rtl w:val="0"/>
              </w:rPr>
              <w:t xml:space="preserve">)</w:t>
            </w:r>
            <w:r w:rsidDel="00000000" w:rsidR="00000000" w:rsidRPr="00000000">
              <w:rPr>
                <w:rtl w:val="0"/>
              </w:rPr>
            </w:r>
          </w:p>
        </w:tc>
      </w:tr>
    </w:tbl>
    <w:p w:rsidR="00000000" w:rsidDel="00000000" w:rsidP="00000000" w:rsidRDefault="00000000" w:rsidRPr="00000000" w14:paraId="000007C4">
      <w:pPr>
        <w:ind w:left="0" w:firstLine="0"/>
        <w:rPr/>
      </w:pPr>
      <w:r w:rsidDel="00000000" w:rsidR="00000000" w:rsidRPr="00000000">
        <w:rPr>
          <w:rtl w:val="0"/>
        </w:rPr>
        <w:t xml:space="preserve">4.2.2.1.1.</w:t>
      </w:r>
      <w:r w:rsidDel="00000000" w:rsidR="00000000" w:rsidRPr="00000000">
        <w:rPr>
          <w:rtl w:val="0"/>
        </w:rPr>
        <w:t xml:space="preserve">Câu lệnh SQL cơ bản</w:t>
      </w:r>
    </w:p>
    <w:tbl>
      <w:tblPr>
        <w:tblStyle w:val="Table3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7C5">
            <w:pPr>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INSERT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INTO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MatKhau</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HoTen</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VaiTro</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VALUES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tl w:val="0"/>
              </w:rPr>
            </w:r>
          </w:p>
          <w:p w:rsidR="00000000" w:rsidDel="00000000" w:rsidP="00000000" w:rsidRDefault="00000000" w:rsidRPr="00000000" w14:paraId="000007C6">
            <w:pPr>
              <w:jc w:val="left"/>
              <w:rPr>
                <w:rFonts w:ascii="Consolas" w:cs="Consolas" w:eastAsia="Consolas" w:hAnsi="Consolas"/>
                <w:sz w:val="20"/>
                <w:szCs w:val="20"/>
              </w:rPr>
            </w:pPr>
            <w:r w:rsidDel="00000000" w:rsidR="00000000" w:rsidRPr="00000000">
              <w:rPr>
                <w:rFonts w:ascii="Consolas" w:cs="Consolas" w:eastAsia="Consolas" w:hAnsi="Consolas"/>
                <w:color w:val="ff00ff"/>
                <w:sz w:val="20"/>
                <w:szCs w:val="20"/>
                <w:rtl w:val="0"/>
              </w:rPr>
              <w:t xml:space="preserve">UPDATE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SET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MatKhau</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HoTen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VaiTro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0000ff"/>
                <w:sz w:val="20"/>
                <w:szCs w:val="20"/>
                <w:rtl w:val="0"/>
              </w:rPr>
              <w:t xml:space="preserve">WHERE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7C7">
            <w:pPr>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DELETE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WHERE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7C8">
            <w:pPr>
              <w:rPr>
                <w:rFonts w:ascii="Times" w:cs="Times" w:eastAsia="Times" w:hAnsi="Times"/>
                <w:b w:val="1"/>
                <w:smallCaps w:val="1"/>
                <w:sz w:val="20"/>
                <w:szCs w:val="20"/>
              </w:rPr>
            </w:pP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WHERE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07C9">
      <w:pPr>
        <w:pStyle w:val="Heading4"/>
        <w:ind w:left="0" w:firstLine="0"/>
        <w:rPr/>
      </w:pPr>
      <w:r w:rsidDel="00000000" w:rsidR="00000000" w:rsidRPr="00000000">
        <w:rPr>
          <w:rtl w:val="0"/>
        </w:rPr>
        <w:t xml:space="preserve">4.2.2.2.Bảng ChuyenDe</w:t>
      </w:r>
    </w:p>
    <w:p w:rsidR="00000000" w:rsidDel="00000000" w:rsidP="00000000" w:rsidRDefault="00000000" w:rsidRPr="00000000" w14:paraId="000007CA">
      <w:pPr>
        <w:rPr/>
      </w:pPr>
      <w:r w:rsidDel="00000000" w:rsidR="00000000" w:rsidRPr="00000000">
        <w:rPr>
          <w:rtl w:val="0"/>
        </w:rPr>
        <w:t xml:space="preserve">Cấu trúc bảng</w:t>
      </w:r>
    </w:p>
    <w:tbl>
      <w:tblPr>
        <w:tblStyle w:val="Table33"/>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800"/>
        <w:gridCol w:w="4515"/>
        <w:gridCol w:w="1365"/>
        <w:tblGridChange w:id="0">
          <w:tblGrid>
            <w:gridCol w:w="1665"/>
            <w:gridCol w:w="1800"/>
            <w:gridCol w:w="4515"/>
            <w:gridCol w:w="1365"/>
          </w:tblGrid>
        </w:tblGridChange>
      </w:tblGrid>
      <w:tr>
        <w:trPr>
          <w:cantSplit w:val="0"/>
          <w:tblHeader w:val="0"/>
        </w:trPr>
        <w:tc>
          <w:tcPr>
            <w:shd w:fill="f2f2f2" w:val="clear"/>
          </w:tcPr>
          <w:p w:rsidR="00000000" w:rsidDel="00000000" w:rsidP="00000000" w:rsidRDefault="00000000" w:rsidRPr="00000000" w14:paraId="000007CB">
            <w:pPr>
              <w:ind w:firstLine="0"/>
              <w:rPr/>
            </w:pPr>
            <w:r w:rsidDel="00000000" w:rsidR="00000000" w:rsidRPr="00000000">
              <w:rPr>
                <w:rtl w:val="0"/>
              </w:rPr>
              <w:t xml:space="preserve">Tên cột</w:t>
            </w:r>
          </w:p>
        </w:tc>
        <w:tc>
          <w:tcPr>
            <w:shd w:fill="f2f2f2" w:val="clear"/>
          </w:tcPr>
          <w:p w:rsidR="00000000" w:rsidDel="00000000" w:rsidP="00000000" w:rsidRDefault="00000000" w:rsidRPr="00000000" w14:paraId="000007CC">
            <w:pPr>
              <w:ind w:firstLine="0"/>
              <w:rPr/>
            </w:pPr>
            <w:r w:rsidDel="00000000" w:rsidR="00000000" w:rsidRPr="00000000">
              <w:rPr>
                <w:rtl w:val="0"/>
              </w:rPr>
              <w:t xml:space="preserve">Kiểu dữ liệu</w:t>
            </w:r>
          </w:p>
        </w:tc>
        <w:tc>
          <w:tcPr>
            <w:shd w:fill="f2f2f2" w:val="clear"/>
          </w:tcPr>
          <w:p w:rsidR="00000000" w:rsidDel="00000000" w:rsidP="00000000" w:rsidRDefault="00000000" w:rsidRPr="00000000" w14:paraId="000007CD">
            <w:pPr>
              <w:ind w:firstLine="0"/>
              <w:rPr/>
            </w:pPr>
            <w:r w:rsidDel="00000000" w:rsidR="00000000" w:rsidRPr="00000000">
              <w:rPr>
                <w:rtl w:val="0"/>
              </w:rPr>
              <w:t xml:space="preserve">Ràng buộc</w:t>
            </w:r>
          </w:p>
        </w:tc>
        <w:tc>
          <w:tcPr>
            <w:shd w:fill="f2f2f2" w:val="clear"/>
          </w:tcPr>
          <w:p w:rsidR="00000000" w:rsidDel="00000000" w:rsidP="00000000" w:rsidRDefault="00000000" w:rsidRPr="00000000" w14:paraId="000007CE">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7CF">
            <w:pPr>
              <w:ind w:firstLine="0"/>
              <w:rPr/>
            </w:pPr>
            <w:r w:rsidDel="00000000" w:rsidR="00000000" w:rsidRPr="00000000">
              <w:rPr>
                <w:rtl w:val="0"/>
              </w:rPr>
              <w:t xml:space="preserve">MaCD</w:t>
            </w:r>
          </w:p>
        </w:tc>
        <w:tc>
          <w:tcPr/>
          <w:p w:rsidR="00000000" w:rsidDel="00000000" w:rsidP="00000000" w:rsidRDefault="00000000" w:rsidRPr="00000000" w14:paraId="000007D0">
            <w:pPr>
              <w:ind w:firstLine="0"/>
              <w:rPr/>
            </w:pPr>
            <w:r w:rsidDel="00000000" w:rsidR="00000000" w:rsidRPr="00000000">
              <w:rPr>
                <w:rtl w:val="0"/>
              </w:rPr>
              <w:t xml:space="preserve">nchar(5)</w:t>
            </w:r>
          </w:p>
        </w:tc>
        <w:tc>
          <w:tcPr/>
          <w:p w:rsidR="00000000" w:rsidDel="00000000" w:rsidP="00000000" w:rsidRDefault="00000000" w:rsidRPr="00000000" w14:paraId="000007D1">
            <w:pPr>
              <w:ind w:firstLine="0"/>
              <w:rPr/>
            </w:pPr>
            <w:r w:rsidDel="00000000" w:rsidR="00000000" w:rsidRPr="00000000">
              <w:rPr>
                <w:rtl w:val="0"/>
              </w:rPr>
              <w:t xml:space="preserve">PK, NOT NULL</w:t>
            </w:r>
          </w:p>
        </w:tc>
        <w:tc>
          <w:tcPr/>
          <w:p w:rsidR="00000000" w:rsidDel="00000000" w:rsidP="00000000" w:rsidRDefault="00000000" w:rsidRPr="00000000" w14:paraId="000007D2">
            <w:pPr>
              <w:ind w:firstLine="0"/>
              <w:rPr/>
            </w:pPr>
            <w:r w:rsidDel="00000000" w:rsidR="00000000" w:rsidRPr="00000000">
              <w:rPr>
                <w:rtl w:val="0"/>
              </w:rPr>
              <w:t xml:space="preserve">Mã Chuyên Đề</w:t>
            </w:r>
          </w:p>
        </w:tc>
      </w:tr>
      <w:tr>
        <w:trPr>
          <w:cantSplit w:val="0"/>
          <w:tblHeader w:val="0"/>
        </w:trPr>
        <w:tc>
          <w:tcPr/>
          <w:p w:rsidR="00000000" w:rsidDel="00000000" w:rsidP="00000000" w:rsidRDefault="00000000" w:rsidRPr="00000000" w14:paraId="000007D3">
            <w:pPr>
              <w:ind w:firstLine="0"/>
              <w:rPr/>
            </w:pPr>
            <w:r w:rsidDel="00000000" w:rsidR="00000000" w:rsidRPr="00000000">
              <w:rPr>
                <w:rtl w:val="0"/>
              </w:rPr>
              <w:t xml:space="preserve">TenCD</w:t>
            </w:r>
          </w:p>
        </w:tc>
        <w:tc>
          <w:tcPr/>
          <w:p w:rsidR="00000000" w:rsidDel="00000000" w:rsidP="00000000" w:rsidRDefault="00000000" w:rsidRPr="00000000" w14:paraId="000007D4">
            <w:pPr>
              <w:ind w:firstLine="0"/>
              <w:rPr/>
            </w:pPr>
            <w:r w:rsidDel="00000000" w:rsidR="00000000" w:rsidRPr="00000000">
              <w:rPr>
                <w:rtl w:val="0"/>
              </w:rPr>
              <w:t xml:space="preserve">nvarchar(50)</w:t>
            </w:r>
          </w:p>
        </w:tc>
        <w:tc>
          <w:tcPr/>
          <w:p w:rsidR="00000000" w:rsidDel="00000000" w:rsidP="00000000" w:rsidRDefault="00000000" w:rsidRPr="00000000" w14:paraId="000007D5">
            <w:pPr>
              <w:ind w:firstLine="0"/>
              <w:rPr/>
            </w:pPr>
            <w:r w:rsidDel="00000000" w:rsidR="00000000" w:rsidRPr="00000000">
              <w:rPr>
                <w:rtl w:val="0"/>
              </w:rPr>
              <w:t xml:space="preserve">NOT NULL</w:t>
            </w:r>
          </w:p>
        </w:tc>
        <w:tc>
          <w:tcPr/>
          <w:p w:rsidR="00000000" w:rsidDel="00000000" w:rsidP="00000000" w:rsidRDefault="00000000" w:rsidRPr="00000000" w14:paraId="000007D6">
            <w:pPr>
              <w:ind w:firstLine="0"/>
              <w:rPr/>
            </w:pPr>
            <w:r w:rsidDel="00000000" w:rsidR="00000000" w:rsidRPr="00000000">
              <w:rPr>
                <w:rtl w:val="0"/>
              </w:rPr>
              <w:t xml:space="preserve">Tên Chuyên Đề</w:t>
            </w:r>
          </w:p>
        </w:tc>
      </w:tr>
      <w:tr>
        <w:trPr>
          <w:cantSplit w:val="0"/>
          <w:tblHeader w:val="0"/>
        </w:trPr>
        <w:tc>
          <w:tcPr/>
          <w:p w:rsidR="00000000" w:rsidDel="00000000" w:rsidP="00000000" w:rsidRDefault="00000000" w:rsidRPr="00000000" w14:paraId="000007D7">
            <w:pPr>
              <w:ind w:firstLine="0"/>
              <w:rPr/>
            </w:pPr>
            <w:r w:rsidDel="00000000" w:rsidR="00000000" w:rsidRPr="00000000">
              <w:rPr>
                <w:rtl w:val="0"/>
              </w:rPr>
              <w:t xml:space="preserve">HocPhi</w:t>
            </w:r>
          </w:p>
        </w:tc>
        <w:tc>
          <w:tcPr/>
          <w:p w:rsidR="00000000" w:rsidDel="00000000" w:rsidP="00000000" w:rsidRDefault="00000000" w:rsidRPr="00000000" w14:paraId="000007D8">
            <w:pPr>
              <w:ind w:firstLine="0"/>
              <w:rPr/>
            </w:pPr>
            <w:r w:rsidDel="00000000" w:rsidR="00000000" w:rsidRPr="00000000">
              <w:rPr>
                <w:rtl w:val="0"/>
              </w:rPr>
              <w:t xml:space="preserve">float</w:t>
            </w:r>
          </w:p>
        </w:tc>
        <w:tc>
          <w:tcPr/>
          <w:p w:rsidR="00000000" w:rsidDel="00000000" w:rsidP="00000000" w:rsidRDefault="00000000" w:rsidRPr="00000000" w14:paraId="000007D9">
            <w:pPr>
              <w:ind w:firstLine="0"/>
              <w:rPr/>
            </w:pPr>
            <w:r w:rsidDel="00000000" w:rsidR="00000000" w:rsidRPr="00000000">
              <w:rPr>
                <w:rtl w:val="0"/>
              </w:rPr>
              <w:t xml:space="preserve">NOT NULL, DEFAULT 0</w:t>
            </w:r>
          </w:p>
        </w:tc>
        <w:tc>
          <w:tcPr/>
          <w:p w:rsidR="00000000" w:rsidDel="00000000" w:rsidP="00000000" w:rsidRDefault="00000000" w:rsidRPr="00000000" w14:paraId="000007DA">
            <w:pPr>
              <w:ind w:firstLine="0"/>
              <w:rPr/>
            </w:pPr>
            <w:r w:rsidDel="00000000" w:rsidR="00000000" w:rsidRPr="00000000">
              <w:rPr>
                <w:rtl w:val="0"/>
              </w:rPr>
              <w:t xml:space="preserve">Học Phí</w:t>
            </w:r>
          </w:p>
        </w:tc>
      </w:tr>
      <w:tr>
        <w:trPr>
          <w:cantSplit w:val="0"/>
          <w:tblHeader w:val="0"/>
        </w:trPr>
        <w:tc>
          <w:tcPr/>
          <w:p w:rsidR="00000000" w:rsidDel="00000000" w:rsidP="00000000" w:rsidRDefault="00000000" w:rsidRPr="00000000" w14:paraId="000007DB">
            <w:pPr>
              <w:ind w:firstLine="0"/>
              <w:rPr/>
            </w:pPr>
            <w:r w:rsidDel="00000000" w:rsidR="00000000" w:rsidRPr="00000000">
              <w:rPr>
                <w:rtl w:val="0"/>
              </w:rPr>
              <w:t xml:space="preserve">ThoiLuong</w:t>
            </w:r>
          </w:p>
        </w:tc>
        <w:tc>
          <w:tcPr/>
          <w:p w:rsidR="00000000" w:rsidDel="00000000" w:rsidP="00000000" w:rsidRDefault="00000000" w:rsidRPr="00000000" w14:paraId="000007DC">
            <w:pPr>
              <w:ind w:firstLine="0"/>
              <w:rPr/>
            </w:pPr>
            <w:r w:rsidDel="00000000" w:rsidR="00000000" w:rsidRPr="00000000">
              <w:rPr>
                <w:rtl w:val="0"/>
              </w:rPr>
              <w:t xml:space="preserve">int</w:t>
            </w:r>
          </w:p>
        </w:tc>
        <w:tc>
          <w:tcPr/>
          <w:p w:rsidR="00000000" w:rsidDel="00000000" w:rsidP="00000000" w:rsidRDefault="00000000" w:rsidRPr="00000000" w14:paraId="000007DD">
            <w:pPr>
              <w:ind w:firstLine="0"/>
              <w:rPr/>
            </w:pPr>
            <w:r w:rsidDel="00000000" w:rsidR="00000000" w:rsidRPr="00000000">
              <w:rPr>
                <w:rtl w:val="0"/>
              </w:rPr>
              <w:t xml:space="preserve">NOT NULL, DEFAULT 30</w:t>
            </w:r>
          </w:p>
        </w:tc>
        <w:tc>
          <w:tcPr/>
          <w:p w:rsidR="00000000" w:rsidDel="00000000" w:rsidP="00000000" w:rsidRDefault="00000000" w:rsidRPr="00000000" w14:paraId="000007DE">
            <w:pPr>
              <w:ind w:firstLine="0"/>
              <w:rPr/>
            </w:pPr>
            <w:r w:rsidDel="00000000" w:rsidR="00000000" w:rsidRPr="00000000">
              <w:rPr>
                <w:rtl w:val="0"/>
              </w:rPr>
              <w:t xml:space="preserve">Thời Lượng</w:t>
            </w:r>
          </w:p>
        </w:tc>
      </w:tr>
      <w:tr>
        <w:trPr>
          <w:cantSplit w:val="0"/>
          <w:tblHeader w:val="0"/>
        </w:trPr>
        <w:tc>
          <w:tcPr/>
          <w:p w:rsidR="00000000" w:rsidDel="00000000" w:rsidP="00000000" w:rsidRDefault="00000000" w:rsidRPr="00000000" w14:paraId="000007DF">
            <w:pPr>
              <w:ind w:firstLine="0"/>
              <w:rPr/>
            </w:pPr>
            <w:r w:rsidDel="00000000" w:rsidR="00000000" w:rsidRPr="00000000">
              <w:rPr>
                <w:rtl w:val="0"/>
              </w:rPr>
              <w:t xml:space="preserve">Hinh</w:t>
            </w:r>
          </w:p>
        </w:tc>
        <w:tc>
          <w:tcPr/>
          <w:p w:rsidR="00000000" w:rsidDel="00000000" w:rsidP="00000000" w:rsidRDefault="00000000" w:rsidRPr="00000000" w14:paraId="000007E0">
            <w:pPr>
              <w:ind w:firstLine="0"/>
              <w:rPr/>
            </w:pPr>
            <w:r w:rsidDel="00000000" w:rsidR="00000000" w:rsidRPr="00000000">
              <w:rPr>
                <w:rtl w:val="0"/>
              </w:rPr>
              <w:t xml:space="preserve">nvarchar(50)</w:t>
            </w:r>
          </w:p>
        </w:tc>
        <w:tc>
          <w:tcPr/>
          <w:p w:rsidR="00000000" w:rsidDel="00000000" w:rsidP="00000000" w:rsidRDefault="00000000" w:rsidRPr="00000000" w14:paraId="000007E1">
            <w:pPr>
              <w:ind w:firstLine="0"/>
              <w:rPr/>
            </w:pPr>
            <w:r w:rsidDel="00000000" w:rsidR="00000000" w:rsidRPr="00000000">
              <w:rPr>
                <w:rtl w:val="0"/>
              </w:rPr>
              <w:t xml:space="preserve">NOT NULL,DEFAULT ‘chuyende.png’</w:t>
            </w:r>
          </w:p>
        </w:tc>
        <w:tc>
          <w:tcPr/>
          <w:p w:rsidR="00000000" w:rsidDel="00000000" w:rsidP="00000000" w:rsidRDefault="00000000" w:rsidRPr="00000000" w14:paraId="000007E2">
            <w:pPr>
              <w:ind w:firstLine="0"/>
              <w:rPr/>
            </w:pPr>
            <w:r w:rsidDel="00000000" w:rsidR="00000000" w:rsidRPr="00000000">
              <w:rPr>
                <w:rtl w:val="0"/>
              </w:rPr>
              <w:t xml:space="preserve">Hình Logo</w:t>
            </w:r>
          </w:p>
        </w:tc>
      </w:tr>
      <w:tr>
        <w:trPr>
          <w:cantSplit w:val="0"/>
          <w:tblHeader w:val="0"/>
        </w:trPr>
        <w:tc>
          <w:tcPr/>
          <w:p w:rsidR="00000000" w:rsidDel="00000000" w:rsidP="00000000" w:rsidRDefault="00000000" w:rsidRPr="00000000" w14:paraId="000007E3">
            <w:pPr>
              <w:ind w:firstLine="0"/>
              <w:rPr/>
            </w:pPr>
            <w:r w:rsidDel="00000000" w:rsidR="00000000" w:rsidRPr="00000000">
              <w:rPr>
                <w:rtl w:val="0"/>
              </w:rPr>
              <w:t xml:space="preserve">MoTa</w:t>
            </w:r>
          </w:p>
        </w:tc>
        <w:tc>
          <w:tcPr/>
          <w:p w:rsidR="00000000" w:rsidDel="00000000" w:rsidP="00000000" w:rsidRDefault="00000000" w:rsidRPr="00000000" w14:paraId="000007E4">
            <w:pPr>
              <w:ind w:firstLine="0"/>
              <w:rPr/>
            </w:pPr>
            <w:r w:rsidDel="00000000" w:rsidR="00000000" w:rsidRPr="00000000">
              <w:rPr>
                <w:rtl w:val="0"/>
              </w:rPr>
              <w:t xml:space="preserve">nvarchar(255)</w:t>
            </w:r>
          </w:p>
        </w:tc>
        <w:tc>
          <w:tcPr/>
          <w:p w:rsidR="00000000" w:rsidDel="00000000" w:rsidP="00000000" w:rsidRDefault="00000000" w:rsidRPr="00000000" w14:paraId="000007E5">
            <w:pPr>
              <w:ind w:firstLine="0"/>
              <w:rPr/>
            </w:pPr>
            <w:r w:rsidDel="00000000" w:rsidR="00000000" w:rsidRPr="00000000">
              <w:rPr>
                <w:rtl w:val="0"/>
              </w:rPr>
              <w:t xml:space="preserve">NOT NULL</w:t>
            </w:r>
          </w:p>
        </w:tc>
        <w:tc>
          <w:tcPr/>
          <w:p w:rsidR="00000000" w:rsidDel="00000000" w:rsidP="00000000" w:rsidRDefault="00000000" w:rsidRPr="00000000" w14:paraId="000007E6">
            <w:pPr>
              <w:ind w:firstLine="0"/>
              <w:rPr/>
            </w:pPr>
            <w:r w:rsidDel="00000000" w:rsidR="00000000" w:rsidRPr="00000000">
              <w:rPr>
                <w:rtl w:val="0"/>
              </w:rPr>
              <w:t xml:space="preserve">Mô Tả</w:t>
            </w:r>
          </w:p>
        </w:tc>
      </w:tr>
    </w:tbl>
    <w:p w:rsidR="00000000" w:rsidDel="00000000" w:rsidP="00000000" w:rsidRDefault="00000000" w:rsidRPr="00000000" w14:paraId="000007E7">
      <w:pPr>
        <w:ind w:left="0" w:firstLine="0"/>
        <w:rPr/>
      </w:pPr>
      <w:r w:rsidDel="00000000" w:rsidR="00000000" w:rsidRPr="00000000">
        <w:rPr>
          <w:rtl w:val="0"/>
        </w:rPr>
        <w:t xml:space="preserve">4.2.2.2.1.</w:t>
      </w:r>
      <w:r w:rsidDel="00000000" w:rsidR="00000000" w:rsidRPr="00000000">
        <w:rPr>
          <w:rtl w:val="0"/>
        </w:rPr>
        <w:t xml:space="preserve">Mã lệnh tạo bảng</w:t>
      </w:r>
    </w:p>
    <w:tbl>
      <w:tblPr>
        <w:tblStyle w:val="Table3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7E8">
            <w:pPr>
              <w:spacing w:after="200" w:line="276" w:lineRule="auto"/>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CREATE TABLE </w:t>
            </w:r>
            <w:r w:rsidDel="00000000" w:rsidR="00000000" w:rsidRPr="00000000">
              <w:rPr>
                <w:rFonts w:ascii="Consolas" w:cs="Consolas" w:eastAsia="Consolas" w:hAnsi="Consolas"/>
                <w:color w:val="008080"/>
                <w:sz w:val="19"/>
                <w:szCs w:val="19"/>
                <w:rtl w:val="0"/>
              </w:rPr>
              <w:t xml:space="preserve">ChuyenDe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7E9">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MaCD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5</w:t>
            </w:r>
            <w:r w:rsidDel="00000000" w:rsidR="00000000" w:rsidRPr="00000000">
              <w:rPr>
                <w:rFonts w:ascii="Consolas" w:cs="Consolas" w:eastAsia="Consolas" w:hAnsi="Consolas"/>
                <w:color w:val="808080"/>
                <w:sz w:val="19"/>
                <w:szCs w:val="19"/>
                <w:rtl w:val="0"/>
              </w:rPr>
              <w:t xml:space="preserve">) NOT NULL,</w:t>
            </w:r>
            <w:r w:rsidDel="00000000" w:rsidR="00000000" w:rsidRPr="00000000">
              <w:rPr>
                <w:rtl w:val="0"/>
              </w:rPr>
            </w:r>
          </w:p>
          <w:p w:rsidR="00000000" w:rsidDel="00000000" w:rsidP="00000000" w:rsidRDefault="00000000" w:rsidRPr="00000000" w14:paraId="000007EA">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TenCD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50</w:t>
            </w:r>
            <w:r w:rsidDel="00000000" w:rsidR="00000000" w:rsidRPr="00000000">
              <w:rPr>
                <w:rFonts w:ascii="Consolas" w:cs="Consolas" w:eastAsia="Consolas" w:hAnsi="Consolas"/>
                <w:color w:val="808080"/>
                <w:sz w:val="19"/>
                <w:szCs w:val="19"/>
                <w:rtl w:val="0"/>
              </w:rPr>
              <w:t xml:space="preserve">) NOT NULL,</w:t>
            </w:r>
            <w:r w:rsidDel="00000000" w:rsidR="00000000" w:rsidRPr="00000000">
              <w:rPr>
                <w:rtl w:val="0"/>
              </w:rPr>
            </w:r>
          </w:p>
          <w:p w:rsidR="00000000" w:rsidDel="00000000" w:rsidP="00000000" w:rsidRDefault="00000000" w:rsidRPr="00000000" w14:paraId="000007EB">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HocPhi </w:t>
            </w:r>
            <w:r w:rsidDel="00000000" w:rsidR="00000000" w:rsidRPr="00000000">
              <w:rPr>
                <w:rFonts w:ascii="Consolas" w:cs="Consolas" w:eastAsia="Consolas" w:hAnsi="Consolas"/>
                <w:color w:val="0000ff"/>
                <w:sz w:val="19"/>
                <w:szCs w:val="19"/>
                <w:rtl w:val="0"/>
              </w:rPr>
              <w:t xml:space="preserve">float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808080"/>
                <w:sz w:val="19"/>
                <w:szCs w:val="19"/>
                <w:rtl w:val="0"/>
              </w:rPr>
              <w:t xml:space="preserve">NOT NULL</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0000ff"/>
                <w:sz w:val="19"/>
                <w:szCs w:val="19"/>
                <w:rtl w:val="0"/>
              </w:rPr>
              <w:t xml:space="preserve">DEFAULT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sz w:val="19"/>
                <w:szCs w:val="19"/>
                <w:rtl w:val="0"/>
              </w:rPr>
              <w:t xml:space="preserve">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7EC">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ThoiLuong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808080"/>
                <w:sz w:val="19"/>
                <w:szCs w:val="19"/>
                <w:rtl w:val="0"/>
              </w:rPr>
              <w:t xml:space="preserve">NOT NULL</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0000ff"/>
                <w:sz w:val="19"/>
                <w:szCs w:val="19"/>
                <w:rtl w:val="0"/>
              </w:rPr>
              <w:t xml:space="preserve">DEFAULT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7ED">
            <w:pPr>
              <w:spacing w:after="200" w:line="256" w:lineRule="auto"/>
              <w:ind w:left="720" w:right="3320" w:firstLine="0"/>
              <w:rPr>
                <w:rFonts w:ascii="Consolas" w:cs="Consolas" w:eastAsia="Consolas" w:hAnsi="Consolas"/>
                <w:color w:val="008080"/>
                <w:sz w:val="19"/>
                <w:szCs w:val="19"/>
              </w:rPr>
            </w:pPr>
            <w:r w:rsidDel="00000000" w:rsidR="00000000" w:rsidRPr="00000000">
              <w:rPr>
                <w:rFonts w:ascii="Consolas" w:cs="Consolas" w:eastAsia="Consolas" w:hAnsi="Consolas"/>
                <w:color w:val="008080"/>
                <w:sz w:val="19"/>
                <w:szCs w:val="19"/>
                <w:rtl w:val="0"/>
              </w:rPr>
              <w:t xml:space="preserve">Hinh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50</w:t>
            </w:r>
            <w:r w:rsidDel="00000000" w:rsidR="00000000" w:rsidRPr="00000000">
              <w:rPr>
                <w:rFonts w:ascii="Consolas" w:cs="Consolas" w:eastAsia="Consolas" w:hAnsi="Consolas"/>
                <w:color w:val="808080"/>
                <w:sz w:val="19"/>
                <w:szCs w:val="19"/>
                <w:rtl w:val="0"/>
              </w:rPr>
              <w:t xml:space="preserve">) NOT NULL</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0000ff"/>
                <w:sz w:val="19"/>
                <w:szCs w:val="19"/>
                <w:rtl w:val="0"/>
              </w:rPr>
              <w:t xml:space="preserve">DEFAULT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ff0000"/>
                <w:sz w:val="19"/>
                <w:szCs w:val="19"/>
                <w:rtl w:val="0"/>
              </w:rPr>
              <w:t xml:space="preserve">'chuyende.png'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 </w:t>
            </w:r>
          </w:p>
          <w:p w:rsidR="00000000" w:rsidDel="00000000" w:rsidP="00000000" w:rsidRDefault="00000000" w:rsidRPr="00000000" w14:paraId="000007EE">
            <w:pPr>
              <w:spacing w:after="200" w:line="256" w:lineRule="auto"/>
              <w:ind w:left="720" w:right="33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MoTa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255</w:t>
            </w:r>
            <w:r w:rsidDel="00000000" w:rsidR="00000000" w:rsidRPr="00000000">
              <w:rPr>
                <w:rFonts w:ascii="Consolas" w:cs="Consolas" w:eastAsia="Consolas" w:hAnsi="Consolas"/>
                <w:color w:val="808080"/>
                <w:sz w:val="19"/>
                <w:szCs w:val="19"/>
                <w:rtl w:val="0"/>
              </w:rPr>
              <w:t xml:space="preserve">) NOT NULL,</w:t>
            </w:r>
            <w:r w:rsidDel="00000000" w:rsidR="00000000" w:rsidRPr="00000000">
              <w:rPr>
                <w:rtl w:val="0"/>
              </w:rPr>
            </w:r>
          </w:p>
          <w:p w:rsidR="00000000" w:rsidDel="00000000" w:rsidP="00000000" w:rsidRDefault="00000000" w:rsidRPr="00000000" w14:paraId="000007EF">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PRIMARY KEY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MaCD</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7F0">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UNIQUE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TenCD</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7F1">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CHECK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HocPhi</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sz w:val="19"/>
                <w:szCs w:val="19"/>
                <w:rtl w:val="0"/>
              </w:rPr>
              <w:t xml:space="preserve">0</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8080"/>
                <w:sz w:val="19"/>
                <w:szCs w:val="19"/>
                <w:rtl w:val="0"/>
              </w:rPr>
              <w:t xml:space="preserve">ThoiLuong</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sz w:val="19"/>
                <w:szCs w:val="19"/>
                <w:rtl w:val="0"/>
              </w:rPr>
              <w:t xml:space="preserve">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7F2">
            <w:pPr>
              <w:spacing w:after="200" w:line="276" w:lineRule="auto"/>
              <w:rPr>
                <w:rFonts w:ascii="Calibri" w:cs="Calibri" w:eastAsia="Calibri" w:hAnsi="Calibri"/>
                <w:sz w:val="20"/>
                <w:szCs w:val="20"/>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7F3">
            <w:pPr>
              <w:spacing w:after="200" w:line="276" w:lineRule="auto"/>
              <w:rPr>
                <w:rFonts w:ascii="Consolas" w:cs="Consolas" w:eastAsia="Consolas" w:hAnsi="Consolas"/>
                <w:color w:val="0000ff"/>
                <w:sz w:val="20"/>
                <w:szCs w:val="20"/>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tc>
      </w:tr>
    </w:tbl>
    <w:p w:rsidR="00000000" w:rsidDel="00000000" w:rsidP="00000000" w:rsidRDefault="00000000" w:rsidRPr="00000000" w14:paraId="000007F4">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7F5">
            <w:pPr>
              <w:spacing w:after="200" w:line="276" w:lineRule="auto"/>
              <w:ind w:left="100" w:firstLine="0"/>
              <w:rPr>
                <w:rFonts w:ascii="Consolas" w:cs="Consolas" w:eastAsia="Consolas" w:hAnsi="Consolas"/>
                <w:color w:val="0000ff"/>
                <w:sz w:val="17"/>
                <w:szCs w:val="17"/>
              </w:rPr>
            </w:pPr>
            <w:r w:rsidDel="00000000" w:rsidR="00000000" w:rsidRPr="00000000">
              <w:rPr>
                <w:rtl w:val="0"/>
              </w:rPr>
            </w:r>
          </w:p>
          <w:p w:rsidR="00000000" w:rsidDel="00000000" w:rsidP="00000000" w:rsidRDefault="00000000" w:rsidRPr="00000000" w14:paraId="000007F6">
            <w:pPr>
              <w:spacing w:after="200" w:line="276" w:lineRule="auto"/>
              <w:ind w:left="100" w:firstLine="0"/>
              <w:rPr>
                <w:rFonts w:ascii="Consolas" w:cs="Consolas" w:eastAsia="Consolas" w:hAnsi="Consolas"/>
                <w:sz w:val="17"/>
                <w:szCs w:val="17"/>
              </w:rPr>
            </w:pPr>
            <w:r w:rsidDel="00000000" w:rsidR="00000000" w:rsidRPr="00000000">
              <w:rPr>
                <w:rFonts w:ascii="Consolas" w:cs="Consolas" w:eastAsia="Consolas" w:hAnsi="Consolas"/>
                <w:color w:val="0000ff"/>
                <w:sz w:val="17"/>
                <w:szCs w:val="17"/>
                <w:rtl w:val="0"/>
              </w:rPr>
              <w:t xml:space="preserve">INSERT INTO </w:t>
            </w:r>
            <w:r w:rsidDel="00000000" w:rsidR="00000000" w:rsidRPr="00000000">
              <w:rPr>
                <w:rFonts w:ascii="Consolas" w:cs="Consolas" w:eastAsia="Consolas" w:hAnsi="Consolas"/>
                <w:color w:val="008080"/>
                <w:sz w:val="17"/>
                <w:szCs w:val="17"/>
                <w:rtl w:val="0"/>
              </w:rPr>
              <w:t xml:space="preserve">ChuyenDe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8080"/>
                <w:sz w:val="17"/>
                <w:szCs w:val="17"/>
                <w:rtl w:val="0"/>
              </w:rPr>
              <w:t xml:space="preserve">MaCD</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TenCD</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HocPhi</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ThoiLuong</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Hinh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MoTa</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VALUES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7F7">
            <w:pPr>
              <w:spacing w:after="200" w:line="276" w:lineRule="auto"/>
              <w:ind w:left="100" w:firstLine="0"/>
              <w:rPr>
                <w:rFonts w:ascii="Consolas" w:cs="Consolas" w:eastAsia="Consolas" w:hAnsi="Consolas"/>
                <w:sz w:val="17"/>
                <w:szCs w:val="17"/>
              </w:rPr>
            </w:pPr>
            <w:r w:rsidDel="00000000" w:rsidR="00000000" w:rsidRPr="00000000">
              <w:rPr>
                <w:rFonts w:ascii="Consolas" w:cs="Consolas" w:eastAsia="Consolas" w:hAnsi="Consolas"/>
                <w:color w:val="ff00ff"/>
                <w:sz w:val="17"/>
                <w:szCs w:val="17"/>
                <w:rtl w:val="0"/>
              </w:rPr>
              <w:t xml:space="preserve">UPDATE </w:t>
            </w:r>
            <w:r w:rsidDel="00000000" w:rsidR="00000000" w:rsidRPr="00000000">
              <w:rPr>
                <w:rFonts w:ascii="Consolas" w:cs="Consolas" w:eastAsia="Consolas" w:hAnsi="Consolas"/>
                <w:color w:val="008080"/>
                <w:sz w:val="17"/>
                <w:szCs w:val="17"/>
                <w:rtl w:val="0"/>
              </w:rPr>
              <w:t xml:space="preserve">ChuyenDe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00ff"/>
                <w:sz w:val="17"/>
                <w:szCs w:val="17"/>
                <w:rtl w:val="0"/>
              </w:rPr>
              <w:t xml:space="preserve">SET</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TenCD</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HocPhi</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ThoiLuong</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Hinh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MoTa</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00ff"/>
                <w:sz w:val="17"/>
                <w:szCs w:val="17"/>
                <w:rtl w:val="0"/>
              </w:rPr>
              <w:t xml:space="preserve">WHERE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MaCD</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7F8">
            <w:pPr>
              <w:spacing w:after="200" w:line="276" w:lineRule="auto"/>
              <w:ind w:left="100" w:firstLine="0"/>
              <w:rPr>
                <w:rFonts w:ascii="Consolas" w:cs="Consolas" w:eastAsia="Consolas" w:hAnsi="Consolas"/>
                <w:sz w:val="17"/>
                <w:szCs w:val="17"/>
              </w:rPr>
            </w:pPr>
            <w:r w:rsidDel="00000000" w:rsidR="00000000" w:rsidRPr="00000000">
              <w:rPr>
                <w:rFonts w:ascii="Consolas" w:cs="Consolas" w:eastAsia="Consolas" w:hAnsi="Consolas"/>
                <w:color w:val="0000ff"/>
                <w:sz w:val="17"/>
                <w:szCs w:val="17"/>
                <w:rtl w:val="0"/>
              </w:rPr>
              <w:t xml:space="preserve">DELETE FROM </w:t>
            </w:r>
            <w:r w:rsidDel="00000000" w:rsidR="00000000" w:rsidRPr="00000000">
              <w:rPr>
                <w:rFonts w:ascii="Consolas" w:cs="Consolas" w:eastAsia="Consolas" w:hAnsi="Consolas"/>
                <w:color w:val="008080"/>
                <w:sz w:val="17"/>
                <w:szCs w:val="17"/>
                <w:rtl w:val="0"/>
              </w:rPr>
              <w:t xml:space="preserve">ChuyenDe</w:t>
            </w:r>
            <w:r w:rsidDel="00000000" w:rsidR="00000000" w:rsidRPr="00000000">
              <w:rPr>
                <w:rFonts w:ascii="Consolas" w:cs="Consolas" w:eastAsia="Consolas" w:hAnsi="Consolas"/>
                <w:color w:val="0000ff"/>
                <w:sz w:val="17"/>
                <w:szCs w:val="17"/>
                <w:rtl w:val="0"/>
              </w:rPr>
              <w:t xml:space="preserve"> WHERE </w:t>
            </w:r>
            <w:r w:rsidDel="00000000" w:rsidR="00000000" w:rsidRPr="00000000">
              <w:rPr>
                <w:rFonts w:ascii="Consolas" w:cs="Consolas" w:eastAsia="Consolas" w:hAnsi="Consolas"/>
                <w:color w:val="008080"/>
                <w:sz w:val="17"/>
                <w:szCs w:val="17"/>
                <w:rtl w:val="0"/>
              </w:rPr>
              <w:t xml:space="preserve">MaCD</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7F9">
            <w:pPr>
              <w:spacing w:after="200" w:line="276" w:lineRule="auto"/>
              <w:ind w:left="100" w:firstLine="0"/>
              <w:rPr>
                <w:rFonts w:ascii="Consolas" w:cs="Consolas" w:eastAsia="Consolas" w:hAnsi="Consolas"/>
                <w:color w:val="008080"/>
                <w:sz w:val="17"/>
                <w:szCs w:val="17"/>
              </w:rPr>
            </w:pPr>
            <w:r w:rsidDel="00000000" w:rsidR="00000000" w:rsidRPr="00000000">
              <w:rPr>
                <w:rFonts w:ascii="Consolas" w:cs="Consolas" w:eastAsia="Consolas" w:hAnsi="Consolas"/>
                <w:color w:val="0000ff"/>
                <w:sz w:val="17"/>
                <w:szCs w:val="17"/>
                <w:rtl w:val="0"/>
              </w:rPr>
              <w:t xml:space="preserve">SELECT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FROM </w:t>
            </w:r>
            <w:r w:rsidDel="00000000" w:rsidR="00000000" w:rsidRPr="00000000">
              <w:rPr>
                <w:rFonts w:ascii="Consolas" w:cs="Consolas" w:eastAsia="Consolas" w:hAnsi="Consolas"/>
                <w:color w:val="008080"/>
                <w:sz w:val="17"/>
                <w:szCs w:val="17"/>
                <w:rtl w:val="0"/>
              </w:rPr>
              <w:t xml:space="preserve">ChuyenDe</w:t>
            </w:r>
          </w:p>
          <w:p w:rsidR="00000000" w:rsidDel="00000000" w:rsidP="00000000" w:rsidRDefault="00000000" w:rsidRPr="00000000" w14:paraId="000007FA">
            <w:pPr>
              <w:spacing w:after="200" w:line="276" w:lineRule="auto"/>
              <w:ind w:left="100" w:firstLine="0"/>
              <w:rPr>
                <w:rFonts w:ascii="Consolas" w:cs="Consolas" w:eastAsia="Consolas" w:hAnsi="Consolas"/>
                <w:color w:val="008080"/>
                <w:sz w:val="17"/>
                <w:szCs w:val="17"/>
              </w:rPr>
            </w:pPr>
            <w:r w:rsidDel="00000000" w:rsidR="00000000" w:rsidRPr="00000000">
              <w:rPr>
                <w:rFonts w:ascii="Consolas" w:cs="Consolas" w:eastAsia="Consolas" w:hAnsi="Consolas"/>
                <w:color w:val="0000ff"/>
                <w:sz w:val="17"/>
                <w:szCs w:val="17"/>
                <w:rtl w:val="0"/>
              </w:rPr>
              <w:t xml:space="preserve">SELECT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FROM </w:t>
            </w:r>
            <w:r w:rsidDel="00000000" w:rsidR="00000000" w:rsidRPr="00000000">
              <w:rPr>
                <w:rFonts w:ascii="Consolas" w:cs="Consolas" w:eastAsia="Consolas" w:hAnsi="Consolas"/>
                <w:color w:val="008080"/>
                <w:sz w:val="17"/>
                <w:szCs w:val="17"/>
                <w:rtl w:val="0"/>
              </w:rPr>
              <w:t xml:space="preserve">ChuyenDe</w:t>
            </w:r>
            <w:r w:rsidDel="00000000" w:rsidR="00000000" w:rsidRPr="00000000">
              <w:rPr>
                <w:rFonts w:ascii="Consolas" w:cs="Consolas" w:eastAsia="Consolas" w:hAnsi="Consolas"/>
                <w:color w:val="0000ff"/>
                <w:sz w:val="17"/>
                <w:szCs w:val="17"/>
                <w:rtl w:val="0"/>
              </w:rPr>
              <w:t xml:space="preserve"> WHERE </w:t>
            </w:r>
            <w:r w:rsidDel="00000000" w:rsidR="00000000" w:rsidRPr="00000000">
              <w:rPr>
                <w:rFonts w:ascii="Consolas" w:cs="Consolas" w:eastAsia="Consolas" w:hAnsi="Consolas"/>
                <w:color w:val="008080"/>
                <w:sz w:val="17"/>
                <w:szCs w:val="17"/>
                <w:rtl w:val="0"/>
              </w:rPr>
              <w:t xml:space="preserve">MaCD</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tl w:val="0"/>
              </w:rPr>
            </w:r>
          </w:p>
          <w:p w:rsidR="00000000" w:rsidDel="00000000" w:rsidP="00000000" w:rsidRDefault="00000000" w:rsidRPr="00000000" w14:paraId="000007FB">
            <w:pPr>
              <w:spacing w:after="200" w:line="276" w:lineRule="auto"/>
              <w:ind w:left="100" w:firstLine="0"/>
              <w:rPr>
                <w:rFonts w:ascii="Consolas" w:cs="Consolas" w:eastAsia="Consolas" w:hAnsi="Consolas"/>
                <w:sz w:val="17"/>
                <w:szCs w:val="17"/>
              </w:rPr>
            </w:pPr>
            <w:r w:rsidDel="00000000" w:rsidR="00000000" w:rsidRPr="00000000">
              <w:rPr>
                <w:rtl w:val="0"/>
              </w:rPr>
            </w:r>
          </w:p>
        </w:tc>
      </w:tr>
    </w:tbl>
    <w:p w:rsidR="00000000" w:rsidDel="00000000" w:rsidP="00000000" w:rsidRDefault="00000000" w:rsidRPr="00000000" w14:paraId="000007FC">
      <w:pPr>
        <w:pStyle w:val="Heading4"/>
        <w:ind w:left="0" w:firstLine="0"/>
        <w:rPr/>
      </w:pPr>
      <w:r w:rsidDel="00000000" w:rsidR="00000000" w:rsidRPr="00000000">
        <w:rPr>
          <w:rtl w:val="0"/>
        </w:rPr>
        <w:t xml:space="preserve">4.2.2.3.Bảng NguoiHoc</w:t>
      </w:r>
    </w:p>
    <w:p w:rsidR="00000000" w:rsidDel="00000000" w:rsidP="00000000" w:rsidRDefault="00000000" w:rsidRPr="00000000" w14:paraId="000007FD">
      <w:pPr>
        <w:rPr/>
      </w:pPr>
      <w:r w:rsidDel="00000000" w:rsidR="00000000" w:rsidRPr="00000000">
        <w:rPr>
          <w:rtl w:val="0"/>
        </w:rPr>
        <w:t xml:space="preserve">Cấu trúc bảng</w:t>
      </w:r>
    </w:p>
    <w:tbl>
      <w:tblPr>
        <w:tblStyle w:val="Table3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7FE">
            <w:pPr>
              <w:ind w:firstLine="0"/>
              <w:rPr/>
            </w:pPr>
            <w:r w:rsidDel="00000000" w:rsidR="00000000" w:rsidRPr="00000000">
              <w:rPr>
                <w:rtl w:val="0"/>
              </w:rPr>
              <w:t xml:space="preserve">Tên cột</w:t>
            </w:r>
          </w:p>
        </w:tc>
        <w:tc>
          <w:tcPr>
            <w:shd w:fill="f2f2f2" w:val="clear"/>
          </w:tcPr>
          <w:p w:rsidR="00000000" w:rsidDel="00000000" w:rsidP="00000000" w:rsidRDefault="00000000" w:rsidRPr="00000000" w14:paraId="000007FF">
            <w:pPr>
              <w:ind w:firstLine="0"/>
              <w:rPr/>
            </w:pPr>
            <w:r w:rsidDel="00000000" w:rsidR="00000000" w:rsidRPr="00000000">
              <w:rPr>
                <w:rtl w:val="0"/>
              </w:rPr>
              <w:t xml:space="preserve">Kiểu dữ liệu</w:t>
            </w:r>
          </w:p>
        </w:tc>
        <w:tc>
          <w:tcPr>
            <w:shd w:fill="f2f2f2" w:val="clear"/>
          </w:tcPr>
          <w:p w:rsidR="00000000" w:rsidDel="00000000" w:rsidP="00000000" w:rsidRDefault="00000000" w:rsidRPr="00000000" w14:paraId="00000800">
            <w:pPr>
              <w:ind w:firstLine="0"/>
              <w:rPr/>
            </w:pPr>
            <w:r w:rsidDel="00000000" w:rsidR="00000000" w:rsidRPr="00000000">
              <w:rPr>
                <w:rtl w:val="0"/>
              </w:rPr>
              <w:t xml:space="preserve">Ràng buộc</w:t>
            </w:r>
          </w:p>
        </w:tc>
        <w:tc>
          <w:tcPr>
            <w:shd w:fill="f2f2f2" w:val="clear"/>
          </w:tcPr>
          <w:p w:rsidR="00000000" w:rsidDel="00000000" w:rsidP="00000000" w:rsidRDefault="00000000" w:rsidRPr="00000000" w14:paraId="00000801">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802">
            <w:pPr>
              <w:ind w:firstLine="0"/>
              <w:rPr/>
            </w:pPr>
            <w:r w:rsidDel="00000000" w:rsidR="00000000" w:rsidRPr="00000000">
              <w:rPr>
                <w:rtl w:val="0"/>
              </w:rPr>
              <w:t xml:space="preserve">MaNH</w:t>
              <w:tab/>
            </w:r>
          </w:p>
        </w:tc>
        <w:tc>
          <w:tcPr/>
          <w:p w:rsidR="00000000" w:rsidDel="00000000" w:rsidP="00000000" w:rsidRDefault="00000000" w:rsidRPr="00000000" w14:paraId="00000803">
            <w:pPr>
              <w:ind w:firstLine="0"/>
              <w:rPr/>
            </w:pPr>
            <w:r w:rsidDel="00000000" w:rsidR="00000000" w:rsidRPr="00000000">
              <w:rPr>
                <w:rtl w:val="0"/>
              </w:rPr>
              <w:t xml:space="preserve">nchar(7)</w:t>
            </w:r>
          </w:p>
        </w:tc>
        <w:tc>
          <w:tcPr/>
          <w:p w:rsidR="00000000" w:rsidDel="00000000" w:rsidP="00000000" w:rsidRDefault="00000000" w:rsidRPr="00000000" w14:paraId="00000804">
            <w:pPr>
              <w:ind w:firstLine="0"/>
              <w:rPr/>
            </w:pPr>
            <w:r w:rsidDel="00000000" w:rsidR="00000000" w:rsidRPr="00000000">
              <w:rPr>
                <w:rtl w:val="0"/>
              </w:rPr>
              <w:t xml:space="preserve">PK,NOT NULL</w:t>
            </w:r>
          </w:p>
        </w:tc>
        <w:tc>
          <w:tcPr/>
          <w:p w:rsidR="00000000" w:rsidDel="00000000" w:rsidP="00000000" w:rsidRDefault="00000000" w:rsidRPr="00000000" w14:paraId="00000805">
            <w:pPr>
              <w:ind w:firstLine="0"/>
              <w:rPr/>
            </w:pPr>
            <w:r w:rsidDel="00000000" w:rsidR="00000000" w:rsidRPr="00000000">
              <w:rPr>
                <w:rtl w:val="0"/>
              </w:rPr>
              <w:t xml:space="preserve">Mã Người Học</w:t>
            </w:r>
          </w:p>
        </w:tc>
      </w:tr>
      <w:tr>
        <w:trPr>
          <w:cantSplit w:val="0"/>
          <w:trHeight w:val="315" w:hRule="atLeast"/>
          <w:tblHeader w:val="0"/>
        </w:trPr>
        <w:tc>
          <w:tcPr/>
          <w:p w:rsidR="00000000" w:rsidDel="00000000" w:rsidP="00000000" w:rsidRDefault="00000000" w:rsidRPr="00000000" w14:paraId="00000806">
            <w:pPr>
              <w:ind w:firstLine="0"/>
              <w:rPr/>
            </w:pPr>
            <w:r w:rsidDel="00000000" w:rsidR="00000000" w:rsidRPr="00000000">
              <w:rPr>
                <w:rtl w:val="0"/>
              </w:rPr>
              <w:t xml:space="preserve">HoTen</w:t>
            </w:r>
          </w:p>
        </w:tc>
        <w:tc>
          <w:tcPr/>
          <w:p w:rsidR="00000000" w:rsidDel="00000000" w:rsidP="00000000" w:rsidRDefault="00000000" w:rsidRPr="00000000" w14:paraId="00000807">
            <w:pPr>
              <w:ind w:firstLine="0"/>
              <w:rPr/>
            </w:pPr>
            <w:r w:rsidDel="00000000" w:rsidR="00000000" w:rsidRPr="00000000">
              <w:rPr>
                <w:rtl w:val="0"/>
              </w:rPr>
              <w:t xml:space="preserve">nvarchar(50)</w:t>
            </w:r>
          </w:p>
        </w:tc>
        <w:tc>
          <w:tcPr/>
          <w:p w:rsidR="00000000" w:rsidDel="00000000" w:rsidP="00000000" w:rsidRDefault="00000000" w:rsidRPr="00000000" w14:paraId="00000808">
            <w:pPr>
              <w:ind w:firstLine="0"/>
              <w:rPr/>
            </w:pPr>
            <w:r w:rsidDel="00000000" w:rsidR="00000000" w:rsidRPr="00000000">
              <w:rPr>
                <w:rtl w:val="0"/>
              </w:rPr>
              <w:t xml:space="preserve">NOT NULL</w:t>
            </w:r>
          </w:p>
        </w:tc>
        <w:tc>
          <w:tcPr/>
          <w:p w:rsidR="00000000" w:rsidDel="00000000" w:rsidP="00000000" w:rsidRDefault="00000000" w:rsidRPr="00000000" w14:paraId="00000809">
            <w:pPr>
              <w:ind w:firstLine="0"/>
              <w:rPr/>
            </w:pPr>
            <w:r w:rsidDel="00000000" w:rsidR="00000000" w:rsidRPr="00000000">
              <w:rPr>
                <w:rtl w:val="0"/>
              </w:rPr>
              <w:t xml:space="preserve">Họ Tên</w:t>
            </w:r>
          </w:p>
        </w:tc>
      </w:tr>
      <w:tr>
        <w:trPr>
          <w:cantSplit w:val="0"/>
          <w:tblHeader w:val="0"/>
        </w:trPr>
        <w:tc>
          <w:tcPr/>
          <w:p w:rsidR="00000000" w:rsidDel="00000000" w:rsidP="00000000" w:rsidRDefault="00000000" w:rsidRPr="00000000" w14:paraId="0000080A">
            <w:pPr>
              <w:ind w:firstLine="0"/>
              <w:rPr/>
            </w:pPr>
            <w:r w:rsidDel="00000000" w:rsidR="00000000" w:rsidRPr="00000000">
              <w:rPr>
                <w:rtl w:val="0"/>
              </w:rPr>
              <w:t xml:space="preserve">NgaySinh</w:t>
            </w:r>
          </w:p>
        </w:tc>
        <w:tc>
          <w:tcPr/>
          <w:p w:rsidR="00000000" w:rsidDel="00000000" w:rsidP="00000000" w:rsidRDefault="00000000" w:rsidRPr="00000000" w14:paraId="0000080B">
            <w:pPr>
              <w:ind w:firstLine="0"/>
              <w:rPr/>
            </w:pPr>
            <w:r w:rsidDel="00000000" w:rsidR="00000000" w:rsidRPr="00000000">
              <w:rPr>
                <w:rtl w:val="0"/>
              </w:rPr>
              <w:t xml:space="preserve">date</w:t>
            </w:r>
          </w:p>
        </w:tc>
        <w:tc>
          <w:tcPr/>
          <w:p w:rsidR="00000000" w:rsidDel="00000000" w:rsidP="00000000" w:rsidRDefault="00000000" w:rsidRPr="00000000" w14:paraId="0000080C">
            <w:pPr>
              <w:ind w:firstLine="0"/>
              <w:rPr/>
            </w:pPr>
            <w:r w:rsidDel="00000000" w:rsidR="00000000" w:rsidRPr="00000000">
              <w:rPr>
                <w:rtl w:val="0"/>
              </w:rPr>
              <w:t xml:space="preserve">NOT NULL</w:t>
            </w:r>
          </w:p>
        </w:tc>
        <w:tc>
          <w:tcPr/>
          <w:p w:rsidR="00000000" w:rsidDel="00000000" w:rsidP="00000000" w:rsidRDefault="00000000" w:rsidRPr="00000000" w14:paraId="0000080D">
            <w:pPr>
              <w:ind w:firstLine="0"/>
              <w:rPr/>
            </w:pPr>
            <w:r w:rsidDel="00000000" w:rsidR="00000000" w:rsidRPr="00000000">
              <w:rPr>
                <w:rtl w:val="0"/>
              </w:rPr>
              <w:t xml:space="preserve">Ngày Sinh</w:t>
            </w:r>
          </w:p>
        </w:tc>
      </w:tr>
      <w:tr>
        <w:trPr>
          <w:cantSplit w:val="0"/>
          <w:tblHeader w:val="0"/>
        </w:trPr>
        <w:tc>
          <w:tcPr/>
          <w:p w:rsidR="00000000" w:rsidDel="00000000" w:rsidP="00000000" w:rsidRDefault="00000000" w:rsidRPr="00000000" w14:paraId="0000080E">
            <w:pPr>
              <w:ind w:firstLine="0"/>
              <w:rPr/>
            </w:pPr>
            <w:r w:rsidDel="00000000" w:rsidR="00000000" w:rsidRPr="00000000">
              <w:rPr>
                <w:rtl w:val="0"/>
              </w:rPr>
              <w:t xml:space="preserve">GioiTinh</w:t>
            </w:r>
          </w:p>
        </w:tc>
        <w:tc>
          <w:tcPr/>
          <w:p w:rsidR="00000000" w:rsidDel="00000000" w:rsidP="00000000" w:rsidRDefault="00000000" w:rsidRPr="00000000" w14:paraId="0000080F">
            <w:pPr>
              <w:ind w:firstLine="0"/>
              <w:rPr/>
            </w:pPr>
            <w:r w:rsidDel="00000000" w:rsidR="00000000" w:rsidRPr="00000000">
              <w:rPr>
                <w:rtl w:val="0"/>
              </w:rPr>
              <w:t xml:space="preserve">bit</w:t>
            </w:r>
          </w:p>
        </w:tc>
        <w:tc>
          <w:tcPr/>
          <w:p w:rsidR="00000000" w:rsidDel="00000000" w:rsidP="00000000" w:rsidRDefault="00000000" w:rsidRPr="00000000" w14:paraId="00000810">
            <w:pPr>
              <w:ind w:firstLine="0"/>
              <w:rPr/>
            </w:pPr>
            <w:r w:rsidDel="00000000" w:rsidR="00000000" w:rsidRPr="00000000">
              <w:rPr>
                <w:rtl w:val="0"/>
              </w:rPr>
              <w:t xml:space="preserve">NOT NULL</w:t>
            </w:r>
          </w:p>
        </w:tc>
        <w:tc>
          <w:tcPr/>
          <w:p w:rsidR="00000000" w:rsidDel="00000000" w:rsidP="00000000" w:rsidRDefault="00000000" w:rsidRPr="00000000" w14:paraId="00000811">
            <w:pPr>
              <w:ind w:firstLine="0"/>
              <w:rPr/>
            </w:pPr>
            <w:r w:rsidDel="00000000" w:rsidR="00000000" w:rsidRPr="00000000">
              <w:rPr>
                <w:rtl w:val="0"/>
              </w:rPr>
              <w:t xml:space="preserve">giới Tính</w:t>
            </w:r>
          </w:p>
        </w:tc>
      </w:tr>
      <w:tr>
        <w:trPr>
          <w:cantSplit w:val="0"/>
          <w:tblHeader w:val="0"/>
        </w:trPr>
        <w:tc>
          <w:tcPr/>
          <w:p w:rsidR="00000000" w:rsidDel="00000000" w:rsidP="00000000" w:rsidRDefault="00000000" w:rsidRPr="00000000" w14:paraId="00000812">
            <w:pPr>
              <w:ind w:firstLine="0"/>
              <w:rPr/>
            </w:pPr>
            <w:r w:rsidDel="00000000" w:rsidR="00000000" w:rsidRPr="00000000">
              <w:rPr>
                <w:rtl w:val="0"/>
              </w:rPr>
              <w:t xml:space="preserve">DienThoai</w:t>
            </w:r>
          </w:p>
        </w:tc>
        <w:tc>
          <w:tcPr/>
          <w:p w:rsidR="00000000" w:rsidDel="00000000" w:rsidP="00000000" w:rsidRDefault="00000000" w:rsidRPr="00000000" w14:paraId="00000813">
            <w:pPr>
              <w:ind w:firstLine="0"/>
              <w:rPr/>
            </w:pPr>
            <w:r w:rsidDel="00000000" w:rsidR="00000000" w:rsidRPr="00000000">
              <w:rPr>
                <w:rtl w:val="0"/>
              </w:rPr>
              <w:t xml:space="preserve">nvarchar(50)</w:t>
            </w:r>
          </w:p>
        </w:tc>
        <w:tc>
          <w:tcPr/>
          <w:p w:rsidR="00000000" w:rsidDel="00000000" w:rsidP="00000000" w:rsidRDefault="00000000" w:rsidRPr="00000000" w14:paraId="00000814">
            <w:pPr>
              <w:ind w:firstLine="0"/>
              <w:rPr/>
            </w:pPr>
            <w:r w:rsidDel="00000000" w:rsidR="00000000" w:rsidRPr="00000000">
              <w:rPr>
                <w:rtl w:val="0"/>
              </w:rPr>
              <w:t xml:space="preserve">NOT NULL</w:t>
            </w:r>
          </w:p>
        </w:tc>
        <w:tc>
          <w:tcPr/>
          <w:p w:rsidR="00000000" w:rsidDel="00000000" w:rsidP="00000000" w:rsidRDefault="00000000" w:rsidRPr="00000000" w14:paraId="00000815">
            <w:pPr>
              <w:ind w:firstLine="0"/>
              <w:rPr/>
            </w:pPr>
            <w:r w:rsidDel="00000000" w:rsidR="00000000" w:rsidRPr="00000000">
              <w:rPr>
                <w:rtl w:val="0"/>
              </w:rPr>
              <w:t xml:space="preserve">Điện Thoại</w:t>
            </w:r>
          </w:p>
        </w:tc>
      </w:tr>
      <w:tr>
        <w:trPr>
          <w:cantSplit w:val="0"/>
          <w:tblHeader w:val="0"/>
        </w:trPr>
        <w:tc>
          <w:tcPr/>
          <w:p w:rsidR="00000000" w:rsidDel="00000000" w:rsidP="00000000" w:rsidRDefault="00000000" w:rsidRPr="00000000" w14:paraId="00000816">
            <w:pPr>
              <w:ind w:firstLine="0"/>
              <w:rPr/>
            </w:pPr>
            <w:r w:rsidDel="00000000" w:rsidR="00000000" w:rsidRPr="00000000">
              <w:rPr>
                <w:rtl w:val="0"/>
              </w:rPr>
              <w:t xml:space="preserve">Email</w:t>
            </w:r>
          </w:p>
        </w:tc>
        <w:tc>
          <w:tcPr/>
          <w:p w:rsidR="00000000" w:rsidDel="00000000" w:rsidP="00000000" w:rsidRDefault="00000000" w:rsidRPr="00000000" w14:paraId="00000817">
            <w:pPr>
              <w:ind w:firstLine="0"/>
              <w:rPr/>
            </w:pPr>
            <w:r w:rsidDel="00000000" w:rsidR="00000000" w:rsidRPr="00000000">
              <w:rPr>
                <w:rtl w:val="0"/>
              </w:rPr>
              <w:t xml:space="preserve">nvarchar(50)</w:t>
            </w:r>
          </w:p>
        </w:tc>
        <w:tc>
          <w:tcPr/>
          <w:p w:rsidR="00000000" w:rsidDel="00000000" w:rsidP="00000000" w:rsidRDefault="00000000" w:rsidRPr="00000000" w14:paraId="00000818">
            <w:pPr>
              <w:ind w:firstLine="0"/>
              <w:rPr/>
            </w:pPr>
            <w:r w:rsidDel="00000000" w:rsidR="00000000" w:rsidRPr="00000000">
              <w:rPr>
                <w:rtl w:val="0"/>
              </w:rPr>
              <w:t xml:space="preserve">NOT NULL</w:t>
            </w:r>
          </w:p>
        </w:tc>
        <w:tc>
          <w:tcPr/>
          <w:p w:rsidR="00000000" w:rsidDel="00000000" w:rsidP="00000000" w:rsidRDefault="00000000" w:rsidRPr="00000000" w14:paraId="00000819">
            <w:pPr>
              <w:ind w:firstLine="0"/>
              <w:rPr/>
            </w:pPr>
            <w:r w:rsidDel="00000000" w:rsidR="00000000" w:rsidRPr="00000000">
              <w:rPr>
                <w:rtl w:val="0"/>
              </w:rPr>
              <w:t xml:space="preserve">Email</w:t>
            </w:r>
          </w:p>
        </w:tc>
      </w:tr>
      <w:tr>
        <w:trPr>
          <w:cantSplit w:val="0"/>
          <w:tblHeader w:val="0"/>
        </w:trPr>
        <w:tc>
          <w:tcPr/>
          <w:p w:rsidR="00000000" w:rsidDel="00000000" w:rsidP="00000000" w:rsidRDefault="00000000" w:rsidRPr="00000000" w14:paraId="0000081A">
            <w:pPr>
              <w:ind w:firstLine="0"/>
              <w:rPr/>
            </w:pPr>
            <w:r w:rsidDel="00000000" w:rsidR="00000000" w:rsidRPr="00000000">
              <w:rPr>
                <w:rtl w:val="0"/>
              </w:rPr>
              <w:t xml:space="preserve">GhiChu</w:t>
            </w:r>
          </w:p>
        </w:tc>
        <w:tc>
          <w:tcPr/>
          <w:p w:rsidR="00000000" w:rsidDel="00000000" w:rsidP="00000000" w:rsidRDefault="00000000" w:rsidRPr="00000000" w14:paraId="0000081B">
            <w:pPr>
              <w:ind w:firstLine="0"/>
              <w:rPr/>
            </w:pPr>
            <w:r w:rsidDel="00000000" w:rsidR="00000000" w:rsidRPr="00000000">
              <w:rPr>
                <w:rtl w:val="0"/>
              </w:rPr>
              <w:t xml:space="preserve">nvarchar(MAX)</w:t>
            </w:r>
          </w:p>
        </w:tc>
        <w:tc>
          <w:tcPr/>
          <w:p w:rsidR="00000000" w:rsidDel="00000000" w:rsidP="00000000" w:rsidRDefault="00000000" w:rsidRPr="00000000" w14:paraId="0000081C">
            <w:pPr>
              <w:ind w:firstLine="0"/>
              <w:rPr/>
            </w:pPr>
            <w:r w:rsidDel="00000000" w:rsidR="00000000" w:rsidRPr="00000000">
              <w:rPr>
                <w:rtl w:val="0"/>
              </w:rPr>
              <w:t xml:space="preserve">NULL</w:t>
            </w:r>
          </w:p>
        </w:tc>
        <w:tc>
          <w:tcPr/>
          <w:p w:rsidR="00000000" w:rsidDel="00000000" w:rsidP="00000000" w:rsidRDefault="00000000" w:rsidRPr="00000000" w14:paraId="0000081D">
            <w:pPr>
              <w:ind w:firstLine="0"/>
              <w:rPr/>
            </w:pPr>
            <w:r w:rsidDel="00000000" w:rsidR="00000000" w:rsidRPr="00000000">
              <w:rPr>
                <w:rtl w:val="0"/>
              </w:rPr>
              <w:t xml:space="preserve">Ghi Chú</w:t>
            </w:r>
          </w:p>
        </w:tc>
      </w:tr>
      <w:tr>
        <w:trPr>
          <w:cantSplit w:val="0"/>
          <w:tblHeader w:val="0"/>
        </w:trPr>
        <w:tc>
          <w:tcPr/>
          <w:p w:rsidR="00000000" w:rsidDel="00000000" w:rsidP="00000000" w:rsidRDefault="00000000" w:rsidRPr="00000000" w14:paraId="0000081E">
            <w:pPr>
              <w:ind w:firstLine="0"/>
              <w:rPr/>
            </w:pPr>
            <w:r w:rsidDel="00000000" w:rsidR="00000000" w:rsidRPr="00000000">
              <w:rPr>
                <w:rtl w:val="0"/>
              </w:rPr>
              <w:t xml:space="preserve">MaNV</w:t>
            </w:r>
          </w:p>
        </w:tc>
        <w:tc>
          <w:tcPr/>
          <w:p w:rsidR="00000000" w:rsidDel="00000000" w:rsidP="00000000" w:rsidRDefault="00000000" w:rsidRPr="00000000" w14:paraId="0000081F">
            <w:pPr>
              <w:ind w:firstLine="0"/>
              <w:rPr/>
            </w:pPr>
            <w:r w:rsidDel="00000000" w:rsidR="00000000" w:rsidRPr="00000000">
              <w:rPr>
                <w:rtl w:val="0"/>
              </w:rPr>
              <w:t xml:space="preserve">nvarchar(50)</w:t>
            </w:r>
          </w:p>
        </w:tc>
        <w:tc>
          <w:tcPr/>
          <w:p w:rsidR="00000000" w:rsidDel="00000000" w:rsidP="00000000" w:rsidRDefault="00000000" w:rsidRPr="00000000" w14:paraId="00000820">
            <w:pPr>
              <w:ind w:firstLine="0"/>
              <w:rPr/>
            </w:pPr>
            <w:r w:rsidDel="00000000" w:rsidR="00000000" w:rsidRPr="00000000">
              <w:rPr>
                <w:rtl w:val="0"/>
              </w:rPr>
              <w:t xml:space="preserve">FK,NOT NULL</w:t>
            </w:r>
          </w:p>
        </w:tc>
        <w:tc>
          <w:tcPr/>
          <w:p w:rsidR="00000000" w:rsidDel="00000000" w:rsidP="00000000" w:rsidRDefault="00000000" w:rsidRPr="00000000" w14:paraId="00000821">
            <w:pPr>
              <w:ind w:firstLine="0"/>
              <w:rPr/>
            </w:pPr>
            <w:r w:rsidDel="00000000" w:rsidR="00000000" w:rsidRPr="00000000">
              <w:rPr>
                <w:rtl w:val="0"/>
              </w:rPr>
              <w:t xml:space="preserve">Mã Nhân Viên</w:t>
            </w:r>
          </w:p>
        </w:tc>
      </w:tr>
      <w:tr>
        <w:trPr>
          <w:cantSplit w:val="0"/>
          <w:tblHeader w:val="0"/>
        </w:trPr>
        <w:tc>
          <w:tcPr/>
          <w:p w:rsidR="00000000" w:rsidDel="00000000" w:rsidP="00000000" w:rsidRDefault="00000000" w:rsidRPr="00000000" w14:paraId="00000822">
            <w:pPr>
              <w:ind w:firstLine="0"/>
              <w:rPr/>
            </w:pPr>
            <w:r w:rsidDel="00000000" w:rsidR="00000000" w:rsidRPr="00000000">
              <w:rPr>
                <w:rtl w:val="0"/>
              </w:rPr>
              <w:t xml:space="preserve">NgayDK</w:t>
            </w:r>
          </w:p>
        </w:tc>
        <w:tc>
          <w:tcPr/>
          <w:p w:rsidR="00000000" w:rsidDel="00000000" w:rsidP="00000000" w:rsidRDefault="00000000" w:rsidRPr="00000000" w14:paraId="00000823">
            <w:pPr>
              <w:ind w:firstLine="0"/>
              <w:rPr/>
            </w:pPr>
            <w:r w:rsidDel="00000000" w:rsidR="00000000" w:rsidRPr="00000000">
              <w:rPr>
                <w:rtl w:val="0"/>
              </w:rPr>
              <w:t xml:space="preserve">date</w:t>
            </w:r>
          </w:p>
        </w:tc>
        <w:tc>
          <w:tcPr/>
          <w:p w:rsidR="00000000" w:rsidDel="00000000" w:rsidP="00000000" w:rsidRDefault="00000000" w:rsidRPr="00000000" w14:paraId="00000824">
            <w:pPr>
              <w:ind w:firstLine="0"/>
              <w:rPr/>
            </w:pPr>
            <w:r w:rsidDel="00000000" w:rsidR="00000000" w:rsidRPr="00000000">
              <w:rPr>
                <w:rtl w:val="0"/>
              </w:rPr>
              <w:t xml:space="preserve">NOT NULL</w:t>
            </w:r>
          </w:p>
        </w:tc>
        <w:tc>
          <w:tcPr/>
          <w:p w:rsidR="00000000" w:rsidDel="00000000" w:rsidP="00000000" w:rsidRDefault="00000000" w:rsidRPr="00000000" w14:paraId="00000825">
            <w:pPr>
              <w:ind w:firstLine="0"/>
              <w:rPr/>
            </w:pPr>
            <w:r w:rsidDel="00000000" w:rsidR="00000000" w:rsidRPr="00000000">
              <w:rPr>
                <w:rtl w:val="0"/>
              </w:rPr>
              <w:t xml:space="preserve">Ngày Đăng Ký</w:t>
            </w:r>
          </w:p>
        </w:tc>
      </w:tr>
    </w:tbl>
    <w:p w:rsidR="00000000" w:rsidDel="00000000" w:rsidP="00000000" w:rsidRDefault="00000000" w:rsidRPr="00000000" w14:paraId="00000826">
      <w:pPr>
        <w:ind w:left="0" w:firstLine="0"/>
        <w:rPr/>
      </w:pPr>
      <w:r w:rsidDel="00000000" w:rsidR="00000000" w:rsidRPr="00000000">
        <w:rPr>
          <w:rtl w:val="0"/>
        </w:rPr>
        <w:t xml:space="preserve">4.2.2.3.1.</w:t>
      </w:r>
      <w:r w:rsidDel="00000000" w:rsidR="00000000" w:rsidRPr="00000000">
        <w:rPr>
          <w:rtl w:val="0"/>
        </w:rPr>
        <w:t xml:space="preserve">Mã lệnh tạo bảng</w:t>
      </w:r>
    </w:p>
    <w:tbl>
      <w:tblPr>
        <w:tblStyle w:val="Table3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827">
            <w:pPr>
              <w:spacing w:after="200" w:line="276" w:lineRule="auto"/>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CREATE TABLE </w:t>
            </w:r>
            <w:r w:rsidDel="00000000" w:rsidR="00000000" w:rsidRPr="00000000">
              <w:rPr>
                <w:rFonts w:ascii="Consolas" w:cs="Consolas" w:eastAsia="Consolas" w:hAnsi="Consolas"/>
                <w:color w:val="008080"/>
                <w:sz w:val="19"/>
                <w:szCs w:val="19"/>
                <w:rtl w:val="0"/>
              </w:rPr>
              <w:t xml:space="preserve">NguoiHoc</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28">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MaNH </w:t>
            </w:r>
            <w:r w:rsidDel="00000000" w:rsidR="00000000" w:rsidRPr="00000000">
              <w:rPr>
                <w:rFonts w:ascii="Consolas" w:cs="Consolas" w:eastAsia="Consolas" w:hAnsi="Consolas"/>
                <w:color w:val="0000ff"/>
                <w:sz w:val="19"/>
                <w:szCs w:val="19"/>
                <w:rtl w:val="0"/>
              </w:rPr>
              <w:t xml:space="preserve">nchar(7) </w:t>
            </w:r>
            <w:r w:rsidDel="00000000" w:rsidR="00000000" w:rsidRPr="00000000">
              <w:rPr>
                <w:rFonts w:ascii="Consolas" w:cs="Consolas" w:eastAsia="Consolas" w:hAnsi="Consolas"/>
                <w:color w:val="808080"/>
                <w:sz w:val="19"/>
                <w:szCs w:val="19"/>
                <w:rtl w:val="0"/>
              </w:rPr>
              <w:t xml:space="preserve">NOT NULL,</w:t>
            </w:r>
            <w:r w:rsidDel="00000000" w:rsidR="00000000" w:rsidRPr="00000000">
              <w:rPr>
                <w:rtl w:val="0"/>
              </w:rPr>
            </w:r>
          </w:p>
          <w:p w:rsidR="00000000" w:rsidDel="00000000" w:rsidP="00000000" w:rsidRDefault="00000000" w:rsidRPr="00000000" w14:paraId="00000829">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7"/>
                <w:szCs w:val="17"/>
                <w:rtl w:val="0"/>
              </w:rPr>
              <w:t xml:space="preserve">HoTen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50</w:t>
            </w:r>
            <w:r w:rsidDel="00000000" w:rsidR="00000000" w:rsidRPr="00000000">
              <w:rPr>
                <w:rFonts w:ascii="Consolas" w:cs="Consolas" w:eastAsia="Consolas" w:hAnsi="Consolas"/>
                <w:color w:val="808080"/>
                <w:sz w:val="19"/>
                <w:szCs w:val="19"/>
                <w:rtl w:val="0"/>
              </w:rPr>
              <w:t xml:space="preserve">) NOT NULL,</w:t>
            </w:r>
            <w:r w:rsidDel="00000000" w:rsidR="00000000" w:rsidRPr="00000000">
              <w:rPr>
                <w:rtl w:val="0"/>
              </w:rPr>
            </w:r>
          </w:p>
          <w:p w:rsidR="00000000" w:rsidDel="00000000" w:rsidP="00000000" w:rsidRDefault="00000000" w:rsidRPr="00000000" w14:paraId="0000082A">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7"/>
                <w:szCs w:val="17"/>
                <w:rtl w:val="0"/>
              </w:rPr>
              <w:t xml:space="preserve">NgaySinh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808080"/>
                <w:sz w:val="19"/>
                <w:szCs w:val="19"/>
                <w:rtl w:val="0"/>
              </w:rPr>
              <w:t xml:space="preserve">NOT NULL</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0000ff"/>
                <w:sz w:val="19"/>
                <w:szCs w:val="19"/>
                <w:rtl w:val="0"/>
              </w:rPr>
              <w:t xml:space="preserve">DEFAULT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sz w:val="19"/>
                <w:szCs w:val="19"/>
                <w:rtl w:val="0"/>
              </w:rPr>
              <w:t xml:space="preserve">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2B">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7"/>
                <w:szCs w:val="17"/>
                <w:rtl w:val="0"/>
              </w:rPr>
              <w:t xml:space="preserve">GioiTinh </w:t>
            </w:r>
            <w:r w:rsidDel="00000000" w:rsidR="00000000" w:rsidRPr="00000000">
              <w:rPr>
                <w:rFonts w:ascii="Consolas" w:cs="Consolas" w:eastAsia="Consolas" w:hAnsi="Consolas"/>
                <w:color w:val="0000ff"/>
                <w:sz w:val="19"/>
                <w:szCs w:val="19"/>
                <w:rtl w:val="0"/>
              </w:rPr>
              <w:t xml:space="preserve">bit </w:t>
            </w:r>
            <w:r w:rsidDel="00000000" w:rsidR="00000000" w:rsidRPr="00000000">
              <w:rPr>
                <w:rFonts w:ascii="Consolas" w:cs="Consolas" w:eastAsia="Consolas" w:hAnsi="Consolas"/>
                <w:color w:val="808080"/>
                <w:sz w:val="19"/>
                <w:szCs w:val="19"/>
                <w:rtl w:val="0"/>
              </w:rPr>
              <w:t xml:space="preserve">NOT NULL</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0000ff"/>
                <w:sz w:val="19"/>
                <w:szCs w:val="19"/>
                <w:rtl w:val="0"/>
              </w:rPr>
              <w:t xml:space="preserve">DEFAULT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sz w:val="19"/>
                <w:szCs w:val="19"/>
                <w:rtl w:val="0"/>
              </w:rPr>
              <w:t xml:space="preserve">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2C">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7"/>
                <w:szCs w:val="17"/>
                <w:rtl w:val="0"/>
              </w:rPr>
              <w:t xml:space="preserve">DienThoai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50</w:t>
            </w:r>
            <w:r w:rsidDel="00000000" w:rsidR="00000000" w:rsidRPr="00000000">
              <w:rPr>
                <w:rFonts w:ascii="Consolas" w:cs="Consolas" w:eastAsia="Consolas" w:hAnsi="Consolas"/>
                <w:color w:val="808080"/>
                <w:sz w:val="19"/>
                <w:szCs w:val="19"/>
                <w:rtl w:val="0"/>
              </w:rPr>
              <w:t xml:space="preserve">) NOT NULL,</w:t>
            </w:r>
            <w:r w:rsidDel="00000000" w:rsidR="00000000" w:rsidRPr="00000000">
              <w:rPr>
                <w:rtl w:val="0"/>
              </w:rPr>
            </w:r>
          </w:p>
          <w:p w:rsidR="00000000" w:rsidDel="00000000" w:rsidP="00000000" w:rsidRDefault="00000000" w:rsidRPr="00000000" w14:paraId="0000082D">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7"/>
                <w:szCs w:val="17"/>
                <w:rtl w:val="0"/>
              </w:rPr>
              <w:t xml:space="preserve">Email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50</w:t>
            </w:r>
            <w:r w:rsidDel="00000000" w:rsidR="00000000" w:rsidRPr="00000000">
              <w:rPr>
                <w:rFonts w:ascii="Consolas" w:cs="Consolas" w:eastAsia="Consolas" w:hAnsi="Consolas"/>
                <w:color w:val="808080"/>
                <w:sz w:val="19"/>
                <w:szCs w:val="19"/>
                <w:rtl w:val="0"/>
              </w:rPr>
              <w:t xml:space="preserve">) NOT NULL,</w:t>
            </w:r>
            <w:r w:rsidDel="00000000" w:rsidR="00000000" w:rsidRPr="00000000">
              <w:rPr>
                <w:rtl w:val="0"/>
              </w:rPr>
            </w:r>
          </w:p>
          <w:p w:rsidR="00000000" w:rsidDel="00000000" w:rsidP="00000000" w:rsidRDefault="00000000" w:rsidRPr="00000000" w14:paraId="0000082E">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7"/>
                <w:szCs w:val="17"/>
                <w:rtl w:val="0"/>
              </w:rPr>
              <w:t xml:space="preserve">GhiChu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MAX</w:t>
            </w:r>
            <w:r w:rsidDel="00000000" w:rsidR="00000000" w:rsidRPr="00000000">
              <w:rPr>
                <w:rFonts w:ascii="Consolas" w:cs="Consolas" w:eastAsia="Consolas" w:hAnsi="Consolas"/>
                <w:color w:val="808080"/>
                <w:sz w:val="19"/>
                <w:szCs w:val="19"/>
                <w:rtl w:val="0"/>
              </w:rPr>
              <w:t xml:space="preserve">) NULL,</w:t>
            </w:r>
            <w:r w:rsidDel="00000000" w:rsidR="00000000" w:rsidRPr="00000000">
              <w:rPr>
                <w:rtl w:val="0"/>
              </w:rPr>
            </w:r>
          </w:p>
          <w:p w:rsidR="00000000" w:rsidDel="00000000" w:rsidP="00000000" w:rsidRDefault="00000000" w:rsidRPr="00000000" w14:paraId="0000082F">
            <w:pPr>
              <w:spacing w:after="200" w:line="276" w:lineRule="auto"/>
              <w:ind w:left="720" w:firstLine="0"/>
              <w:rPr>
                <w:rFonts w:ascii="Consolas" w:cs="Consolas" w:eastAsia="Consolas" w:hAnsi="Consolas"/>
                <w:color w:val="808080"/>
                <w:sz w:val="19"/>
                <w:szCs w:val="19"/>
              </w:rPr>
            </w:pPr>
            <w:r w:rsidDel="00000000" w:rsidR="00000000" w:rsidRPr="00000000">
              <w:rPr>
                <w:rFonts w:ascii="Consolas" w:cs="Consolas" w:eastAsia="Consolas" w:hAnsi="Consolas"/>
                <w:color w:val="008080"/>
                <w:sz w:val="17"/>
                <w:szCs w:val="17"/>
                <w:rtl w:val="0"/>
              </w:rPr>
              <w:t xml:space="preserve">MaNV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808080"/>
                <w:sz w:val="19"/>
                <w:szCs w:val="19"/>
                <w:rtl w:val="0"/>
              </w:rPr>
              <w:t xml:space="preserve">NOT NULL,</w:t>
            </w:r>
          </w:p>
          <w:p w:rsidR="00000000" w:rsidDel="00000000" w:rsidP="00000000" w:rsidRDefault="00000000" w:rsidRPr="00000000" w14:paraId="00000830">
            <w:pPr>
              <w:spacing w:after="200" w:line="276" w:lineRule="auto"/>
              <w:ind w:left="80" w:firstLine="0"/>
              <w:rPr>
                <w:rFonts w:ascii="Consolas" w:cs="Consolas" w:eastAsia="Consolas" w:hAnsi="Consolas"/>
                <w:color w:val="808080"/>
                <w:sz w:val="19"/>
                <w:szCs w:val="19"/>
              </w:rPr>
            </w:pPr>
            <w:r w:rsidDel="00000000" w:rsidR="00000000" w:rsidRPr="00000000">
              <w:rPr>
                <w:rFonts w:ascii="Consolas" w:cs="Consolas" w:eastAsia="Consolas" w:hAnsi="Consolas"/>
                <w:color w:val="008080"/>
                <w:sz w:val="17"/>
                <w:szCs w:val="17"/>
                <w:rtl w:val="0"/>
              </w:rPr>
              <w:t xml:space="preserve">       NgayDK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808080"/>
                <w:sz w:val="19"/>
                <w:szCs w:val="19"/>
                <w:rtl w:val="0"/>
              </w:rPr>
              <w:t xml:space="preserve">NOT NULL</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0000ff"/>
                <w:sz w:val="19"/>
                <w:szCs w:val="19"/>
                <w:rtl w:val="0"/>
              </w:rPr>
              <w:t xml:space="preserve">DEFAULT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ff00ff"/>
                <w:sz w:val="19"/>
                <w:szCs w:val="19"/>
                <w:rtl w:val="0"/>
              </w:rPr>
              <w:t xml:space="preserve">getdate</w:t>
            </w:r>
            <w:r w:rsidDel="00000000" w:rsidR="00000000" w:rsidRPr="00000000">
              <w:rPr>
                <w:rFonts w:ascii="Consolas" w:cs="Consolas" w:eastAsia="Consolas" w:hAnsi="Consolas"/>
                <w:color w:val="808080"/>
                <w:sz w:val="19"/>
                <w:szCs w:val="19"/>
                <w:rtl w:val="0"/>
              </w:rPr>
              <w:t xml:space="preserve">(),</w:t>
            </w:r>
          </w:p>
          <w:p w:rsidR="00000000" w:rsidDel="00000000" w:rsidP="00000000" w:rsidRDefault="00000000" w:rsidRPr="00000000" w14:paraId="00000831">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PRIMARY KEY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MaNH</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32">
            <w:pPr>
              <w:spacing w:after="200" w:line="276" w:lineRule="auto"/>
              <w:ind w:left="720" w:firstLine="0"/>
              <w:rPr>
                <w:rFonts w:ascii="Consolas" w:cs="Consolas" w:eastAsia="Consolas" w:hAnsi="Consolas"/>
                <w:color w:val="808080"/>
                <w:sz w:val="19"/>
                <w:szCs w:val="19"/>
              </w:rPr>
            </w:pPr>
            <w:r w:rsidDel="00000000" w:rsidR="00000000" w:rsidRPr="00000000">
              <w:rPr>
                <w:rFonts w:ascii="Consolas" w:cs="Consolas" w:eastAsia="Consolas" w:hAnsi="Consolas"/>
                <w:color w:val="0000ff"/>
                <w:sz w:val="18"/>
                <w:szCs w:val="18"/>
                <w:rtl w:val="0"/>
              </w:rPr>
              <w:t xml:space="preserve">FOREIGN KEY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8080"/>
                <w:sz w:val="18"/>
                <w:szCs w:val="18"/>
                <w:rtl w:val="0"/>
              </w:rPr>
              <w:t xml:space="preserve">MaNV</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 REFERENCES </w:t>
            </w:r>
            <w:r w:rsidDel="00000000" w:rsidR="00000000" w:rsidRPr="00000000">
              <w:rPr>
                <w:rFonts w:ascii="Consolas" w:cs="Consolas" w:eastAsia="Consolas" w:hAnsi="Consolas"/>
                <w:color w:val="008080"/>
                <w:sz w:val="18"/>
                <w:szCs w:val="18"/>
                <w:rtl w:val="0"/>
              </w:rPr>
              <w:t xml:space="preserve">NhanVien</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8080"/>
                <w:sz w:val="18"/>
                <w:szCs w:val="18"/>
                <w:rtl w:val="0"/>
              </w:rPr>
              <w:t xml:space="preserve">MaNV</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 ON </w:t>
            </w:r>
            <w:r w:rsidDel="00000000" w:rsidR="00000000" w:rsidRPr="00000000">
              <w:rPr>
                <w:rFonts w:ascii="Consolas" w:cs="Consolas" w:eastAsia="Consolas" w:hAnsi="Consolas"/>
                <w:color w:val="ff00ff"/>
                <w:sz w:val="18"/>
                <w:szCs w:val="18"/>
                <w:rtl w:val="0"/>
              </w:rPr>
              <w:t xml:space="preserve">UPDATE</w:t>
            </w:r>
            <w:r w:rsidDel="00000000" w:rsidR="00000000" w:rsidRPr="00000000">
              <w:rPr>
                <w:rFonts w:ascii="Consolas" w:cs="Consolas" w:eastAsia="Consolas" w:hAnsi="Consolas"/>
                <w:color w:val="0000ff"/>
                <w:sz w:val="18"/>
                <w:szCs w:val="18"/>
                <w:rtl w:val="0"/>
              </w:rPr>
              <w:t xml:space="preserve"> CASCADE</w:t>
            </w:r>
            <w:r w:rsidDel="00000000" w:rsidR="00000000" w:rsidRPr="00000000">
              <w:rPr>
                <w:rFonts w:ascii="Consolas" w:cs="Consolas" w:eastAsia="Consolas" w:hAnsi="Consolas"/>
                <w:color w:val="808080"/>
                <w:sz w:val="19"/>
                <w:szCs w:val="19"/>
                <w:rtl w:val="0"/>
              </w:rPr>
              <w:t xml:space="preserve">)</w:t>
            </w:r>
          </w:p>
        </w:tc>
      </w:tr>
    </w:tbl>
    <w:p w:rsidR="00000000" w:rsidDel="00000000" w:rsidP="00000000" w:rsidRDefault="00000000" w:rsidRPr="00000000" w14:paraId="00000833">
      <w:pPr>
        <w:ind w:left="0" w:firstLine="0"/>
        <w:rPr/>
      </w:pPr>
      <w:r w:rsidDel="00000000" w:rsidR="00000000" w:rsidRPr="00000000">
        <w:rPr>
          <w:rtl w:val="0"/>
        </w:rPr>
        <w:t xml:space="preserve">4.2.2.3.2.</w:t>
      </w:r>
      <w:r w:rsidDel="00000000" w:rsidR="00000000" w:rsidRPr="00000000">
        <w:rPr>
          <w:rtl w:val="0"/>
        </w:rPr>
        <w:t xml:space="preserve">Câu lệnh SQL cơ bản</w:t>
      </w:r>
    </w:p>
    <w:tbl>
      <w:tblPr>
        <w:tblStyle w:val="Table3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834">
            <w:pPr>
              <w:spacing w:after="200" w:line="276" w:lineRule="auto"/>
              <w:ind w:left="80" w:firstLine="0"/>
              <w:rPr>
                <w:rFonts w:ascii="Consolas" w:cs="Consolas" w:eastAsia="Consolas" w:hAnsi="Consolas"/>
                <w:color w:val="808080"/>
                <w:sz w:val="17"/>
                <w:szCs w:val="17"/>
              </w:rPr>
            </w:pPr>
            <w:r w:rsidDel="00000000" w:rsidR="00000000" w:rsidRPr="00000000">
              <w:rPr>
                <w:rFonts w:ascii="Consolas" w:cs="Consolas" w:eastAsia="Consolas" w:hAnsi="Consolas"/>
                <w:color w:val="0000ff"/>
                <w:sz w:val="17"/>
                <w:szCs w:val="17"/>
                <w:rtl w:val="0"/>
              </w:rPr>
              <w:t xml:space="preserve">INSERT  INTO  </w:t>
            </w:r>
            <w:r w:rsidDel="00000000" w:rsidR="00000000" w:rsidRPr="00000000">
              <w:rPr>
                <w:rFonts w:ascii="Consolas" w:cs="Consolas" w:eastAsia="Consolas" w:hAnsi="Consolas"/>
                <w:color w:val="008080"/>
                <w:sz w:val="17"/>
                <w:szCs w:val="17"/>
                <w:rtl w:val="0"/>
              </w:rPr>
              <w:t xml:space="preserve">NguoiHoc</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8080"/>
                <w:sz w:val="17"/>
                <w:szCs w:val="17"/>
                <w:rtl w:val="0"/>
              </w:rPr>
              <w:t xml:space="preserve">MaNH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HoTen</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NgaySinh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GioiTinh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DienThoai</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Email</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GhiChu, MaNV, NgayDK</w:t>
            </w:r>
            <w:r w:rsidDel="00000000" w:rsidR="00000000" w:rsidRPr="00000000">
              <w:rPr>
                <w:rFonts w:ascii="Consolas" w:cs="Consolas" w:eastAsia="Consolas" w:hAnsi="Consolas"/>
                <w:color w:val="808080"/>
                <w:sz w:val="17"/>
                <w:szCs w:val="17"/>
                <w:rtl w:val="0"/>
              </w:rPr>
              <w:t xml:space="preserve">) </w:t>
            </w:r>
            <w:r w:rsidDel="00000000" w:rsidR="00000000" w:rsidRPr="00000000">
              <w:rPr>
                <w:rFonts w:ascii="Consolas" w:cs="Consolas" w:eastAsia="Consolas" w:hAnsi="Consolas"/>
                <w:color w:val="0000ff"/>
                <w:sz w:val="17"/>
                <w:szCs w:val="17"/>
                <w:rtl w:val="0"/>
              </w:rPr>
              <w:t xml:space="preserve">VALUES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 ?, ?</w:t>
            </w:r>
            <w:r w:rsidDel="00000000" w:rsidR="00000000" w:rsidRPr="00000000">
              <w:rPr>
                <w:rFonts w:ascii="Consolas" w:cs="Consolas" w:eastAsia="Consolas" w:hAnsi="Consolas"/>
                <w:color w:val="808080"/>
                <w:sz w:val="17"/>
                <w:szCs w:val="17"/>
                <w:rtl w:val="0"/>
              </w:rPr>
              <w:t xml:space="preserve">)</w:t>
            </w:r>
          </w:p>
          <w:p w:rsidR="00000000" w:rsidDel="00000000" w:rsidP="00000000" w:rsidRDefault="00000000" w:rsidRPr="00000000" w14:paraId="00000835">
            <w:pPr>
              <w:spacing w:after="200" w:line="276" w:lineRule="auto"/>
              <w:ind w:left="80" w:firstLine="0"/>
              <w:rPr>
                <w:rFonts w:ascii="Consolas" w:cs="Consolas" w:eastAsia="Consolas" w:hAnsi="Consolas"/>
                <w:sz w:val="17"/>
                <w:szCs w:val="17"/>
              </w:rPr>
            </w:pPr>
            <w:r w:rsidDel="00000000" w:rsidR="00000000" w:rsidRPr="00000000">
              <w:rPr>
                <w:rFonts w:ascii="Consolas" w:cs="Consolas" w:eastAsia="Consolas" w:hAnsi="Consolas"/>
                <w:color w:val="ff00ff"/>
                <w:sz w:val="17"/>
                <w:szCs w:val="17"/>
                <w:rtl w:val="0"/>
              </w:rPr>
              <w:t xml:space="preserve">UPDATE </w:t>
            </w:r>
            <w:r w:rsidDel="00000000" w:rsidR="00000000" w:rsidRPr="00000000">
              <w:rPr>
                <w:rFonts w:ascii="Consolas" w:cs="Consolas" w:eastAsia="Consolas" w:hAnsi="Consolas"/>
                <w:color w:val="008080"/>
                <w:sz w:val="17"/>
                <w:szCs w:val="17"/>
                <w:rtl w:val="0"/>
              </w:rPr>
              <w:t xml:space="preserve">NguoiHoc</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00ff"/>
                <w:sz w:val="17"/>
                <w:szCs w:val="17"/>
                <w:rtl w:val="0"/>
              </w:rPr>
              <w:t xml:space="preserve">SET</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HoTen</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00ff"/>
                <w:sz w:val="17"/>
                <w:szCs w:val="17"/>
                <w:rtl w:val="0"/>
              </w:rPr>
              <w:t xml:space="preserve">NgaySinh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GioiTinh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DienThoai</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808080"/>
                <w:sz w:val="17"/>
                <w:szCs w:val="17"/>
                <w:rtl w:val="0"/>
              </w:rPr>
              <w:t xml:space="preserve">Email=</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8080"/>
                <w:sz w:val="17"/>
                <w:szCs w:val="17"/>
                <w:rtl w:val="0"/>
              </w:rPr>
              <w:t xml:space="preserve">GhiChu</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8080"/>
                <w:sz w:val="17"/>
                <w:szCs w:val="17"/>
                <w:rtl w:val="0"/>
              </w:rPr>
              <w:t xml:space="preserve">MaNV</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 , </w:t>
            </w:r>
            <w:r w:rsidDel="00000000" w:rsidR="00000000" w:rsidRPr="00000000">
              <w:rPr>
                <w:rFonts w:ascii="Consolas" w:cs="Consolas" w:eastAsia="Consolas" w:hAnsi="Consolas"/>
                <w:color w:val="008080"/>
                <w:sz w:val="17"/>
                <w:szCs w:val="17"/>
                <w:rtl w:val="0"/>
              </w:rPr>
              <w:t xml:space="preserve">NgayDK</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008080"/>
                <w:sz w:val="17"/>
                <w:szCs w:val="17"/>
                <w:rtl w:val="0"/>
              </w:rPr>
              <w:t xml:space="preserve"> </w:t>
            </w:r>
            <w:r w:rsidDel="00000000" w:rsidR="00000000" w:rsidRPr="00000000">
              <w:rPr>
                <w:rFonts w:ascii="Consolas" w:cs="Consolas" w:eastAsia="Consolas" w:hAnsi="Consolas"/>
                <w:color w:val="0000ff"/>
                <w:sz w:val="17"/>
                <w:szCs w:val="17"/>
                <w:rtl w:val="0"/>
              </w:rPr>
              <w:t xml:space="preserve">WHERE</w:t>
            </w:r>
            <w:r w:rsidDel="00000000" w:rsidR="00000000" w:rsidRPr="00000000">
              <w:rPr>
                <w:rFonts w:ascii="Consolas" w:cs="Consolas" w:eastAsia="Consolas" w:hAnsi="Consolas"/>
                <w:color w:val="008080"/>
                <w:sz w:val="17"/>
                <w:szCs w:val="17"/>
                <w:rtl w:val="0"/>
              </w:rPr>
              <w:t xml:space="preserve"> MaNH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836">
            <w:pPr>
              <w:spacing w:after="200" w:line="276" w:lineRule="auto"/>
              <w:ind w:left="80" w:firstLine="0"/>
              <w:rPr>
                <w:rFonts w:ascii="Consolas" w:cs="Consolas" w:eastAsia="Consolas" w:hAnsi="Consolas"/>
                <w:sz w:val="17"/>
                <w:szCs w:val="17"/>
              </w:rPr>
            </w:pPr>
            <w:r w:rsidDel="00000000" w:rsidR="00000000" w:rsidRPr="00000000">
              <w:rPr>
                <w:rFonts w:ascii="Consolas" w:cs="Consolas" w:eastAsia="Consolas" w:hAnsi="Consolas"/>
                <w:color w:val="0000ff"/>
                <w:sz w:val="17"/>
                <w:szCs w:val="17"/>
                <w:rtl w:val="0"/>
              </w:rPr>
              <w:t xml:space="preserve">DELETE FROM </w:t>
            </w:r>
            <w:r w:rsidDel="00000000" w:rsidR="00000000" w:rsidRPr="00000000">
              <w:rPr>
                <w:rFonts w:ascii="Consolas" w:cs="Consolas" w:eastAsia="Consolas" w:hAnsi="Consolas"/>
                <w:color w:val="008080"/>
                <w:sz w:val="17"/>
                <w:szCs w:val="17"/>
                <w:rtl w:val="0"/>
              </w:rPr>
              <w:t xml:space="preserve">NguoiHoc</w:t>
            </w:r>
            <w:r w:rsidDel="00000000" w:rsidR="00000000" w:rsidRPr="00000000">
              <w:rPr>
                <w:rFonts w:ascii="Consolas" w:cs="Consolas" w:eastAsia="Consolas" w:hAnsi="Consolas"/>
                <w:color w:val="0000ff"/>
                <w:sz w:val="17"/>
                <w:szCs w:val="17"/>
                <w:rtl w:val="0"/>
              </w:rPr>
              <w:t xml:space="preserve"> WHERE </w:t>
            </w:r>
            <w:r w:rsidDel="00000000" w:rsidR="00000000" w:rsidRPr="00000000">
              <w:rPr>
                <w:rFonts w:ascii="Consolas" w:cs="Consolas" w:eastAsia="Consolas" w:hAnsi="Consolas"/>
                <w:color w:val="008080"/>
                <w:sz w:val="17"/>
                <w:szCs w:val="17"/>
                <w:rtl w:val="0"/>
              </w:rPr>
              <w:t xml:space="preserve">MaNH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837">
            <w:pPr>
              <w:spacing w:after="200" w:line="276" w:lineRule="auto"/>
              <w:ind w:left="80" w:firstLine="0"/>
              <w:rPr>
                <w:rFonts w:ascii="Consolas" w:cs="Consolas" w:eastAsia="Consolas" w:hAnsi="Consolas"/>
                <w:color w:val="008080"/>
                <w:sz w:val="17"/>
                <w:szCs w:val="17"/>
              </w:rPr>
            </w:pPr>
            <w:r w:rsidDel="00000000" w:rsidR="00000000" w:rsidRPr="00000000">
              <w:rPr>
                <w:rFonts w:ascii="Consolas" w:cs="Consolas" w:eastAsia="Consolas" w:hAnsi="Consolas"/>
                <w:color w:val="0000ff"/>
                <w:sz w:val="17"/>
                <w:szCs w:val="17"/>
                <w:rtl w:val="0"/>
              </w:rPr>
              <w:t xml:space="preserve">SELECT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FROM </w:t>
            </w:r>
            <w:r w:rsidDel="00000000" w:rsidR="00000000" w:rsidRPr="00000000">
              <w:rPr>
                <w:rFonts w:ascii="Consolas" w:cs="Consolas" w:eastAsia="Consolas" w:hAnsi="Consolas"/>
                <w:color w:val="008080"/>
                <w:sz w:val="17"/>
                <w:szCs w:val="17"/>
                <w:rtl w:val="0"/>
              </w:rPr>
              <w:t xml:space="preserve">NguoiHoc</w:t>
            </w:r>
            <w:r w:rsidDel="00000000" w:rsidR="00000000" w:rsidRPr="00000000">
              <w:rPr>
                <w:rFonts w:ascii="Consolas" w:cs="Consolas" w:eastAsia="Consolas" w:hAnsi="Consolas"/>
                <w:color w:val="0000ff"/>
                <w:sz w:val="17"/>
                <w:szCs w:val="17"/>
                <w:rtl w:val="0"/>
              </w:rPr>
              <w:t xml:space="preserve"> </w:t>
            </w:r>
            <w:r w:rsidDel="00000000" w:rsidR="00000000" w:rsidRPr="00000000">
              <w:rPr>
                <w:rtl w:val="0"/>
              </w:rPr>
            </w:r>
          </w:p>
          <w:p w:rsidR="00000000" w:rsidDel="00000000" w:rsidP="00000000" w:rsidRDefault="00000000" w:rsidRPr="00000000" w14:paraId="00000838">
            <w:pPr>
              <w:spacing w:after="200" w:line="276" w:lineRule="auto"/>
              <w:ind w:left="80" w:firstLine="0"/>
              <w:rPr>
                <w:rFonts w:ascii="Consolas" w:cs="Consolas" w:eastAsia="Consolas" w:hAnsi="Consolas"/>
                <w:sz w:val="19"/>
                <w:szCs w:val="19"/>
              </w:rPr>
            </w:pPr>
            <w:r w:rsidDel="00000000" w:rsidR="00000000" w:rsidRPr="00000000">
              <w:rPr>
                <w:rFonts w:ascii="Consolas" w:cs="Consolas" w:eastAsia="Consolas" w:hAnsi="Consolas"/>
                <w:color w:val="0000ff"/>
                <w:sz w:val="17"/>
                <w:szCs w:val="17"/>
                <w:rtl w:val="0"/>
              </w:rPr>
              <w:t xml:space="preserve">SELECT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FROM </w:t>
            </w:r>
            <w:r w:rsidDel="00000000" w:rsidR="00000000" w:rsidRPr="00000000">
              <w:rPr>
                <w:rFonts w:ascii="Consolas" w:cs="Consolas" w:eastAsia="Consolas" w:hAnsi="Consolas"/>
                <w:color w:val="008080"/>
                <w:sz w:val="17"/>
                <w:szCs w:val="17"/>
                <w:rtl w:val="0"/>
              </w:rPr>
              <w:t xml:space="preserve">NguoiHoc</w:t>
            </w:r>
            <w:r w:rsidDel="00000000" w:rsidR="00000000" w:rsidRPr="00000000">
              <w:rPr>
                <w:rFonts w:ascii="Consolas" w:cs="Consolas" w:eastAsia="Consolas" w:hAnsi="Consolas"/>
                <w:color w:val="0000ff"/>
                <w:sz w:val="17"/>
                <w:szCs w:val="17"/>
                <w:rtl w:val="0"/>
              </w:rPr>
              <w:t xml:space="preserve"> WHERE </w:t>
            </w:r>
            <w:r w:rsidDel="00000000" w:rsidR="00000000" w:rsidRPr="00000000">
              <w:rPr>
                <w:rFonts w:ascii="Consolas" w:cs="Consolas" w:eastAsia="Consolas" w:hAnsi="Consolas"/>
                <w:color w:val="008080"/>
                <w:sz w:val="17"/>
                <w:szCs w:val="17"/>
                <w:rtl w:val="0"/>
              </w:rPr>
              <w:t xml:space="preserve">MaNH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tl w:val="0"/>
              </w:rPr>
            </w:r>
          </w:p>
        </w:tc>
      </w:tr>
    </w:tbl>
    <w:p w:rsidR="00000000" w:rsidDel="00000000" w:rsidP="00000000" w:rsidRDefault="00000000" w:rsidRPr="00000000" w14:paraId="00000839">
      <w:pPr>
        <w:pStyle w:val="Heading4"/>
        <w:ind w:left="0" w:firstLine="0"/>
        <w:rPr/>
      </w:pPr>
      <w:r w:rsidDel="00000000" w:rsidR="00000000" w:rsidRPr="00000000">
        <w:rPr>
          <w:rtl w:val="0"/>
        </w:rPr>
        <w:t xml:space="preserve">4.2.2.4.Bảng KhoaHoc</w:t>
      </w:r>
    </w:p>
    <w:p w:rsidR="00000000" w:rsidDel="00000000" w:rsidP="00000000" w:rsidRDefault="00000000" w:rsidRPr="00000000" w14:paraId="0000083A">
      <w:pPr>
        <w:rPr/>
      </w:pPr>
      <w:r w:rsidDel="00000000" w:rsidR="00000000" w:rsidRPr="00000000">
        <w:rPr>
          <w:rtl w:val="0"/>
        </w:rPr>
        <w:t xml:space="preserve">Cấu trúc bảng</w:t>
      </w:r>
    </w:p>
    <w:tbl>
      <w:tblPr>
        <w:tblStyle w:val="Table39"/>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5"/>
        <w:gridCol w:w="1980"/>
        <w:gridCol w:w="3465"/>
        <w:gridCol w:w="2415"/>
        <w:tblGridChange w:id="0">
          <w:tblGrid>
            <w:gridCol w:w="1485"/>
            <w:gridCol w:w="1980"/>
            <w:gridCol w:w="3465"/>
            <w:gridCol w:w="2415"/>
          </w:tblGrid>
        </w:tblGridChange>
      </w:tblGrid>
      <w:tr>
        <w:trPr>
          <w:cantSplit w:val="0"/>
          <w:tblHeader w:val="0"/>
        </w:trPr>
        <w:tc>
          <w:tcPr>
            <w:shd w:fill="f2f2f2" w:val="clear"/>
          </w:tcPr>
          <w:p w:rsidR="00000000" w:rsidDel="00000000" w:rsidP="00000000" w:rsidRDefault="00000000" w:rsidRPr="00000000" w14:paraId="0000083B">
            <w:pPr>
              <w:ind w:firstLine="0"/>
              <w:rPr/>
            </w:pPr>
            <w:r w:rsidDel="00000000" w:rsidR="00000000" w:rsidRPr="00000000">
              <w:rPr>
                <w:rtl w:val="0"/>
              </w:rPr>
              <w:t xml:space="preserve">Tên cột</w:t>
            </w:r>
          </w:p>
        </w:tc>
        <w:tc>
          <w:tcPr>
            <w:shd w:fill="f2f2f2" w:val="clear"/>
          </w:tcPr>
          <w:p w:rsidR="00000000" w:rsidDel="00000000" w:rsidP="00000000" w:rsidRDefault="00000000" w:rsidRPr="00000000" w14:paraId="0000083C">
            <w:pPr>
              <w:ind w:firstLine="0"/>
              <w:rPr/>
            </w:pPr>
            <w:r w:rsidDel="00000000" w:rsidR="00000000" w:rsidRPr="00000000">
              <w:rPr>
                <w:rtl w:val="0"/>
              </w:rPr>
              <w:t xml:space="preserve">Kiểu dữ liệu</w:t>
            </w:r>
          </w:p>
        </w:tc>
        <w:tc>
          <w:tcPr>
            <w:shd w:fill="f2f2f2" w:val="clear"/>
          </w:tcPr>
          <w:p w:rsidR="00000000" w:rsidDel="00000000" w:rsidP="00000000" w:rsidRDefault="00000000" w:rsidRPr="00000000" w14:paraId="0000083D">
            <w:pPr>
              <w:ind w:firstLine="0"/>
              <w:rPr/>
            </w:pPr>
            <w:r w:rsidDel="00000000" w:rsidR="00000000" w:rsidRPr="00000000">
              <w:rPr>
                <w:rtl w:val="0"/>
              </w:rPr>
              <w:t xml:space="preserve">Ràng buộc</w:t>
            </w:r>
          </w:p>
        </w:tc>
        <w:tc>
          <w:tcPr>
            <w:shd w:fill="f2f2f2" w:val="clear"/>
          </w:tcPr>
          <w:p w:rsidR="00000000" w:rsidDel="00000000" w:rsidP="00000000" w:rsidRDefault="00000000" w:rsidRPr="00000000" w14:paraId="0000083E">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83F">
            <w:pPr>
              <w:ind w:firstLine="0"/>
              <w:rPr/>
            </w:pPr>
            <w:r w:rsidDel="00000000" w:rsidR="00000000" w:rsidRPr="00000000">
              <w:rPr>
                <w:rtl w:val="0"/>
              </w:rPr>
              <w:t xml:space="preserve">MaKH</w:t>
            </w:r>
          </w:p>
        </w:tc>
        <w:tc>
          <w:tcPr/>
          <w:p w:rsidR="00000000" w:rsidDel="00000000" w:rsidP="00000000" w:rsidRDefault="00000000" w:rsidRPr="00000000" w14:paraId="00000840">
            <w:pPr>
              <w:ind w:firstLine="0"/>
              <w:rPr/>
            </w:pPr>
            <w:r w:rsidDel="00000000" w:rsidR="00000000" w:rsidRPr="00000000">
              <w:rPr>
                <w:rtl w:val="0"/>
              </w:rPr>
              <w:t xml:space="preserve">int</w:t>
            </w:r>
          </w:p>
        </w:tc>
        <w:tc>
          <w:tcPr/>
          <w:p w:rsidR="00000000" w:rsidDel="00000000" w:rsidP="00000000" w:rsidRDefault="00000000" w:rsidRPr="00000000" w14:paraId="00000841">
            <w:pPr>
              <w:ind w:firstLine="0"/>
              <w:rPr/>
            </w:pPr>
            <w:r w:rsidDel="00000000" w:rsidR="00000000" w:rsidRPr="00000000">
              <w:rPr>
                <w:rtl w:val="0"/>
              </w:rPr>
              <w:t xml:space="preserve">PK,NOT NULL,Identity(1,1)</w:t>
            </w:r>
          </w:p>
        </w:tc>
        <w:tc>
          <w:tcPr/>
          <w:p w:rsidR="00000000" w:rsidDel="00000000" w:rsidP="00000000" w:rsidRDefault="00000000" w:rsidRPr="00000000" w14:paraId="00000842">
            <w:pPr>
              <w:ind w:firstLine="0"/>
              <w:rPr/>
            </w:pPr>
            <w:r w:rsidDel="00000000" w:rsidR="00000000" w:rsidRPr="00000000">
              <w:rPr>
                <w:rtl w:val="0"/>
              </w:rPr>
              <w:t xml:space="preserve">Mã Khóa Học</w:t>
            </w:r>
          </w:p>
        </w:tc>
      </w:tr>
      <w:tr>
        <w:trPr>
          <w:cantSplit w:val="0"/>
          <w:tblHeader w:val="0"/>
        </w:trPr>
        <w:tc>
          <w:tcPr/>
          <w:p w:rsidR="00000000" w:rsidDel="00000000" w:rsidP="00000000" w:rsidRDefault="00000000" w:rsidRPr="00000000" w14:paraId="00000843">
            <w:pPr>
              <w:ind w:firstLine="0"/>
              <w:rPr/>
            </w:pPr>
            <w:r w:rsidDel="00000000" w:rsidR="00000000" w:rsidRPr="00000000">
              <w:rPr>
                <w:rtl w:val="0"/>
              </w:rPr>
              <w:t xml:space="preserve">MaCD</w:t>
            </w:r>
          </w:p>
        </w:tc>
        <w:tc>
          <w:tcPr/>
          <w:p w:rsidR="00000000" w:rsidDel="00000000" w:rsidP="00000000" w:rsidRDefault="00000000" w:rsidRPr="00000000" w14:paraId="00000844">
            <w:pPr>
              <w:ind w:firstLine="0"/>
              <w:rPr/>
            </w:pPr>
            <w:r w:rsidDel="00000000" w:rsidR="00000000" w:rsidRPr="00000000">
              <w:rPr>
                <w:rtl w:val="0"/>
              </w:rPr>
              <w:t xml:space="preserve">nchar(5)</w:t>
            </w:r>
          </w:p>
        </w:tc>
        <w:tc>
          <w:tcPr/>
          <w:p w:rsidR="00000000" w:rsidDel="00000000" w:rsidP="00000000" w:rsidRDefault="00000000" w:rsidRPr="00000000" w14:paraId="00000845">
            <w:pPr>
              <w:ind w:firstLine="0"/>
              <w:rPr/>
            </w:pPr>
            <w:r w:rsidDel="00000000" w:rsidR="00000000" w:rsidRPr="00000000">
              <w:rPr>
                <w:rtl w:val="0"/>
              </w:rPr>
              <w:t xml:space="preserve">FK,NOT NULL</w:t>
            </w:r>
          </w:p>
        </w:tc>
        <w:tc>
          <w:tcPr/>
          <w:p w:rsidR="00000000" w:rsidDel="00000000" w:rsidP="00000000" w:rsidRDefault="00000000" w:rsidRPr="00000000" w14:paraId="00000846">
            <w:pPr>
              <w:ind w:firstLine="0"/>
              <w:rPr/>
            </w:pPr>
            <w:r w:rsidDel="00000000" w:rsidR="00000000" w:rsidRPr="00000000">
              <w:rPr>
                <w:rtl w:val="0"/>
              </w:rPr>
              <w:t xml:space="preserve">Mã Chuyên Đề</w:t>
            </w:r>
          </w:p>
        </w:tc>
      </w:tr>
      <w:tr>
        <w:trPr>
          <w:cantSplit w:val="0"/>
          <w:tblHeader w:val="0"/>
        </w:trPr>
        <w:tc>
          <w:tcPr/>
          <w:p w:rsidR="00000000" w:rsidDel="00000000" w:rsidP="00000000" w:rsidRDefault="00000000" w:rsidRPr="00000000" w14:paraId="00000847">
            <w:pPr>
              <w:ind w:firstLine="0"/>
              <w:rPr/>
            </w:pPr>
            <w:r w:rsidDel="00000000" w:rsidR="00000000" w:rsidRPr="00000000">
              <w:rPr>
                <w:rtl w:val="0"/>
              </w:rPr>
              <w:t xml:space="preserve">HocPhi</w:t>
            </w:r>
          </w:p>
        </w:tc>
        <w:tc>
          <w:tcPr/>
          <w:p w:rsidR="00000000" w:rsidDel="00000000" w:rsidP="00000000" w:rsidRDefault="00000000" w:rsidRPr="00000000" w14:paraId="00000848">
            <w:pPr>
              <w:ind w:firstLine="0"/>
              <w:rPr/>
            </w:pPr>
            <w:r w:rsidDel="00000000" w:rsidR="00000000" w:rsidRPr="00000000">
              <w:rPr>
                <w:rtl w:val="0"/>
              </w:rPr>
              <w:t xml:space="preserve">float</w:t>
            </w:r>
          </w:p>
        </w:tc>
        <w:tc>
          <w:tcPr/>
          <w:p w:rsidR="00000000" w:rsidDel="00000000" w:rsidP="00000000" w:rsidRDefault="00000000" w:rsidRPr="00000000" w14:paraId="00000849">
            <w:pPr>
              <w:ind w:firstLine="0"/>
              <w:rPr/>
            </w:pPr>
            <w:r w:rsidDel="00000000" w:rsidR="00000000" w:rsidRPr="00000000">
              <w:rPr>
                <w:rtl w:val="0"/>
              </w:rPr>
              <w:t xml:space="preserve">NOT NULL, DEFAULT 0</w:t>
            </w:r>
          </w:p>
        </w:tc>
        <w:tc>
          <w:tcPr/>
          <w:p w:rsidR="00000000" w:rsidDel="00000000" w:rsidP="00000000" w:rsidRDefault="00000000" w:rsidRPr="00000000" w14:paraId="0000084A">
            <w:pPr>
              <w:ind w:firstLine="0"/>
              <w:rPr/>
            </w:pPr>
            <w:r w:rsidDel="00000000" w:rsidR="00000000" w:rsidRPr="00000000">
              <w:rPr>
                <w:rtl w:val="0"/>
              </w:rPr>
              <w:t xml:space="preserve">Học Phí</w:t>
            </w:r>
          </w:p>
        </w:tc>
      </w:tr>
      <w:tr>
        <w:trPr>
          <w:cantSplit w:val="0"/>
          <w:tblHeader w:val="0"/>
        </w:trPr>
        <w:tc>
          <w:tcPr/>
          <w:p w:rsidR="00000000" w:rsidDel="00000000" w:rsidP="00000000" w:rsidRDefault="00000000" w:rsidRPr="00000000" w14:paraId="0000084B">
            <w:pPr>
              <w:ind w:firstLine="0"/>
              <w:rPr/>
            </w:pPr>
            <w:r w:rsidDel="00000000" w:rsidR="00000000" w:rsidRPr="00000000">
              <w:rPr>
                <w:rtl w:val="0"/>
              </w:rPr>
              <w:t xml:space="preserve">ThoiLuong</w:t>
            </w:r>
          </w:p>
        </w:tc>
        <w:tc>
          <w:tcPr/>
          <w:p w:rsidR="00000000" w:rsidDel="00000000" w:rsidP="00000000" w:rsidRDefault="00000000" w:rsidRPr="00000000" w14:paraId="0000084C">
            <w:pPr>
              <w:ind w:firstLine="0"/>
              <w:rPr/>
            </w:pPr>
            <w:r w:rsidDel="00000000" w:rsidR="00000000" w:rsidRPr="00000000">
              <w:rPr>
                <w:rtl w:val="0"/>
              </w:rPr>
              <w:t xml:space="preserve">int</w:t>
            </w:r>
          </w:p>
        </w:tc>
        <w:tc>
          <w:tcPr/>
          <w:p w:rsidR="00000000" w:rsidDel="00000000" w:rsidP="00000000" w:rsidRDefault="00000000" w:rsidRPr="00000000" w14:paraId="0000084D">
            <w:pPr>
              <w:ind w:firstLine="0"/>
              <w:rPr/>
            </w:pPr>
            <w:r w:rsidDel="00000000" w:rsidR="00000000" w:rsidRPr="00000000">
              <w:rPr>
                <w:rtl w:val="0"/>
              </w:rPr>
              <w:t xml:space="preserve">NOT NULL, DEFAULT 0</w:t>
            </w:r>
          </w:p>
        </w:tc>
        <w:tc>
          <w:tcPr/>
          <w:p w:rsidR="00000000" w:rsidDel="00000000" w:rsidP="00000000" w:rsidRDefault="00000000" w:rsidRPr="00000000" w14:paraId="0000084E">
            <w:pPr>
              <w:ind w:firstLine="0"/>
              <w:rPr/>
            </w:pPr>
            <w:r w:rsidDel="00000000" w:rsidR="00000000" w:rsidRPr="00000000">
              <w:rPr>
                <w:rtl w:val="0"/>
              </w:rPr>
              <w:t xml:space="preserve">Thời Lượng</w:t>
            </w:r>
          </w:p>
        </w:tc>
      </w:tr>
      <w:tr>
        <w:trPr>
          <w:cantSplit w:val="0"/>
          <w:tblHeader w:val="0"/>
        </w:trPr>
        <w:tc>
          <w:tcPr/>
          <w:p w:rsidR="00000000" w:rsidDel="00000000" w:rsidP="00000000" w:rsidRDefault="00000000" w:rsidRPr="00000000" w14:paraId="0000084F">
            <w:pPr>
              <w:ind w:firstLine="0"/>
              <w:rPr/>
            </w:pPr>
            <w:r w:rsidDel="00000000" w:rsidR="00000000" w:rsidRPr="00000000">
              <w:rPr>
                <w:rtl w:val="0"/>
              </w:rPr>
              <w:t xml:space="preserve">NgayKG</w:t>
            </w:r>
          </w:p>
        </w:tc>
        <w:tc>
          <w:tcPr/>
          <w:p w:rsidR="00000000" w:rsidDel="00000000" w:rsidP="00000000" w:rsidRDefault="00000000" w:rsidRPr="00000000" w14:paraId="00000850">
            <w:pPr>
              <w:ind w:firstLine="0"/>
              <w:rPr/>
            </w:pPr>
            <w:r w:rsidDel="00000000" w:rsidR="00000000" w:rsidRPr="00000000">
              <w:rPr>
                <w:rtl w:val="0"/>
              </w:rPr>
              <w:t xml:space="preserve">date</w:t>
            </w:r>
          </w:p>
        </w:tc>
        <w:tc>
          <w:tcPr/>
          <w:p w:rsidR="00000000" w:rsidDel="00000000" w:rsidP="00000000" w:rsidRDefault="00000000" w:rsidRPr="00000000" w14:paraId="00000851">
            <w:pPr>
              <w:ind w:firstLine="0"/>
              <w:rPr/>
            </w:pPr>
            <w:r w:rsidDel="00000000" w:rsidR="00000000" w:rsidRPr="00000000">
              <w:rPr>
                <w:rtl w:val="0"/>
              </w:rPr>
              <w:t xml:space="preserve">NOT NULL</w:t>
            </w:r>
          </w:p>
        </w:tc>
        <w:tc>
          <w:tcPr/>
          <w:p w:rsidR="00000000" w:rsidDel="00000000" w:rsidP="00000000" w:rsidRDefault="00000000" w:rsidRPr="00000000" w14:paraId="00000852">
            <w:pPr>
              <w:ind w:firstLine="0"/>
              <w:rPr/>
            </w:pPr>
            <w:r w:rsidDel="00000000" w:rsidR="00000000" w:rsidRPr="00000000">
              <w:rPr>
                <w:rtl w:val="0"/>
              </w:rPr>
              <w:t xml:space="preserve">Ngày Khai Giảng</w:t>
            </w:r>
          </w:p>
        </w:tc>
      </w:tr>
      <w:tr>
        <w:trPr>
          <w:cantSplit w:val="0"/>
          <w:tblHeader w:val="0"/>
        </w:trPr>
        <w:tc>
          <w:tcPr/>
          <w:p w:rsidR="00000000" w:rsidDel="00000000" w:rsidP="00000000" w:rsidRDefault="00000000" w:rsidRPr="00000000" w14:paraId="00000853">
            <w:pPr>
              <w:ind w:firstLine="0"/>
              <w:rPr/>
            </w:pPr>
            <w:r w:rsidDel="00000000" w:rsidR="00000000" w:rsidRPr="00000000">
              <w:rPr>
                <w:rtl w:val="0"/>
              </w:rPr>
              <w:t xml:space="preserve">GhiChu</w:t>
            </w:r>
          </w:p>
        </w:tc>
        <w:tc>
          <w:tcPr/>
          <w:p w:rsidR="00000000" w:rsidDel="00000000" w:rsidP="00000000" w:rsidRDefault="00000000" w:rsidRPr="00000000" w14:paraId="00000854">
            <w:pPr>
              <w:ind w:firstLine="0"/>
              <w:rPr/>
            </w:pPr>
            <w:r w:rsidDel="00000000" w:rsidR="00000000" w:rsidRPr="00000000">
              <w:rPr>
                <w:rtl w:val="0"/>
              </w:rPr>
              <w:t xml:space="preserve">nvarchar(50)</w:t>
            </w:r>
          </w:p>
        </w:tc>
        <w:tc>
          <w:tcPr/>
          <w:p w:rsidR="00000000" w:rsidDel="00000000" w:rsidP="00000000" w:rsidRDefault="00000000" w:rsidRPr="00000000" w14:paraId="00000855">
            <w:pPr>
              <w:ind w:firstLine="0"/>
              <w:rPr/>
            </w:pPr>
            <w:r w:rsidDel="00000000" w:rsidR="00000000" w:rsidRPr="00000000">
              <w:rPr>
                <w:rtl w:val="0"/>
              </w:rPr>
              <w:t xml:space="preserve">NULL</w:t>
            </w:r>
          </w:p>
        </w:tc>
        <w:tc>
          <w:tcPr/>
          <w:p w:rsidR="00000000" w:rsidDel="00000000" w:rsidP="00000000" w:rsidRDefault="00000000" w:rsidRPr="00000000" w14:paraId="00000856">
            <w:pPr>
              <w:ind w:firstLine="0"/>
              <w:rPr/>
            </w:pPr>
            <w:r w:rsidDel="00000000" w:rsidR="00000000" w:rsidRPr="00000000">
              <w:rPr>
                <w:rtl w:val="0"/>
              </w:rPr>
              <w:t xml:space="preserve">Ghi Chú</w:t>
            </w:r>
          </w:p>
        </w:tc>
      </w:tr>
      <w:tr>
        <w:trPr>
          <w:cantSplit w:val="0"/>
          <w:tblHeader w:val="0"/>
        </w:trPr>
        <w:tc>
          <w:tcPr/>
          <w:p w:rsidR="00000000" w:rsidDel="00000000" w:rsidP="00000000" w:rsidRDefault="00000000" w:rsidRPr="00000000" w14:paraId="00000857">
            <w:pPr>
              <w:ind w:firstLine="0"/>
              <w:rPr/>
            </w:pPr>
            <w:r w:rsidDel="00000000" w:rsidR="00000000" w:rsidRPr="00000000">
              <w:rPr>
                <w:rtl w:val="0"/>
              </w:rPr>
              <w:t xml:space="preserve">MaNV</w:t>
            </w:r>
          </w:p>
        </w:tc>
        <w:tc>
          <w:tcPr/>
          <w:p w:rsidR="00000000" w:rsidDel="00000000" w:rsidP="00000000" w:rsidRDefault="00000000" w:rsidRPr="00000000" w14:paraId="00000858">
            <w:pPr>
              <w:ind w:firstLine="0"/>
              <w:rPr/>
            </w:pPr>
            <w:r w:rsidDel="00000000" w:rsidR="00000000" w:rsidRPr="00000000">
              <w:rPr>
                <w:rtl w:val="0"/>
              </w:rPr>
              <w:t xml:space="preserve">nvarchar(50)</w:t>
            </w:r>
          </w:p>
        </w:tc>
        <w:tc>
          <w:tcPr/>
          <w:p w:rsidR="00000000" w:rsidDel="00000000" w:rsidP="00000000" w:rsidRDefault="00000000" w:rsidRPr="00000000" w14:paraId="00000859">
            <w:pPr>
              <w:ind w:firstLine="0"/>
              <w:rPr/>
            </w:pPr>
            <w:r w:rsidDel="00000000" w:rsidR="00000000" w:rsidRPr="00000000">
              <w:rPr>
                <w:rtl w:val="0"/>
              </w:rPr>
              <w:t xml:space="preserve">FK,NOT NULL</w:t>
            </w:r>
          </w:p>
        </w:tc>
        <w:tc>
          <w:tcPr/>
          <w:p w:rsidR="00000000" w:rsidDel="00000000" w:rsidP="00000000" w:rsidRDefault="00000000" w:rsidRPr="00000000" w14:paraId="0000085A">
            <w:pPr>
              <w:ind w:firstLine="0"/>
              <w:rPr/>
            </w:pPr>
            <w:r w:rsidDel="00000000" w:rsidR="00000000" w:rsidRPr="00000000">
              <w:rPr>
                <w:rtl w:val="0"/>
              </w:rPr>
              <w:t xml:space="preserve">Mã Nhân Viên</w:t>
            </w:r>
          </w:p>
        </w:tc>
      </w:tr>
      <w:tr>
        <w:trPr>
          <w:cantSplit w:val="0"/>
          <w:tblHeader w:val="0"/>
        </w:trPr>
        <w:tc>
          <w:tcPr/>
          <w:p w:rsidR="00000000" w:rsidDel="00000000" w:rsidP="00000000" w:rsidRDefault="00000000" w:rsidRPr="00000000" w14:paraId="0000085B">
            <w:pPr>
              <w:ind w:firstLine="0"/>
              <w:rPr/>
            </w:pPr>
            <w:r w:rsidDel="00000000" w:rsidR="00000000" w:rsidRPr="00000000">
              <w:rPr>
                <w:rtl w:val="0"/>
              </w:rPr>
              <w:t xml:space="preserve">NgayTao</w:t>
            </w:r>
          </w:p>
        </w:tc>
        <w:tc>
          <w:tcPr/>
          <w:p w:rsidR="00000000" w:rsidDel="00000000" w:rsidP="00000000" w:rsidRDefault="00000000" w:rsidRPr="00000000" w14:paraId="0000085C">
            <w:pPr>
              <w:ind w:firstLine="0"/>
              <w:rPr/>
            </w:pPr>
            <w:r w:rsidDel="00000000" w:rsidR="00000000" w:rsidRPr="00000000">
              <w:rPr>
                <w:rtl w:val="0"/>
              </w:rPr>
              <w:t xml:space="preserve">date</w:t>
            </w:r>
          </w:p>
        </w:tc>
        <w:tc>
          <w:tcPr/>
          <w:p w:rsidR="00000000" w:rsidDel="00000000" w:rsidP="00000000" w:rsidRDefault="00000000" w:rsidRPr="00000000" w14:paraId="0000085D">
            <w:pPr>
              <w:ind w:firstLine="0"/>
              <w:rPr/>
            </w:pPr>
            <w:r w:rsidDel="00000000" w:rsidR="00000000" w:rsidRPr="00000000">
              <w:rPr>
                <w:rtl w:val="0"/>
              </w:rPr>
              <w:t xml:space="preserve">NOT NULL, getdate()</w:t>
            </w:r>
          </w:p>
        </w:tc>
        <w:tc>
          <w:tcPr/>
          <w:p w:rsidR="00000000" w:rsidDel="00000000" w:rsidP="00000000" w:rsidRDefault="00000000" w:rsidRPr="00000000" w14:paraId="0000085E">
            <w:pPr>
              <w:ind w:firstLine="0"/>
              <w:rPr/>
            </w:pPr>
            <w:r w:rsidDel="00000000" w:rsidR="00000000" w:rsidRPr="00000000">
              <w:rPr>
                <w:rtl w:val="0"/>
              </w:rPr>
              <w:t xml:space="preserve">Ngày Tạo</w:t>
            </w:r>
          </w:p>
        </w:tc>
      </w:tr>
    </w:tbl>
    <w:p w:rsidR="00000000" w:rsidDel="00000000" w:rsidP="00000000" w:rsidRDefault="00000000" w:rsidRPr="00000000" w14:paraId="0000085F">
      <w:pPr>
        <w:rPr/>
      </w:pPr>
      <w:r w:rsidDel="00000000" w:rsidR="00000000" w:rsidRPr="00000000">
        <w:rPr>
          <w:rtl w:val="0"/>
        </w:rPr>
        <w:t xml:space="preserve">Mã lệnh tạo bảng</w:t>
      </w:r>
    </w:p>
    <w:tbl>
      <w:tblPr>
        <w:tblStyle w:val="Table4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860">
            <w:pPr>
              <w:spacing w:after="200" w:line="276" w:lineRule="auto"/>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CREATE TABLE </w:t>
            </w:r>
            <w:r w:rsidDel="00000000" w:rsidR="00000000" w:rsidRPr="00000000">
              <w:rPr>
                <w:rFonts w:ascii="Consolas" w:cs="Consolas" w:eastAsia="Consolas" w:hAnsi="Consolas"/>
                <w:color w:val="008080"/>
                <w:sz w:val="19"/>
                <w:szCs w:val="19"/>
                <w:rtl w:val="0"/>
              </w:rPr>
              <w:t xml:space="preserve">KhoaHoc</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61">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MaKH </w:t>
            </w:r>
            <w:r w:rsidDel="00000000" w:rsidR="00000000" w:rsidRPr="00000000">
              <w:rPr>
                <w:rFonts w:ascii="Consolas" w:cs="Consolas" w:eastAsia="Consolas" w:hAnsi="Consolas"/>
                <w:color w:val="0000ff"/>
                <w:sz w:val="19"/>
                <w:szCs w:val="19"/>
                <w:rtl w:val="0"/>
              </w:rPr>
              <w:t xml:space="preserve">int IDENTITY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1</w:t>
            </w:r>
            <w:r w:rsidDel="00000000" w:rsidR="00000000" w:rsidRPr="00000000">
              <w:rPr>
                <w:rFonts w:ascii="Consolas" w:cs="Consolas" w:eastAsia="Consolas" w:hAnsi="Consolas"/>
                <w:color w:val="808080"/>
                <w:sz w:val="19"/>
                <w:szCs w:val="19"/>
                <w:rtl w:val="0"/>
              </w:rPr>
              <w:t xml:space="preserve">) NOT NULL,</w:t>
            </w:r>
            <w:r w:rsidDel="00000000" w:rsidR="00000000" w:rsidRPr="00000000">
              <w:rPr>
                <w:rtl w:val="0"/>
              </w:rPr>
            </w:r>
          </w:p>
          <w:p w:rsidR="00000000" w:rsidDel="00000000" w:rsidP="00000000" w:rsidRDefault="00000000" w:rsidRPr="00000000" w14:paraId="00000862">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MaCD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5</w:t>
            </w:r>
            <w:r w:rsidDel="00000000" w:rsidR="00000000" w:rsidRPr="00000000">
              <w:rPr>
                <w:rFonts w:ascii="Consolas" w:cs="Consolas" w:eastAsia="Consolas" w:hAnsi="Consolas"/>
                <w:color w:val="808080"/>
                <w:sz w:val="19"/>
                <w:szCs w:val="19"/>
                <w:rtl w:val="0"/>
              </w:rPr>
              <w:t xml:space="preserve">) NOT NULL,</w:t>
            </w:r>
            <w:r w:rsidDel="00000000" w:rsidR="00000000" w:rsidRPr="00000000">
              <w:rPr>
                <w:rtl w:val="0"/>
              </w:rPr>
            </w:r>
          </w:p>
          <w:p w:rsidR="00000000" w:rsidDel="00000000" w:rsidP="00000000" w:rsidRDefault="00000000" w:rsidRPr="00000000" w14:paraId="00000863">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HocPhi </w:t>
            </w:r>
            <w:r w:rsidDel="00000000" w:rsidR="00000000" w:rsidRPr="00000000">
              <w:rPr>
                <w:rFonts w:ascii="Consolas" w:cs="Consolas" w:eastAsia="Consolas" w:hAnsi="Consolas"/>
                <w:color w:val="0000ff"/>
                <w:sz w:val="19"/>
                <w:szCs w:val="19"/>
                <w:rtl w:val="0"/>
              </w:rPr>
              <w:t xml:space="preserve">float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808080"/>
                <w:sz w:val="19"/>
                <w:szCs w:val="19"/>
                <w:rtl w:val="0"/>
              </w:rPr>
              <w:t xml:space="preserve">NOT NULL</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0000ff"/>
                <w:sz w:val="19"/>
                <w:szCs w:val="19"/>
                <w:rtl w:val="0"/>
              </w:rPr>
              <w:t xml:space="preserve">DEFAULT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sz w:val="19"/>
                <w:szCs w:val="19"/>
                <w:rtl w:val="0"/>
              </w:rPr>
              <w:t xml:space="preserve">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64">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ThoiLuong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808080"/>
                <w:sz w:val="19"/>
                <w:szCs w:val="19"/>
                <w:rtl w:val="0"/>
              </w:rPr>
              <w:t xml:space="preserve">NOT NULL</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0000ff"/>
                <w:sz w:val="19"/>
                <w:szCs w:val="19"/>
                <w:rtl w:val="0"/>
              </w:rPr>
              <w:t xml:space="preserve">DEFAULT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sz w:val="19"/>
                <w:szCs w:val="19"/>
                <w:rtl w:val="0"/>
              </w:rPr>
              <w:t xml:space="preserve">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65">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NgayKG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808080"/>
                <w:sz w:val="19"/>
                <w:szCs w:val="19"/>
                <w:rtl w:val="0"/>
              </w:rPr>
              <w:t xml:space="preserve">NOT NULL,</w:t>
            </w:r>
            <w:r w:rsidDel="00000000" w:rsidR="00000000" w:rsidRPr="00000000">
              <w:rPr>
                <w:rtl w:val="0"/>
              </w:rPr>
            </w:r>
          </w:p>
          <w:p w:rsidR="00000000" w:rsidDel="00000000" w:rsidP="00000000" w:rsidRDefault="00000000" w:rsidRPr="00000000" w14:paraId="00000866">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GhiChu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50</w:t>
            </w:r>
            <w:r w:rsidDel="00000000" w:rsidR="00000000" w:rsidRPr="00000000">
              <w:rPr>
                <w:rFonts w:ascii="Consolas" w:cs="Consolas" w:eastAsia="Consolas" w:hAnsi="Consolas"/>
                <w:color w:val="808080"/>
                <w:sz w:val="19"/>
                <w:szCs w:val="19"/>
                <w:rtl w:val="0"/>
              </w:rPr>
              <w:t xml:space="preserve">) NULL,</w:t>
            </w:r>
            <w:r w:rsidDel="00000000" w:rsidR="00000000" w:rsidRPr="00000000">
              <w:rPr>
                <w:rtl w:val="0"/>
              </w:rPr>
            </w:r>
          </w:p>
          <w:p w:rsidR="00000000" w:rsidDel="00000000" w:rsidP="00000000" w:rsidRDefault="00000000" w:rsidRPr="00000000" w14:paraId="00000867">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MaNV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50</w:t>
            </w:r>
            <w:r w:rsidDel="00000000" w:rsidR="00000000" w:rsidRPr="00000000">
              <w:rPr>
                <w:rFonts w:ascii="Consolas" w:cs="Consolas" w:eastAsia="Consolas" w:hAnsi="Consolas"/>
                <w:color w:val="808080"/>
                <w:sz w:val="19"/>
                <w:szCs w:val="19"/>
                <w:rtl w:val="0"/>
              </w:rPr>
              <w:t xml:space="preserve">) NOT NULL,</w:t>
            </w:r>
            <w:r w:rsidDel="00000000" w:rsidR="00000000" w:rsidRPr="00000000">
              <w:rPr>
                <w:rtl w:val="0"/>
              </w:rPr>
            </w:r>
          </w:p>
          <w:p w:rsidR="00000000" w:rsidDel="00000000" w:rsidP="00000000" w:rsidRDefault="00000000" w:rsidRPr="00000000" w14:paraId="00000868">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NgayTao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808080"/>
                <w:sz w:val="19"/>
                <w:szCs w:val="19"/>
                <w:rtl w:val="0"/>
              </w:rPr>
              <w:t xml:space="preserve">NOT NULL</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0000ff"/>
                <w:sz w:val="19"/>
                <w:szCs w:val="19"/>
                <w:rtl w:val="0"/>
              </w:rPr>
              <w:t xml:space="preserve">DEFAULT</w:t>
            </w: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ff00ff"/>
                <w:sz w:val="19"/>
                <w:szCs w:val="19"/>
                <w:rtl w:val="0"/>
              </w:rPr>
              <w:t xml:space="preserve">getdate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69">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PRIMARY KEY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6A">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CHECK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HocPhi</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sz w:val="19"/>
                <w:szCs w:val="19"/>
                <w:rtl w:val="0"/>
              </w:rPr>
              <w:t xml:space="preserve">0</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8080"/>
                <w:sz w:val="19"/>
                <w:szCs w:val="19"/>
                <w:rtl w:val="0"/>
              </w:rPr>
              <w:t xml:space="preserve">ThoiLuong</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sz w:val="19"/>
                <w:szCs w:val="19"/>
                <w:rtl w:val="0"/>
              </w:rPr>
              <w:t xml:space="preserve">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6B">
            <w:pPr>
              <w:spacing w:after="200" w:line="281" w:lineRule="auto"/>
              <w:ind w:left="720" w:right="2060" w:firstLine="0"/>
              <w:rPr>
                <w:rFonts w:ascii="Calibri" w:cs="Calibri" w:eastAsia="Calibri" w:hAnsi="Calibri"/>
                <w:sz w:val="20"/>
                <w:szCs w:val="20"/>
              </w:rPr>
            </w:pPr>
            <w:r w:rsidDel="00000000" w:rsidR="00000000" w:rsidRPr="00000000">
              <w:rPr>
                <w:rFonts w:ascii="Consolas" w:cs="Consolas" w:eastAsia="Consolas" w:hAnsi="Consolas"/>
                <w:color w:val="0000ff"/>
                <w:sz w:val="18"/>
                <w:szCs w:val="18"/>
                <w:rtl w:val="0"/>
              </w:rPr>
              <w:t xml:space="preserve">FOREIGN KEY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8080"/>
                <w:sz w:val="18"/>
                <w:szCs w:val="18"/>
                <w:rtl w:val="0"/>
              </w:rPr>
              <w:t xml:space="preserve">MaCD</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 REFERENCES </w:t>
            </w:r>
            <w:r w:rsidDel="00000000" w:rsidR="00000000" w:rsidRPr="00000000">
              <w:rPr>
                <w:rFonts w:ascii="Consolas" w:cs="Consolas" w:eastAsia="Consolas" w:hAnsi="Consolas"/>
                <w:color w:val="008080"/>
                <w:sz w:val="18"/>
                <w:szCs w:val="18"/>
                <w:rtl w:val="0"/>
              </w:rPr>
              <w:t xml:space="preserve">ChuyenDe</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8080"/>
                <w:sz w:val="18"/>
                <w:szCs w:val="18"/>
                <w:rtl w:val="0"/>
              </w:rPr>
              <w:t xml:space="preserve">MaCD</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 ON </w:t>
            </w:r>
            <w:r w:rsidDel="00000000" w:rsidR="00000000" w:rsidRPr="00000000">
              <w:rPr>
                <w:rFonts w:ascii="Consolas" w:cs="Consolas" w:eastAsia="Consolas" w:hAnsi="Consolas"/>
                <w:color w:val="ff00ff"/>
                <w:sz w:val="18"/>
                <w:szCs w:val="18"/>
                <w:rtl w:val="0"/>
              </w:rPr>
              <w:t xml:space="preserve">UPDATE</w:t>
            </w:r>
            <w:r w:rsidDel="00000000" w:rsidR="00000000" w:rsidRPr="00000000">
              <w:rPr>
                <w:rFonts w:ascii="Consolas" w:cs="Consolas" w:eastAsia="Consolas" w:hAnsi="Consolas"/>
                <w:color w:val="0000ff"/>
                <w:sz w:val="18"/>
                <w:szCs w:val="18"/>
                <w:rtl w:val="0"/>
              </w:rPr>
              <w:t xml:space="preserve"> CASCADE</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 FOREIGN KEY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8080"/>
                <w:sz w:val="18"/>
                <w:szCs w:val="18"/>
                <w:rtl w:val="0"/>
              </w:rPr>
              <w:t xml:space="preserve">MaNV</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 REFERENCES </w:t>
            </w:r>
            <w:r w:rsidDel="00000000" w:rsidR="00000000" w:rsidRPr="00000000">
              <w:rPr>
                <w:rFonts w:ascii="Consolas" w:cs="Consolas" w:eastAsia="Consolas" w:hAnsi="Consolas"/>
                <w:color w:val="008080"/>
                <w:sz w:val="18"/>
                <w:szCs w:val="18"/>
                <w:rtl w:val="0"/>
              </w:rPr>
              <w:t xml:space="preserve">NhanVien</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8080"/>
                <w:sz w:val="18"/>
                <w:szCs w:val="18"/>
                <w:rtl w:val="0"/>
              </w:rPr>
              <w:t xml:space="preserve">MaNV</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 ON </w:t>
            </w:r>
            <w:r w:rsidDel="00000000" w:rsidR="00000000" w:rsidRPr="00000000">
              <w:rPr>
                <w:rFonts w:ascii="Consolas" w:cs="Consolas" w:eastAsia="Consolas" w:hAnsi="Consolas"/>
                <w:color w:val="ff00ff"/>
                <w:sz w:val="18"/>
                <w:szCs w:val="18"/>
                <w:rtl w:val="0"/>
              </w:rPr>
              <w:t xml:space="preserve">UPDATE</w:t>
            </w:r>
            <w:r w:rsidDel="00000000" w:rsidR="00000000" w:rsidRPr="00000000">
              <w:rPr>
                <w:rFonts w:ascii="Consolas" w:cs="Consolas" w:eastAsia="Consolas" w:hAnsi="Consolas"/>
                <w:color w:val="0000ff"/>
                <w:sz w:val="18"/>
                <w:szCs w:val="18"/>
                <w:rtl w:val="0"/>
              </w:rPr>
              <w:t xml:space="preserve"> CASCADE</w:t>
            </w:r>
            <w:r w:rsidDel="00000000" w:rsidR="00000000" w:rsidRPr="00000000">
              <w:rPr>
                <w:rtl w:val="0"/>
              </w:rPr>
            </w:r>
          </w:p>
          <w:p w:rsidR="00000000" w:rsidDel="00000000" w:rsidP="00000000" w:rsidRDefault="00000000" w:rsidRPr="00000000" w14:paraId="0000086C">
            <w:pPr>
              <w:spacing w:after="200" w:line="276" w:lineRule="auto"/>
              <w:rPr>
                <w:rFonts w:ascii="Calibri" w:cs="Calibri" w:eastAsia="Calibri" w:hAnsi="Calibri"/>
                <w:sz w:val="20"/>
                <w:szCs w:val="20"/>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6D">
            <w:pPr>
              <w:spacing w:after="200" w:line="276" w:lineRule="auto"/>
              <w:rPr>
                <w:rFonts w:ascii="Times" w:cs="Times" w:eastAsia="Times" w:hAnsi="Times"/>
                <w:b w:val="1"/>
                <w:smallCaps w:val="1"/>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tc>
      </w:tr>
    </w:tbl>
    <w:p w:rsidR="00000000" w:rsidDel="00000000" w:rsidP="00000000" w:rsidRDefault="00000000" w:rsidRPr="00000000" w14:paraId="0000086E">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4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86F">
            <w:pPr>
              <w:spacing w:after="200" w:line="276" w:lineRule="auto"/>
              <w:ind w:left="80" w:firstLine="0"/>
              <w:rPr>
                <w:rFonts w:ascii="Consolas" w:cs="Consolas" w:eastAsia="Consolas" w:hAnsi="Consolas"/>
                <w:color w:val="808080"/>
                <w:sz w:val="17"/>
                <w:szCs w:val="17"/>
              </w:rPr>
            </w:pPr>
            <w:r w:rsidDel="00000000" w:rsidR="00000000" w:rsidRPr="00000000">
              <w:rPr>
                <w:rFonts w:ascii="Consolas" w:cs="Consolas" w:eastAsia="Consolas" w:hAnsi="Consolas"/>
                <w:color w:val="0000ff"/>
                <w:sz w:val="17"/>
                <w:szCs w:val="17"/>
                <w:rtl w:val="0"/>
              </w:rPr>
              <w:t xml:space="preserve">INSERT  INTO  </w:t>
            </w:r>
            <w:r w:rsidDel="00000000" w:rsidR="00000000" w:rsidRPr="00000000">
              <w:rPr>
                <w:rFonts w:ascii="Consolas" w:cs="Consolas" w:eastAsia="Consolas" w:hAnsi="Consolas"/>
                <w:color w:val="008080"/>
                <w:sz w:val="17"/>
                <w:szCs w:val="17"/>
                <w:rtl w:val="0"/>
              </w:rPr>
              <w:t xml:space="preserve">KhoaHoc</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8080"/>
                <w:sz w:val="17"/>
                <w:szCs w:val="17"/>
                <w:rtl w:val="0"/>
              </w:rPr>
              <w:t xml:space="preserve">MaCD</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HocPhi</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ThoiLuong</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NgayKG</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GhiChu</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MaNV</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7"/>
                <w:szCs w:val="17"/>
                <w:rtl w:val="0"/>
              </w:rPr>
              <w:t xml:space="preserve">NgayTao</w:t>
            </w:r>
            <w:r w:rsidDel="00000000" w:rsidR="00000000" w:rsidRPr="00000000">
              <w:rPr>
                <w:rFonts w:ascii="Consolas" w:cs="Consolas" w:eastAsia="Consolas" w:hAnsi="Consolas"/>
                <w:color w:val="808080"/>
                <w:sz w:val="17"/>
                <w:szCs w:val="17"/>
                <w:rtl w:val="0"/>
              </w:rPr>
              <w:t xml:space="preserve">) </w:t>
            </w:r>
            <w:r w:rsidDel="00000000" w:rsidR="00000000" w:rsidRPr="00000000">
              <w:rPr>
                <w:rFonts w:ascii="Consolas" w:cs="Consolas" w:eastAsia="Consolas" w:hAnsi="Consolas"/>
                <w:color w:val="0000ff"/>
                <w:sz w:val="17"/>
                <w:szCs w:val="17"/>
                <w:rtl w:val="0"/>
              </w:rPr>
              <w:t xml:space="preserve">VALUES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p>
          <w:p w:rsidR="00000000" w:rsidDel="00000000" w:rsidP="00000000" w:rsidRDefault="00000000" w:rsidRPr="00000000" w14:paraId="00000870">
            <w:pPr>
              <w:spacing w:after="200" w:line="276" w:lineRule="auto"/>
              <w:ind w:left="80" w:firstLine="0"/>
              <w:rPr>
                <w:rFonts w:ascii="Consolas" w:cs="Consolas" w:eastAsia="Consolas" w:hAnsi="Consolas"/>
                <w:sz w:val="17"/>
                <w:szCs w:val="17"/>
              </w:rPr>
            </w:pPr>
            <w:r w:rsidDel="00000000" w:rsidR="00000000" w:rsidRPr="00000000">
              <w:rPr>
                <w:rFonts w:ascii="Consolas" w:cs="Consolas" w:eastAsia="Consolas" w:hAnsi="Consolas"/>
                <w:color w:val="ff00ff"/>
                <w:sz w:val="17"/>
                <w:szCs w:val="17"/>
                <w:rtl w:val="0"/>
              </w:rPr>
              <w:t xml:space="preserve">UPDATE  </w:t>
            </w:r>
            <w:r w:rsidDel="00000000" w:rsidR="00000000" w:rsidRPr="00000000">
              <w:rPr>
                <w:rFonts w:ascii="Consolas" w:cs="Consolas" w:eastAsia="Consolas" w:hAnsi="Consolas"/>
                <w:color w:val="008080"/>
                <w:sz w:val="17"/>
                <w:szCs w:val="17"/>
                <w:rtl w:val="0"/>
              </w:rPr>
              <w:t xml:space="preserve">KhoaHoc</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00ff"/>
                <w:sz w:val="17"/>
                <w:szCs w:val="17"/>
                <w:rtl w:val="0"/>
              </w:rPr>
              <w:t xml:space="preserve">SET</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MaCD</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HocPhi</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ThoiLuong</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NgayKG</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GhiChu</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7"/>
                <w:szCs w:val="17"/>
                <w:rtl w:val="0"/>
              </w:rPr>
              <w:t xml:space="preserve">MaNV</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8080"/>
                <w:sz w:val="17"/>
                <w:szCs w:val="17"/>
                <w:rtl w:val="0"/>
              </w:rPr>
              <w:t xml:space="preserve">NgayTao</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008080"/>
                <w:sz w:val="17"/>
                <w:szCs w:val="17"/>
                <w:rtl w:val="0"/>
              </w:rPr>
              <w:t xml:space="preserve"> </w:t>
            </w:r>
            <w:r w:rsidDel="00000000" w:rsidR="00000000" w:rsidRPr="00000000">
              <w:rPr>
                <w:rFonts w:ascii="Consolas" w:cs="Consolas" w:eastAsia="Consolas" w:hAnsi="Consolas"/>
                <w:color w:val="0000ff"/>
                <w:sz w:val="17"/>
                <w:szCs w:val="17"/>
                <w:rtl w:val="0"/>
              </w:rPr>
              <w:t xml:space="preserve">WHERE</w:t>
            </w:r>
            <w:r w:rsidDel="00000000" w:rsidR="00000000" w:rsidRPr="00000000">
              <w:rPr>
                <w:rFonts w:ascii="Consolas" w:cs="Consolas" w:eastAsia="Consolas" w:hAnsi="Consolas"/>
                <w:color w:val="008080"/>
                <w:sz w:val="17"/>
                <w:szCs w:val="17"/>
                <w:rtl w:val="0"/>
              </w:rPr>
              <w:t xml:space="preserve"> MaKH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871">
            <w:pPr>
              <w:spacing w:after="200" w:line="276" w:lineRule="auto"/>
              <w:ind w:left="80" w:firstLine="0"/>
              <w:rPr>
                <w:rFonts w:ascii="Consolas" w:cs="Consolas" w:eastAsia="Consolas" w:hAnsi="Consolas"/>
                <w:sz w:val="17"/>
                <w:szCs w:val="17"/>
              </w:rPr>
            </w:pPr>
            <w:r w:rsidDel="00000000" w:rsidR="00000000" w:rsidRPr="00000000">
              <w:rPr>
                <w:rFonts w:ascii="Consolas" w:cs="Consolas" w:eastAsia="Consolas" w:hAnsi="Consolas"/>
                <w:color w:val="0000ff"/>
                <w:sz w:val="17"/>
                <w:szCs w:val="17"/>
                <w:rtl w:val="0"/>
              </w:rPr>
              <w:t xml:space="preserve">DELETE FROM </w:t>
            </w:r>
            <w:r w:rsidDel="00000000" w:rsidR="00000000" w:rsidRPr="00000000">
              <w:rPr>
                <w:rFonts w:ascii="Consolas" w:cs="Consolas" w:eastAsia="Consolas" w:hAnsi="Consolas"/>
                <w:color w:val="008080"/>
                <w:sz w:val="17"/>
                <w:szCs w:val="17"/>
                <w:rtl w:val="0"/>
              </w:rPr>
              <w:t xml:space="preserve">KhoaHoc</w:t>
            </w:r>
            <w:r w:rsidDel="00000000" w:rsidR="00000000" w:rsidRPr="00000000">
              <w:rPr>
                <w:rFonts w:ascii="Consolas" w:cs="Consolas" w:eastAsia="Consolas" w:hAnsi="Consolas"/>
                <w:color w:val="0000ff"/>
                <w:sz w:val="17"/>
                <w:szCs w:val="17"/>
                <w:rtl w:val="0"/>
              </w:rPr>
              <w:t xml:space="preserve"> WHERE </w:t>
            </w:r>
            <w:r w:rsidDel="00000000" w:rsidR="00000000" w:rsidRPr="00000000">
              <w:rPr>
                <w:rFonts w:ascii="Consolas" w:cs="Consolas" w:eastAsia="Consolas" w:hAnsi="Consolas"/>
                <w:color w:val="008080"/>
                <w:sz w:val="17"/>
                <w:szCs w:val="17"/>
                <w:rtl w:val="0"/>
              </w:rPr>
              <w:t xml:space="preserve">MaKH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872">
            <w:pPr>
              <w:spacing w:after="200" w:line="276" w:lineRule="auto"/>
              <w:ind w:left="80" w:firstLine="0"/>
              <w:rPr>
                <w:rFonts w:ascii="Consolas" w:cs="Consolas" w:eastAsia="Consolas" w:hAnsi="Consolas"/>
                <w:color w:val="008080"/>
                <w:sz w:val="17"/>
                <w:szCs w:val="17"/>
              </w:rPr>
            </w:pPr>
            <w:r w:rsidDel="00000000" w:rsidR="00000000" w:rsidRPr="00000000">
              <w:rPr>
                <w:rFonts w:ascii="Consolas" w:cs="Consolas" w:eastAsia="Consolas" w:hAnsi="Consolas"/>
                <w:color w:val="0000ff"/>
                <w:sz w:val="17"/>
                <w:szCs w:val="17"/>
                <w:rtl w:val="0"/>
              </w:rPr>
              <w:t xml:space="preserve">SELECT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FROM </w:t>
            </w:r>
            <w:r w:rsidDel="00000000" w:rsidR="00000000" w:rsidRPr="00000000">
              <w:rPr>
                <w:rFonts w:ascii="Consolas" w:cs="Consolas" w:eastAsia="Consolas" w:hAnsi="Consolas"/>
                <w:color w:val="008080"/>
                <w:sz w:val="17"/>
                <w:szCs w:val="17"/>
                <w:rtl w:val="0"/>
              </w:rPr>
              <w:t xml:space="preserve">KhoaHoc</w:t>
            </w:r>
          </w:p>
          <w:p w:rsidR="00000000" w:rsidDel="00000000" w:rsidP="00000000" w:rsidRDefault="00000000" w:rsidRPr="00000000" w14:paraId="00000873">
            <w:pPr>
              <w:spacing w:after="200" w:line="276" w:lineRule="auto"/>
              <w:ind w:left="80" w:firstLine="0"/>
              <w:rPr>
                <w:rFonts w:ascii="Consolas" w:cs="Consolas" w:eastAsia="Consolas" w:hAnsi="Consolas"/>
                <w:color w:val="008080"/>
                <w:sz w:val="17"/>
                <w:szCs w:val="17"/>
              </w:rPr>
            </w:pPr>
            <w:r w:rsidDel="00000000" w:rsidR="00000000" w:rsidRPr="00000000">
              <w:rPr>
                <w:rFonts w:ascii="Consolas" w:cs="Consolas" w:eastAsia="Consolas" w:hAnsi="Consolas"/>
                <w:color w:val="0000ff"/>
                <w:sz w:val="17"/>
                <w:szCs w:val="17"/>
                <w:rtl w:val="0"/>
              </w:rPr>
              <w:t xml:space="preserve">SELECT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FROM </w:t>
            </w:r>
            <w:r w:rsidDel="00000000" w:rsidR="00000000" w:rsidRPr="00000000">
              <w:rPr>
                <w:rFonts w:ascii="Consolas" w:cs="Consolas" w:eastAsia="Consolas" w:hAnsi="Consolas"/>
                <w:color w:val="008080"/>
                <w:sz w:val="17"/>
                <w:szCs w:val="17"/>
                <w:rtl w:val="0"/>
              </w:rPr>
              <w:t xml:space="preserve">KhoaHoc</w:t>
            </w:r>
            <w:r w:rsidDel="00000000" w:rsidR="00000000" w:rsidRPr="00000000">
              <w:rPr>
                <w:rFonts w:ascii="Consolas" w:cs="Consolas" w:eastAsia="Consolas" w:hAnsi="Consolas"/>
                <w:color w:val="0000ff"/>
                <w:sz w:val="17"/>
                <w:szCs w:val="17"/>
                <w:rtl w:val="0"/>
              </w:rPr>
              <w:t xml:space="preserve"> WHERE </w:t>
            </w:r>
            <w:r w:rsidDel="00000000" w:rsidR="00000000" w:rsidRPr="00000000">
              <w:rPr>
                <w:rFonts w:ascii="Consolas" w:cs="Consolas" w:eastAsia="Consolas" w:hAnsi="Consolas"/>
                <w:color w:val="008080"/>
                <w:sz w:val="17"/>
                <w:szCs w:val="17"/>
                <w:rtl w:val="0"/>
              </w:rPr>
              <w:t xml:space="preserve">MaKH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tl w:val="0"/>
              </w:rPr>
            </w:r>
          </w:p>
        </w:tc>
      </w:tr>
    </w:tbl>
    <w:p w:rsidR="00000000" w:rsidDel="00000000" w:rsidP="00000000" w:rsidRDefault="00000000" w:rsidRPr="00000000" w14:paraId="00000874">
      <w:pPr>
        <w:pStyle w:val="Heading4"/>
        <w:ind w:left="0" w:firstLine="0"/>
        <w:rPr/>
      </w:pPr>
      <w:r w:rsidDel="00000000" w:rsidR="00000000" w:rsidRPr="00000000">
        <w:rPr>
          <w:rtl w:val="0"/>
        </w:rPr>
        <w:t xml:space="preserve">4.2.2.5.Bảng HocVien</w:t>
      </w:r>
    </w:p>
    <w:p w:rsidR="00000000" w:rsidDel="00000000" w:rsidP="00000000" w:rsidRDefault="00000000" w:rsidRPr="00000000" w14:paraId="00000875">
      <w:pPr>
        <w:rPr/>
      </w:pPr>
      <w:r w:rsidDel="00000000" w:rsidR="00000000" w:rsidRPr="00000000">
        <w:rPr>
          <w:rtl w:val="0"/>
        </w:rPr>
        <w:t xml:space="preserve">Cấu trúc bảng</w:t>
      </w:r>
    </w:p>
    <w:tbl>
      <w:tblPr>
        <w:tblStyle w:val="Table4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876">
            <w:pPr>
              <w:ind w:firstLine="0"/>
              <w:rPr/>
            </w:pPr>
            <w:r w:rsidDel="00000000" w:rsidR="00000000" w:rsidRPr="00000000">
              <w:rPr>
                <w:rtl w:val="0"/>
              </w:rPr>
              <w:t xml:space="preserve">Tên cột</w:t>
            </w:r>
          </w:p>
        </w:tc>
        <w:tc>
          <w:tcPr>
            <w:shd w:fill="f2f2f2" w:val="clear"/>
          </w:tcPr>
          <w:p w:rsidR="00000000" w:rsidDel="00000000" w:rsidP="00000000" w:rsidRDefault="00000000" w:rsidRPr="00000000" w14:paraId="00000877">
            <w:pPr>
              <w:ind w:firstLine="0"/>
              <w:rPr/>
            </w:pPr>
            <w:r w:rsidDel="00000000" w:rsidR="00000000" w:rsidRPr="00000000">
              <w:rPr>
                <w:rtl w:val="0"/>
              </w:rPr>
              <w:t xml:space="preserve">Kiểu dữ liệu</w:t>
            </w:r>
          </w:p>
        </w:tc>
        <w:tc>
          <w:tcPr>
            <w:shd w:fill="f2f2f2" w:val="clear"/>
          </w:tcPr>
          <w:p w:rsidR="00000000" w:rsidDel="00000000" w:rsidP="00000000" w:rsidRDefault="00000000" w:rsidRPr="00000000" w14:paraId="00000878">
            <w:pPr>
              <w:ind w:firstLine="0"/>
              <w:rPr/>
            </w:pPr>
            <w:r w:rsidDel="00000000" w:rsidR="00000000" w:rsidRPr="00000000">
              <w:rPr>
                <w:rtl w:val="0"/>
              </w:rPr>
              <w:t xml:space="preserve">Ràng buộc</w:t>
            </w:r>
          </w:p>
        </w:tc>
        <w:tc>
          <w:tcPr>
            <w:shd w:fill="f2f2f2" w:val="clear"/>
          </w:tcPr>
          <w:p w:rsidR="00000000" w:rsidDel="00000000" w:rsidP="00000000" w:rsidRDefault="00000000" w:rsidRPr="00000000" w14:paraId="00000879">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87A">
            <w:pPr>
              <w:ind w:firstLine="0"/>
              <w:rPr/>
            </w:pPr>
            <w:r w:rsidDel="00000000" w:rsidR="00000000" w:rsidRPr="00000000">
              <w:rPr>
                <w:rtl w:val="0"/>
              </w:rPr>
              <w:t xml:space="preserve">MaHV</w:t>
            </w:r>
          </w:p>
        </w:tc>
        <w:tc>
          <w:tcPr/>
          <w:p w:rsidR="00000000" w:rsidDel="00000000" w:rsidP="00000000" w:rsidRDefault="00000000" w:rsidRPr="00000000" w14:paraId="0000087B">
            <w:pPr>
              <w:ind w:firstLine="0"/>
              <w:rPr/>
            </w:pPr>
            <w:r w:rsidDel="00000000" w:rsidR="00000000" w:rsidRPr="00000000">
              <w:rPr>
                <w:rtl w:val="0"/>
              </w:rPr>
              <w:t xml:space="preserve">int</w:t>
            </w:r>
          </w:p>
        </w:tc>
        <w:tc>
          <w:tcPr/>
          <w:p w:rsidR="00000000" w:rsidDel="00000000" w:rsidP="00000000" w:rsidRDefault="00000000" w:rsidRPr="00000000" w14:paraId="0000087C">
            <w:pPr>
              <w:ind w:firstLine="0"/>
              <w:rPr/>
            </w:pPr>
            <w:r w:rsidDel="00000000" w:rsidR="00000000" w:rsidRPr="00000000">
              <w:rPr>
                <w:rtl w:val="0"/>
              </w:rPr>
              <w:t xml:space="preserve">PK,NOT NULL</w:t>
            </w:r>
          </w:p>
        </w:tc>
        <w:tc>
          <w:tcPr/>
          <w:p w:rsidR="00000000" w:rsidDel="00000000" w:rsidP="00000000" w:rsidRDefault="00000000" w:rsidRPr="00000000" w14:paraId="0000087D">
            <w:pPr>
              <w:ind w:firstLine="0"/>
              <w:rPr/>
            </w:pPr>
            <w:r w:rsidDel="00000000" w:rsidR="00000000" w:rsidRPr="00000000">
              <w:rPr>
                <w:rtl w:val="0"/>
              </w:rPr>
              <w:t xml:space="preserve">Mã Học Viên</w:t>
            </w:r>
          </w:p>
        </w:tc>
      </w:tr>
      <w:tr>
        <w:trPr>
          <w:cantSplit w:val="0"/>
          <w:tblHeader w:val="0"/>
        </w:trPr>
        <w:tc>
          <w:tcPr/>
          <w:p w:rsidR="00000000" w:rsidDel="00000000" w:rsidP="00000000" w:rsidRDefault="00000000" w:rsidRPr="00000000" w14:paraId="0000087E">
            <w:pPr>
              <w:ind w:firstLine="0"/>
              <w:rPr/>
            </w:pPr>
            <w:r w:rsidDel="00000000" w:rsidR="00000000" w:rsidRPr="00000000">
              <w:rPr>
                <w:rtl w:val="0"/>
              </w:rPr>
              <w:t xml:space="preserve">MaKH</w:t>
            </w:r>
          </w:p>
        </w:tc>
        <w:tc>
          <w:tcPr/>
          <w:p w:rsidR="00000000" w:rsidDel="00000000" w:rsidP="00000000" w:rsidRDefault="00000000" w:rsidRPr="00000000" w14:paraId="0000087F">
            <w:pPr>
              <w:ind w:firstLine="0"/>
              <w:rPr/>
            </w:pPr>
            <w:r w:rsidDel="00000000" w:rsidR="00000000" w:rsidRPr="00000000">
              <w:rPr>
                <w:rtl w:val="0"/>
              </w:rPr>
              <w:t xml:space="preserve">int</w:t>
            </w:r>
          </w:p>
        </w:tc>
        <w:tc>
          <w:tcPr/>
          <w:p w:rsidR="00000000" w:rsidDel="00000000" w:rsidP="00000000" w:rsidRDefault="00000000" w:rsidRPr="00000000" w14:paraId="00000880">
            <w:pPr>
              <w:ind w:firstLine="0"/>
              <w:rPr/>
            </w:pPr>
            <w:r w:rsidDel="00000000" w:rsidR="00000000" w:rsidRPr="00000000">
              <w:rPr>
                <w:rtl w:val="0"/>
              </w:rPr>
              <w:t xml:space="preserve">NOT NULL</w:t>
            </w:r>
          </w:p>
        </w:tc>
        <w:tc>
          <w:tcPr/>
          <w:p w:rsidR="00000000" w:rsidDel="00000000" w:rsidP="00000000" w:rsidRDefault="00000000" w:rsidRPr="00000000" w14:paraId="00000881">
            <w:pPr>
              <w:ind w:firstLine="0"/>
              <w:rPr/>
            </w:pPr>
            <w:r w:rsidDel="00000000" w:rsidR="00000000" w:rsidRPr="00000000">
              <w:rPr>
                <w:rtl w:val="0"/>
              </w:rPr>
              <w:t xml:space="preserve">Mã Khách Hàng</w:t>
            </w:r>
          </w:p>
        </w:tc>
      </w:tr>
      <w:tr>
        <w:trPr>
          <w:cantSplit w:val="0"/>
          <w:tblHeader w:val="0"/>
        </w:trPr>
        <w:tc>
          <w:tcPr/>
          <w:p w:rsidR="00000000" w:rsidDel="00000000" w:rsidP="00000000" w:rsidRDefault="00000000" w:rsidRPr="00000000" w14:paraId="00000882">
            <w:pPr>
              <w:ind w:firstLine="0"/>
              <w:rPr/>
            </w:pPr>
            <w:r w:rsidDel="00000000" w:rsidR="00000000" w:rsidRPr="00000000">
              <w:rPr>
                <w:rtl w:val="0"/>
              </w:rPr>
              <w:t xml:space="preserve">MaNH</w:t>
            </w:r>
          </w:p>
        </w:tc>
        <w:tc>
          <w:tcPr/>
          <w:p w:rsidR="00000000" w:rsidDel="00000000" w:rsidP="00000000" w:rsidRDefault="00000000" w:rsidRPr="00000000" w14:paraId="00000883">
            <w:pPr>
              <w:ind w:firstLine="0"/>
              <w:rPr/>
            </w:pPr>
            <w:r w:rsidDel="00000000" w:rsidR="00000000" w:rsidRPr="00000000">
              <w:rPr>
                <w:rtl w:val="0"/>
              </w:rPr>
              <w:t xml:space="preserve">nchar(7)</w:t>
            </w:r>
          </w:p>
        </w:tc>
        <w:tc>
          <w:tcPr/>
          <w:p w:rsidR="00000000" w:rsidDel="00000000" w:rsidP="00000000" w:rsidRDefault="00000000" w:rsidRPr="00000000" w14:paraId="00000884">
            <w:pPr>
              <w:ind w:firstLine="0"/>
              <w:rPr/>
            </w:pPr>
            <w:r w:rsidDel="00000000" w:rsidR="00000000" w:rsidRPr="00000000">
              <w:rPr>
                <w:rtl w:val="0"/>
              </w:rPr>
              <w:t xml:space="preserve">NOT NULL</w:t>
            </w:r>
          </w:p>
        </w:tc>
        <w:tc>
          <w:tcPr/>
          <w:p w:rsidR="00000000" w:rsidDel="00000000" w:rsidP="00000000" w:rsidRDefault="00000000" w:rsidRPr="00000000" w14:paraId="00000885">
            <w:pPr>
              <w:ind w:firstLine="0"/>
              <w:rPr/>
            </w:pPr>
            <w:r w:rsidDel="00000000" w:rsidR="00000000" w:rsidRPr="00000000">
              <w:rPr>
                <w:rtl w:val="0"/>
              </w:rPr>
              <w:t xml:space="preserve">Mã Người Học</w:t>
            </w:r>
          </w:p>
        </w:tc>
      </w:tr>
      <w:tr>
        <w:trPr>
          <w:cantSplit w:val="0"/>
          <w:tblHeader w:val="0"/>
        </w:trPr>
        <w:tc>
          <w:tcPr/>
          <w:p w:rsidR="00000000" w:rsidDel="00000000" w:rsidP="00000000" w:rsidRDefault="00000000" w:rsidRPr="00000000" w14:paraId="00000886">
            <w:pPr>
              <w:ind w:firstLine="0"/>
              <w:rPr/>
            </w:pPr>
            <w:r w:rsidDel="00000000" w:rsidR="00000000" w:rsidRPr="00000000">
              <w:rPr>
                <w:rtl w:val="0"/>
              </w:rPr>
              <w:t xml:space="preserve">Diem</w:t>
            </w:r>
          </w:p>
        </w:tc>
        <w:tc>
          <w:tcPr/>
          <w:p w:rsidR="00000000" w:rsidDel="00000000" w:rsidP="00000000" w:rsidRDefault="00000000" w:rsidRPr="00000000" w14:paraId="00000887">
            <w:pPr>
              <w:ind w:firstLine="0"/>
              <w:rPr/>
            </w:pPr>
            <w:r w:rsidDel="00000000" w:rsidR="00000000" w:rsidRPr="00000000">
              <w:rPr>
                <w:rtl w:val="0"/>
              </w:rPr>
              <w:t xml:space="preserve">float</w:t>
            </w:r>
          </w:p>
        </w:tc>
        <w:tc>
          <w:tcPr/>
          <w:p w:rsidR="00000000" w:rsidDel="00000000" w:rsidP="00000000" w:rsidRDefault="00000000" w:rsidRPr="00000000" w14:paraId="00000888">
            <w:pPr>
              <w:ind w:firstLine="0"/>
              <w:rPr/>
            </w:pPr>
            <w:r w:rsidDel="00000000" w:rsidR="00000000" w:rsidRPr="00000000">
              <w:rPr>
                <w:rtl w:val="0"/>
              </w:rPr>
              <w:t xml:space="preserve">NOT NULL</w:t>
            </w:r>
          </w:p>
        </w:tc>
        <w:tc>
          <w:tcPr/>
          <w:p w:rsidR="00000000" w:rsidDel="00000000" w:rsidP="00000000" w:rsidRDefault="00000000" w:rsidRPr="00000000" w14:paraId="00000889">
            <w:pPr>
              <w:ind w:firstLine="0"/>
              <w:rPr/>
            </w:pPr>
            <w:r w:rsidDel="00000000" w:rsidR="00000000" w:rsidRPr="00000000">
              <w:rPr>
                <w:rtl w:val="0"/>
              </w:rPr>
              <w:t xml:space="preserve">Điểm</w:t>
            </w:r>
          </w:p>
        </w:tc>
      </w:tr>
    </w:tbl>
    <w:p w:rsidR="00000000" w:rsidDel="00000000" w:rsidP="00000000" w:rsidRDefault="00000000" w:rsidRPr="00000000" w14:paraId="0000088A">
      <w:pPr>
        <w:rPr/>
      </w:pPr>
      <w:r w:rsidDel="00000000" w:rsidR="00000000" w:rsidRPr="00000000">
        <w:rPr>
          <w:rtl w:val="0"/>
        </w:rPr>
        <w:t xml:space="preserve">Mã lệnh tạo bảng</w:t>
      </w:r>
    </w:p>
    <w:tbl>
      <w:tblPr>
        <w:tblStyle w:val="Table4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88B">
            <w:pPr>
              <w:ind w:firstLine="0"/>
              <w:rPr/>
            </w:pPr>
            <w:r w:rsidDel="00000000" w:rsidR="00000000" w:rsidRPr="00000000">
              <w:rPr>
                <w:rtl w:val="0"/>
              </w:rPr>
              <w:t xml:space="preserve">CREATE TABLE HocVien(</w:t>
            </w:r>
          </w:p>
          <w:p w:rsidR="00000000" w:rsidDel="00000000" w:rsidP="00000000" w:rsidRDefault="00000000" w:rsidRPr="00000000" w14:paraId="0000088C">
            <w:pPr>
              <w:ind w:firstLine="0"/>
              <w:rPr/>
            </w:pPr>
            <w:r w:rsidDel="00000000" w:rsidR="00000000" w:rsidRPr="00000000">
              <w:rPr>
                <w:rtl w:val="0"/>
              </w:rPr>
              <w:t xml:space="preserve">MaHV int IDENTITY(1,1) NOT NULL,</w:t>
            </w:r>
          </w:p>
          <w:p w:rsidR="00000000" w:rsidDel="00000000" w:rsidP="00000000" w:rsidRDefault="00000000" w:rsidRPr="00000000" w14:paraId="0000088D">
            <w:pPr>
              <w:ind w:firstLine="0"/>
              <w:rPr/>
            </w:pPr>
            <w:r w:rsidDel="00000000" w:rsidR="00000000" w:rsidRPr="00000000">
              <w:rPr>
                <w:rtl w:val="0"/>
              </w:rPr>
              <w:t xml:space="preserve">MaKH int NOT NULL UNIQUE,</w:t>
            </w:r>
          </w:p>
          <w:p w:rsidR="00000000" w:rsidDel="00000000" w:rsidP="00000000" w:rsidRDefault="00000000" w:rsidRPr="00000000" w14:paraId="0000088E">
            <w:pPr>
              <w:ind w:firstLine="0"/>
              <w:rPr/>
            </w:pPr>
            <w:r w:rsidDel="00000000" w:rsidR="00000000" w:rsidRPr="00000000">
              <w:rPr>
                <w:rtl w:val="0"/>
              </w:rPr>
              <w:t xml:space="preserve">MaNH nchar(7) NOT NULL UNIQUE,</w:t>
            </w:r>
          </w:p>
          <w:p w:rsidR="00000000" w:rsidDel="00000000" w:rsidP="00000000" w:rsidRDefault="00000000" w:rsidRPr="00000000" w14:paraId="0000088F">
            <w:pPr>
              <w:ind w:firstLine="0"/>
              <w:rPr/>
            </w:pPr>
            <w:r w:rsidDel="00000000" w:rsidR="00000000" w:rsidRPr="00000000">
              <w:rPr>
                <w:rtl w:val="0"/>
              </w:rPr>
              <w:t xml:space="preserve">Diem float NOT NULL,</w:t>
            </w:r>
          </w:p>
          <w:p w:rsidR="00000000" w:rsidDel="00000000" w:rsidP="00000000" w:rsidRDefault="00000000" w:rsidRPr="00000000" w14:paraId="00000890">
            <w:pPr>
              <w:ind w:firstLine="0"/>
              <w:rPr/>
            </w:pPr>
            <w:r w:rsidDel="00000000" w:rsidR="00000000" w:rsidRPr="00000000">
              <w:rPr>
                <w:rtl w:val="0"/>
              </w:rPr>
              <w:t xml:space="preserve">PRIMARY KEY(MaHV),</w:t>
            </w:r>
          </w:p>
          <w:p w:rsidR="00000000" w:rsidDel="00000000" w:rsidP="00000000" w:rsidRDefault="00000000" w:rsidRPr="00000000" w14:paraId="00000891">
            <w:pPr>
              <w:ind w:firstLine="0"/>
              <w:rPr/>
            </w:pPr>
            <w:r w:rsidDel="00000000" w:rsidR="00000000" w:rsidRPr="00000000">
              <w:rPr>
                <w:rtl w:val="0"/>
              </w:rPr>
              <w:t xml:space="preserve">FOREIGN KEY (MaKH) REFERENCES KhoaHoc(MaKH) ON UPDATE CASCADE,</w:t>
            </w:r>
          </w:p>
          <w:p w:rsidR="00000000" w:rsidDel="00000000" w:rsidP="00000000" w:rsidRDefault="00000000" w:rsidRPr="00000000" w14:paraId="00000892">
            <w:pPr>
              <w:ind w:firstLine="0"/>
              <w:rPr/>
            </w:pPr>
            <w:r w:rsidDel="00000000" w:rsidR="00000000" w:rsidRPr="00000000">
              <w:rPr>
                <w:rtl w:val="0"/>
              </w:rPr>
              <w:t xml:space="preserve">FOREIGN KEY (MaNH) REFERENCES NhanVien(MaNH) ON UPDATE CASCADE)</w:t>
            </w:r>
          </w:p>
        </w:tc>
      </w:tr>
    </w:tbl>
    <w:p w:rsidR="00000000" w:rsidDel="00000000" w:rsidP="00000000" w:rsidRDefault="00000000" w:rsidRPr="00000000" w14:paraId="00000893">
      <w:pPr>
        <w:rPr/>
      </w:pPr>
      <w:r w:rsidDel="00000000" w:rsidR="00000000" w:rsidRPr="00000000">
        <w:rPr>
          <w:rtl w:val="0"/>
        </w:rPr>
        <w:t xml:space="preserve">Câu lệnh SQL cơ bản</w:t>
      </w:r>
    </w:p>
    <w:tbl>
      <w:tblPr>
        <w:tblStyle w:val="Table4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894">
            <w:pPr>
              <w:spacing w:after="200" w:line="276" w:lineRule="auto"/>
              <w:ind w:left="80" w:firstLine="0"/>
              <w:rPr>
                <w:rFonts w:ascii="Consolas" w:cs="Consolas" w:eastAsia="Consolas" w:hAnsi="Consolas"/>
                <w:color w:val="808080"/>
                <w:sz w:val="17"/>
                <w:szCs w:val="17"/>
              </w:rPr>
            </w:pPr>
            <w:r w:rsidDel="00000000" w:rsidR="00000000" w:rsidRPr="00000000">
              <w:rPr>
                <w:rFonts w:ascii="Consolas" w:cs="Consolas" w:eastAsia="Consolas" w:hAnsi="Consolas"/>
                <w:color w:val="0000ff"/>
                <w:sz w:val="17"/>
                <w:szCs w:val="17"/>
                <w:rtl w:val="0"/>
              </w:rPr>
              <w:t xml:space="preserve">INSERT  INTO  </w:t>
            </w:r>
            <w:r w:rsidDel="00000000" w:rsidR="00000000" w:rsidRPr="00000000">
              <w:rPr>
                <w:rFonts w:ascii="Consolas" w:cs="Consolas" w:eastAsia="Consolas" w:hAnsi="Consolas"/>
                <w:color w:val="008080"/>
                <w:sz w:val="19"/>
                <w:szCs w:val="19"/>
                <w:rtl w:val="0"/>
              </w:rPr>
              <w:t xml:space="preserve">HocVien</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9"/>
                <w:szCs w:val="19"/>
                <w:rtl w:val="0"/>
              </w:rPr>
              <w:t xml:space="preserve">MaNH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color w:val="008080"/>
                <w:sz w:val="19"/>
                <w:szCs w:val="19"/>
                <w:rtl w:val="0"/>
              </w:rPr>
              <w:t xml:space="preserve">Diem</w:t>
            </w:r>
            <w:r w:rsidDel="00000000" w:rsidR="00000000" w:rsidRPr="00000000">
              <w:rPr>
                <w:rFonts w:ascii="Consolas" w:cs="Consolas" w:eastAsia="Consolas" w:hAnsi="Consolas"/>
                <w:color w:val="808080"/>
                <w:sz w:val="17"/>
                <w:szCs w:val="17"/>
                <w:rtl w:val="0"/>
              </w:rPr>
              <w:t xml:space="preserve">) </w:t>
            </w:r>
            <w:r w:rsidDel="00000000" w:rsidR="00000000" w:rsidRPr="00000000">
              <w:rPr>
                <w:rFonts w:ascii="Consolas" w:cs="Consolas" w:eastAsia="Consolas" w:hAnsi="Consolas"/>
                <w:color w:val="0000ff"/>
                <w:sz w:val="17"/>
                <w:szCs w:val="17"/>
                <w:rtl w:val="0"/>
              </w:rPr>
              <w:t xml:space="preserve">VALUES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p>
          <w:p w:rsidR="00000000" w:rsidDel="00000000" w:rsidP="00000000" w:rsidRDefault="00000000" w:rsidRPr="00000000" w14:paraId="00000895">
            <w:pPr>
              <w:spacing w:after="200" w:line="276" w:lineRule="auto"/>
              <w:ind w:left="80" w:firstLine="0"/>
              <w:rPr>
                <w:rFonts w:ascii="Consolas" w:cs="Consolas" w:eastAsia="Consolas" w:hAnsi="Consolas"/>
                <w:sz w:val="17"/>
                <w:szCs w:val="17"/>
              </w:rPr>
            </w:pPr>
            <w:r w:rsidDel="00000000" w:rsidR="00000000" w:rsidRPr="00000000">
              <w:rPr>
                <w:rFonts w:ascii="Consolas" w:cs="Consolas" w:eastAsia="Consolas" w:hAnsi="Consolas"/>
                <w:color w:val="ff00ff"/>
                <w:sz w:val="17"/>
                <w:szCs w:val="17"/>
                <w:rtl w:val="0"/>
              </w:rPr>
              <w:t xml:space="preserve">UPDATE  </w:t>
            </w:r>
            <w:r w:rsidDel="00000000" w:rsidR="00000000" w:rsidRPr="00000000">
              <w:rPr>
                <w:rFonts w:ascii="Consolas" w:cs="Consolas" w:eastAsia="Consolas" w:hAnsi="Consolas"/>
                <w:color w:val="008080"/>
                <w:sz w:val="19"/>
                <w:szCs w:val="19"/>
                <w:rtl w:val="0"/>
              </w:rPr>
              <w:t xml:space="preserve">HocVien</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00ff"/>
                <w:sz w:val="17"/>
                <w:szCs w:val="17"/>
                <w:rtl w:val="0"/>
              </w:rPr>
              <w:t xml:space="preserve">SET</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ff00ff"/>
                <w:sz w:val="17"/>
                <w:szCs w:val="17"/>
                <w:rtl w:val="0"/>
              </w:rPr>
              <w:t xml:space="preserve">  </w:t>
            </w:r>
            <w:r w:rsidDel="00000000" w:rsidR="00000000" w:rsidRPr="00000000">
              <w:rPr>
                <w:rFonts w:ascii="Consolas" w:cs="Consolas" w:eastAsia="Consolas" w:hAnsi="Consolas"/>
                <w:color w:val="008080"/>
                <w:sz w:val="19"/>
                <w:szCs w:val="19"/>
                <w:rtl w:val="0"/>
              </w:rPr>
              <w:t xml:space="preserve">MaNH</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8080"/>
                <w:sz w:val="19"/>
                <w:szCs w:val="19"/>
                <w:rtl w:val="0"/>
              </w:rPr>
              <w:t xml:space="preserve">Diem</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Fonts w:ascii="Consolas" w:cs="Consolas" w:eastAsia="Consolas" w:hAnsi="Consolas"/>
                <w:color w:val="808080"/>
                <w:sz w:val="17"/>
                <w:szCs w:val="17"/>
                <w:rtl w:val="0"/>
              </w:rPr>
              <w:t xml:space="preserve"> </w:t>
            </w:r>
            <w:r w:rsidDel="00000000" w:rsidR="00000000" w:rsidRPr="00000000">
              <w:rPr>
                <w:rFonts w:ascii="Consolas" w:cs="Consolas" w:eastAsia="Consolas" w:hAnsi="Consolas"/>
                <w:color w:val="008080"/>
                <w:sz w:val="17"/>
                <w:szCs w:val="17"/>
                <w:rtl w:val="0"/>
              </w:rPr>
              <w:t xml:space="preserve"> </w:t>
            </w:r>
            <w:r w:rsidDel="00000000" w:rsidR="00000000" w:rsidRPr="00000000">
              <w:rPr>
                <w:rFonts w:ascii="Consolas" w:cs="Consolas" w:eastAsia="Consolas" w:hAnsi="Consolas"/>
                <w:color w:val="0000ff"/>
                <w:sz w:val="17"/>
                <w:szCs w:val="17"/>
                <w:rtl w:val="0"/>
              </w:rPr>
              <w:t xml:space="preserve">WHERE</w:t>
            </w:r>
            <w:r w:rsidDel="00000000" w:rsidR="00000000" w:rsidRPr="00000000">
              <w:rPr>
                <w:rFonts w:ascii="Consolas" w:cs="Consolas" w:eastAsia="Consolas" w:hAnsi="Consolas"/>
                <w:color w:val="008080"/>
                <w:sz w:val="17"/>
                <w:szCs w:val="17"/>
                <w:rtl w:val="0"/>
              </w:rPr>
              <w:t xml:space="preserve"> MaHV</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896">
            <w:pPr>
              <w:spacing w:after="200" w:line="276" w:lineRule="auto"/>
              <w:ind w:left="80" w:firstLine="0"/>
              <w:rPr>
                <w:rFonts w:ascii="Consolas" w:cs="Consolas" w:eastAsia="Consolas" w:hAnsi="Consolas"/>
                <w:sz w:val="17"/>
                <w:szCs w:val="17"/>
              </w:rPr>
            </w:pPr>
            <w:r w:rsidDel="00000000" w:rsidR="00000000" w:rsidRPr="00000000">
              <w:rPr>
                <w:rFonts w:ascii="Consolas" w:cs="Consolas" w:eastAsia="Consolas" w:hAnsi="Consolas"/>
                <w:color w:val="0000ff"/>
                <w:sz w:val="17"/>
                <w:szCs w:val="17"/>
                <w:rtl w:val="0"/>
              </w:rPr>
              <w:t xml:space="preserve">DELETE FROM </w:t>
            </w:r>
            <w:r w:rsidDel="00000000" w:rsidR="00000000" w:rsidRPr="00000000">
              <w:rPr>
                <w:rFonts w:ascii="Consolas" w:cs="Consolas" w:eastAsia="Consolas" w:hAnsi="Consolas"/>
                <w:color w:val="008080"/>
                <w:sz w:val="19"/>
                <w:szCs w:val="19"/>
                <w:rtl w:val="0"/>
              </w:rPr>
              <w:t xml:space="preserve">HocVien </w:t>
            </w:r>
            <w:r w:rsidDel="00000000" w:rsidR="00000000" w:rsidRPr="00000000">
              <w:rPr>
                <w:rFonts w:ascii="Consolas" w:cs="Consolas" w:eastAsia="Consolas" w:hAnsi="Consolas"/>
                <w:color w:val="0000ff"/>
                <w:sz w:val="17"/>
                <w:szCs w:val="17"/>
                <w:rtl w:val="0"/>
              </w:rPr>
              <w:t xml:space="preserve">WHERE </w:t>
            </w:r>
            <w:r w:rsidDel="00000000" w:rsidR="00000000" w:rsidRPr="00000000">
              <w:rPr>
                <w:rFonts w:ascii="Consolas" w:cs="Consolas" w:eastAsia="Consolas" w:hAnsi="Consolas"/>
                <w:color w:val="008080"/>
                <w:sz w:val="17"/>
                <w:szCs w:val="17"/>
                <w:rtl w:val="0"/>
              </w:rPr>
              <w:t xml:space="preserve">MaHV</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897">
            <w:pPr>
              <w:spacing w:after="200" w:line="276" w:lineRule="auto"/>
              <w:ind w:left="80" w:firstLine="0"/>
              <w:rPr>
                <w:rFonts w:ascii="Consolas" w:cs="Consolas" w:eastAsia="Consolas" w:hAnsi="Consolas"/>
                <w:color w:val="008080"/>
                <w:sz w:val="17"/>
                <w:szCs w:val="17"/>
              </w:rPr>
            </w:pPr>
            <w:r w:rsidDel="00000000" w:rsidR="00000000" w:rsidRPr="00000000">
              <w:rPr>
                <w:rFonts w:ascii="Consolas" w:cs="Consolas" w:eastAsia="Consolas" w:hAnsi="Consolas"/>
                <w:color w:val="0000ff"/>
                <w:sz w:val="17"/>
                <w:szCs w:val="17"/>
                <w:rtl w:val="0"/>
              </w:rPr>
              <w:t xml:space="preserve">SELECT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FROM </w:t>
            </w:r>
            <w:r w:rsidDel="00000000" w:rsidR="00000000" w:rsidRPr="00000000">
              <w:rPr>
                <w:rFonts w:ascii="Consolas" w:cs="Consolas" w:eastAsia="Consolas" w:hAnsi="Consolas"/>
                <w:color w:val="008080"/>
                <w:sz w:val="19"/>
                <w:szCs w:val="19"/>
                <w:rtl w:val="0"/>
              </w:rPr>
              <w:t xml:space="preserve">HocVien</w:t>
            </w:r>
            <w:r w:rsidDel="00000000" w:rsidR="00000000" w:rsidRPr="00000000">
              <w:rPr>
                <w:rtl w:val="0"/>
              </w:rPr>
            </w:r>
          </w:p>
          <w:p w:rsidR="00000000" w:rsidDel="00000000" w:rsidP="00000000" w:rsidRDefault="00000000" w:rsidRPr="00000000" w14:paraId="00000898">
            <w:pPr>
              <w:spacing w:after="200" w:line="276" w:lineRule="auto"/>
              <w:ind w:left="80" w:firstLine="0"/>
              <w:rPr>
                <w:rFonts w:ascii="Times" w:cs="Times" w:eastAsia="Times" w:hAnsi="Times"/>
                <w:b w:val="1"/>
                <w:smallCaps w:val="1"/>
              </w:rPr>
            </w:pPr>
            <w:r w:rsidDel="00000000" w:rsidR="00000000" w:rsidRPr="00000000">
              <w:rPr>
                <w:rFonts w:ascii="Consolas" w:cs="Consolas" w:eastAsia="Consolas" w:hAnsi="Consolas"/>
                <w:color w:val="0000ff"/>
                <w:sz w:val="17"/>
                <w:szCs w:val="17"/>
                <w:rtl w:val="0"/>
              </w:rPr>
              <w:t xml:space="preserve">SELECT </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color w:val="0000ff"/>
                <w:sz w:val="17"/>
                <w:szCs w:val="17"/>
                <w:rtl w:val="0"/>
              </w:rPr>
              <w:t xml:space="preserve"> FROM </w:t>
            </w:r>
            <w:r w:rsidDel="00000000" w:rsidR="00000000" w:rsidRPr="00000000">
              <w:rPr>
                <w:rFonts w:ascii="Consolas" w:cs="Consolas" w:eastAsia="Consolas" w:hAnsi="Consolas"/>
                <w:color w:val="008080"/>
                <w:sz w:val="19"/>
                <w:szCs w:val="19"/>
                <w:rtl w:val="0"/>
              </w:rPr>
              <w:t xml:space="preserve">HocVien </w:t>
            </w:r>
            <w:r w:rsidDel="00000000" w:rsidR="00000000" w:rsidRPr="00000000">
              <w:rPr>
                <w:rFonts w:ascii="Consolas" w:cs="Consolas" w:eastAsia="Consolas" w:hAnsi="Consolas"/>
                <w:color w:val="0000ff"/>
                <w:sz w:val="17"/>
                <w:szCs w:val="17"/>
                <w:rtl w:val="0"/>
              </w:rPr>
              <w:t xml:space="preserve">WHERE </w:t>
            </w:r>
            <w:r w:rsidDel="00000000" w:rsidR="00000000" w:rsidRPr="00000000">
              <w:rPr>
                <w:rFonts w:ascii="Consolas" w:cs="Consolas" w:eastAsia="Consolas" w:hAnsi="Consolas"/>
                <w:color w:val="008080"/>
                <w:sz w:val="17"/>
                <w:szCs w:val="17"/>
                <w:rtl w:val="0"/>
              </w:rPr>
              <w:t xml:space="preserve">MaHV</w:t>
            </w:r>
            <w:r w:rsidDel="00000000" w:rsidR="00000000" w:rsidRPr="00000000">
              <w:rPr>
                <w:rFonts w:ascii="Consolas" w:cs="Consolas" w:eastAsia="Consolas" w:hAnsi="Consolas"/>
                <w:color w:val="808080"/>
                <w:sz w:val="17"/>
                <w:szCs w:val="17"/>
                <w:rtl w:val="0"/>
              </w:rPr>
              <w:t xml:space="preserve">=</w:t>
            </w:r>
            <w:r w:rsidDel="00000000" w:rsidR="00000000" w:rsidRPr="00000000">
              <w:rPr>
                <w:rFonts w:ascii="Consolas" w:cs="Consolas" w:eastAsia="Consolas" w:hAnsi="Consolas"/>
                <w:sz w:val="17"/>
                <w:szCs w:val="17"/>
                <w:rtl w:val="0"/>
              </w:rPr>
              <w:t xml:space="preserve">?</w:t>
            </w:r>
            <w:r w:rsidDel="00000000" w:rsidR="00000000" w:rsidRPr="00000000">
              <w:rPr>
                <w:rtl w:val="0"/>
              </w:rPr>
            </w:r>
          </w:p>
        </w:tc>
      </w:tr>
    </w:tbl>
    <w:p w:rsidR="00000000" w:rsidDel="00000000" w:rsidP="00000000" w:rsidRDefault="00000000" w:rsidRPr="00000000" w14:paraId="00000899">
      <w:pPr>
        <w:pStyle w:val="Heading3"/>
        <w:ind w:firstLine="720"/>
        <w:rPr>
          <w:vertAlign w:val="baseline"/>
        </w:rPr>
      </w:pPr>
      <w:bookmarkStart w:colFirst="0" w:colLast="0" w:name="_mok8n0kxwej0" w:id="49"/>
      <w:bookmarkEnd w:id="49"/>
      <w:r w:rsidDel="00000000" w:rsidR="00000000" w:rsidRPr="00000000">
        <w:rPr>
          <w:rtl w:val="0"/>
        </w:rPr>
        <w:t xml:space="preserve">4.2.3.Thủ tục lưu</w:t>
      </w:r>
      <w:r w:rsidDel="00000000" w:rsidR="00000000" w:rsidRPr="00000000">
        <w:rPr>
          <w:rtl w:val="0"/>
        </w:rPr>
      </w:r>
    </w:p>
    <w:p w:rsidR="00000000" w:rsidDel="00000000" w:rsidP="00000000" w:rsidRDefault="00000000" w:rsidRPr="00000000" w14:paraId="0000089A">
      <w:pPr>
        <w:pStyle w:val="Heading4"/>
        <w:ind w:left="0" w:firstLine="0"/>
        <w:rPr/>
      </w:pPr>
      <w:r w:rsidDel="00000000" w:rsidR="00000000" w:rsidRPr="00000000">
        <w:rPr>
          <w:rtl w:val="0"/>
        </w:rPr>
        <w:t xml:space="preserve">4.2.3.1.</w:t>
      </w:r>
      <w:r w:rsidDel="00000000" w:rsidR="00000000" w:rsidRPr="00000000">
        <w:rPr>
          <w:rtl w:val="0"/>
        </w:rPr>
        <w:t xml:space="preserve">Sp_BangDiem()</w:t>
      </w:r>
    </w:p>
    <w:tbl>
      <w:tblPr>
        <w:tblStyle w:val="Table4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89B">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Mã nguồn</w:t>
            </w:r>
          </w:p>
        </w:tc>
        <w:tc>
          <w:tcPr/>
          <w:p w:rsidR="00000000" w:rsidDel="00000000" w:rsidP="00000000" w:rsidRDefault="00000000" w:rsidRPr="00000000" w14:paraId="0000089C">
            <w:pPr>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sp_BangDiem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9D">
            <w:pPr>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89E">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89F">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MaNH</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A0">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A1">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Diem</w:t>
            </w:r>
            <w:r w:rsidDel="00000000" w:rsidR="00000000" w:rsidRPr="00000000">
              <w:rPr>
                <w:rtl w:val="0"/>
              </w:rPr>
            </w:r>
          </w:p>
          <w:p w:rsidR="00000000" w:rsidDel="00000000" w:rsidP="00000000" w:rsidRDefault="00000000" w:rsidRPr="00000000" w14:paraId="000008A2">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HocVien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hv</w:t>
            </w:r>
            <w:r w:rsidDel="00000000" w:rsidR="00000000" w:rsidRPr="00000000">
              <w:rPr>
                <w:rtl w:val="0"/>
              </w:rPr>
            </w:r>
          </w:p>
          <w:p w:rsidR="00000000" w:rsidDel="00000000" w:rsidP="00000000" w:rsidRDefault="00000000" w:rsidRPr="00000000" w14:paraId="000008A3">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NguoiHoc</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MaNH</w:t>
            </w:r>
            <w:r w:rsidDel="00000000" w:rsidR="00000000" w:rsidRPr="00000000">
              <w:rPr>
                <w:rtl w:val="0"/>
              </w:rPr>
            </w:r>
          </w:p>
          <w:p w:rsidR="00000000" w:rsidDel="00000000" w:rsidP="00000000" w:rsidRDefault="00000000" w:rsidRPr="00000000" w14:paraId="000008A4">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@MaKH</w:t>
            </w:r>
            <w:r w:rsidDel="00000000" w:rsidR="00000000" w:rsidRPr="00000000">
              <w:rPr>
                <w:rtl w:val="0"/>
              </w:rPr>
            </w:r>
          </w:p>
          <w:p w:rsidR="00000000" w:rsidDel="00000000" w:rsidP="00000000" w:rsidRDefault="00000000" w:rsidRPr="00000000" w14:paraId="000008A5">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ORDER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Diem</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DESC</w:t>
            </w:r>
            <w:r w:rsidDel="00000000" w:rsidR="00000000" w:rsidRPr="00000000">
              <w:rPr>
                <w:rtl w:val="0"/>
              </w:rPr>
            </w:r>
          </w:p>
          <w:p w:rsidR="00000000" w:rsidDel="00000000" w:rsidP="00000000" w:rsidRDefault="00000000" w:rsidRPr="00000000" w14:paraId="000008A6">
            <w:pPr>
              <w:jc w:val="left"/>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END</w:t>
            </w:r>
          </w:p>
        </w:tc>
      </w:tr>
      <w:tr>
        <w:trPr>
          <w:cantSplit w:val="0"/>
          <w:tblHeader w:val="0"/>
        </w:trPr>
        <w:tc>
          <w:tcPr/>
          <w:p w:rsidR="00000000" w:rsidDel="00000000" w:rsidP="00000000" w:rsidRDefault="00000000" w:rsidRPr="00000000" w14:paraId="000008A7">
            <w:pPr>
              <w:ind w:firstLine="0"/>
              <w:rPr/>
            </w:pPr>
            <w:r w:rsidDel="00000000" w:rsidR="00000000" w:rsidRPr="00000000">
              <w:rPr>
                <w:rtl w:val="0"/>
              </w:rPr>
              <w:t xml:space="preserve">Mô tả</w:t>
            </w:r>
          </w:p>
        </w:tc>
        <w:tc>
          <w:tcPr/>
          <w:p w:rsidR="00000000" w:rsidDel="00000000" w:rsidP="00000000" w:rsidRDefault="00000000" w:rsidRPr="00000000" w14:paraId="000008A8">
            <w:pPr>
              <w:ind w:firstLine="0"/>
              <w:rPr/>
            </w:pPr>
            <w:r w:rsidDel="00000000" w:rsidR="00000000" w:rsidRPr="00000000">
              <w:rPr>
                <w:rtl w:val="0"/>
              </w:rPr>
              <w:t xml:space="preserve">Proc này được sử dụng để truy vấn bảng điểm của khóa học</w:t>
            </w:r>
          </w:p>
        </w:tc>
      </w:tr>
      <w:tr>
        <w:trPr>
          <w:cantSplit w:val="0"/>
          <w:tblHeader w:val="0"/>
        </w:trPr>
        <w:tc>
          <w:tcPr/>
          <w:p w:rsidR="00000000" w:rsidDel="00000000" w:rsidP="00000000" w:rsidRDefault="00000000" w:rsidRPr="00000000" w14:paraId="000008A9">
            <w:pPr>
              <w:ind w:firstLine="0"/>
              <w:rPr/>
            </w:pPr>
            <w:r w:rsidDel="00000000" w:rsidR="00000000" w:rsidRPr="00000000">
              <w:rPr>
                <w:rtl w:val="0"/>
              </w:rPr>
              <w:t xml:space="preserve">Tham số</w:t>
            </w:r>
          </w:p>
        </w:tc>
        <w:tc>
          <w:tcPr/>
          <w:p w:rsidR="00000000" w:rsidDel="00000000" w:rsidP="00000000" w:rsidRDefault="00000000" w:rsidRPr="00000000" w14:paraId="000008AA">
            <w:pPr>
              <w:ind w:firstLine="0"/>
              <w:rPr/>
            </w:pPr>
            <w:r w:rsidDel="00000000" w:rsidR="00000000" w:rsidRPr="00000000">
              <w:rPr>
                <w:rtl w:val="0"/>
              </w:rPr>
              <w:t xml:space="preserve">@MaKH là mã khóa học cần truy vấn bảng điểm</w:t>
            </w:r>
          </w:p>
        </w:tc>
      </w:tr>
      <w:tr>
        <w:trPr>
          <w:cantSplit w:val="0"/>
          <w:tblHeader w:val="0"/>
        </w:trPr>
        <w:tc>
          <w:tcPr/>
          <w:p w:rsidR="00000000" w:rsidDel="00000000" w:rsidP="00000000" w:rsidRDefault="00000000" w:rsidRPr="00000000" w14:paraId="000008AB">
            <w:pPr>
              <w:ind w:firstLine="0"/>
              <w:rPr/>
            </w:pPr>
            <w:r w:rsidDel="00000000" w:rsidR="00000000" w:rsidRPr="00000000">
              <w:rPr>
                <w:rtl w:val="0"/>
              </w:rPr>
              <w:t xml:space="preserve">Kết quả</w:t>
            </w:r>
          </w:p>
        </w:tc>
        <w:tc>
          <w:tcPr/>
          <w:p w:rsidR="00000000" w:rsidDel="00000000" w:rsidP="00000000" w:rsidRDefault="00000000" w:rsidRPr="00000000" w14:paraId="000008AC">
            <w:pPr>
              <w:ind w:firstLine="0"/>
              <w:rPr/>
            </w:pPr>
            <w:r w:rsidDel="00000000" w:rsidR="00000000" w:rsidRPr="00000000">
              <w:rPr>
                <w:rtl w:val="0"/>
              </w:rPr>
              <w:t xml:space="preserve">[MaNH, TenNH, Diem]</w:t>
            </w:r>
          </w:p>
        </w:tc>
      </w:tr>
    </w:tbl>
    <w:p w:rsidR="00000000" w:rsidDel="00000000" w:rsidP="00000000" w:rsidRDefault="00000000" w:rsidRPr="00000000" w14:paraId="000008AD">
      <w:pPr>
        <w:pStyle w:val="Heading4"/>
        <w:ind w:left="0" w:firstLine="0"/>
        <w:rPr/>
      </w:pPr>
      <w:r w:rsidDel="00000000" w:rsidR="00000000" w:rsidRPr="00000000">
        <w:rPr>
          <w:rtl w:val="0"/>
        </w:rPr>
        <w:t xml:space="preserve">4.2.3.2.Sp_DoanhThu()</w:t>
      </w:r>
    </w:p>
    <w:tbl>
      <w:tblPr>
        <w:tblStyle w:val="Table4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8A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Mã nguồn</w:t>
            </w:r>
          </w:p>
        </w:tc>
        <w:tc>
          <w:tcPr/>
          <w:p w:rsidR="00000000" w:rsidDel="00000000" w:rsidP="00000000" w:rsidRDefault="00000000" w:rsidRPr="00000000" w14:paraId="000008AF">
            <w:pPr>
              <w:spacing w:after="200" w:line="168"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8B0">
            <w:pPr>
              <w:spacing w:after="200" w:line="168" w:lineRule="auto"/>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CREATE PROC </w:t>
            </w:r>
            <w:r w:rsidDel="00000000" w:rsidR="00000000" w:rsidRPr="00000000">
              <w:rPr>
                <w:rFonts w:ascii="Consolas" w:cs="Consolas" w:eastAsia="Consolas" w:hAnsi="Consolas"/>
                <w:color w:val="008080"/>
                <w:sz w:val="19"/>
                <w:szCs w:val="19"/>
                <w:rtl w:val="0"/>
              </w:rPr>
              <w:t xml:space="preserve">sp_ThongKeDoanhThu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@Year</w:t>
            </w:r>
            <w:r w:rsidDel="00000000" w:rsidR="00000000" w:rsidRPr="00000000">
              <w:rPr>
                <w:rFonts w:ascii="Consolas" w:cs="Consolas" w:eastAsia="Consolas" w:hAnsi="Consolas"/>
                <w:color w:val="0000ff"/>
                <w:sz w:val="19"/>
                <w:szCs w:val="19"/>
                <w:rtl w:val="0"/>
              </w:rPr>
              <w:t xml:space="preserve"> 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B1">
            <w:pPr>
              <w:spacing w:after="200" w:line="168" w:lineRule="auto"/>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AS BEGIN</w:t>
            </w:r>
            <w:r w:rsidDel="00000000" w:rsidR="00000000" w:rsidRPr="00000000">
              <w:rPr>
                <w:rtl w:val="0"/>
              </w:rPr>
            </w:r>
          </w:p>
          <w:p w:rsidR="00000000" w:rsidDel="00000000" w:rsidP="00000000" w:rsidRDefault="00000000" w:rsidRPr="00000000" w14:paraId="000008B2">
            <w:pPr>
              <w:spacing w:after="200" w:line="168"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tl w:val="0"/>
              </w:rPr>
            </w:r>
          </w:p>
          <w:p w:rsidR="00000000" w:rsidDel="00000000" w:rsidP="00000000" w:rsidRDefault="00000000" w:rsidRPr="00000000" w14:paraId="000008B3">
            <w:pPr>
              <w:spacing w:after="200" w:line="168"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TenCD ChuyenDe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B4">
            <w:pPr>
              <w:spacing w:after="200" w:line="168"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DISTINCT</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SoKH</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B5">
            <w:pPr>
              <w:spacing w:after="200" w:line="168"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SoHV</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B6">
            <w:pPr>
              <w:spacing w:after="200" w:line="168"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ff00ff"/>
                <w:sz w:val="19"/>
                <w:szCs w:val="19"/>
                <w:rtl w:val="0"/>
              </w:rPr>
              <w:t xml:space="preserve">SUM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HocPhi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DoanhThu</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B7">
            <w:pPr>
              <w:spacing w:after="200" w:line="168"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ff00ff"/>
                <w:sz w:val="19"/>
                <w:szCs w:val="19"/>
                <w:rtl w:val="0"/>
              </w:rPr>
              <w:t xml:space="preserve">MIN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HocPhi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ThapNhat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B8">
            <w:pPr>
              <w:spacing w:after="200" w:line="168"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ff00ff"/>
                <w:sz w:val="19"/>
                <w:szCs w:val="19"/>
                <w:rtl w:val="0"/>
              </w:rPr>
              <w:t xml:space="preserve">MAX</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HocPhi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CaoNhat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B9">
            <w:pPr>
              <w:spacing w:after="200" w:line="168"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ff00ff"/>
                <w:sz w:val="19"/>
                <w:szCs w:val="19"/>
                <w:rtl w:val="0"/>
              </w:rPr>
              <w:t xml:space="preserve">AVG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HocPhi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TrungBinh</w:t>
            </w:r>
            <w:r w:rsidDel="00000000" w:rsidR="00000000" w:rsidRPr="00000000">
              <w:rPr>
                <w:rtl w:val="0"/>
              </w:rPr>
            </w:r>
          </w:p>
          <w:p w:rsidR="00000000" w:rsidDel="00000000" w:rsidP="00000000" w:rsidRDefault="00000000" w:rsidRPr="00000000" w14:paraId="000008BA">
            <w:pPr>
              <w:spacing w:after="200" w:line="168"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FROM </w:t>
            </w:r>
            <w:r w:rsidDel="00000000" w:rsidR="00000000" w:rsidRPr="00000000">
              <w:rPr>
                <w:rFonts w:ascii="Consolas" w:cs="Consolas" w:eastAsia="Consolas" w:hAnsi="Consolas"/>
                <w:color w:val="008080"/>
                <w:sz w:val="19"/>
                <w:szCs w:val="19"/>
                <w:rtl w:val="0"/>
              </w:rPr>
              <w:t xml:space="preserve">KhoaHoc kh</w:t>
            </w:r>
            <w:r w:rsidDel="00000000" w:rsidR="00000000" w:rsidRPr="00000000">
              <w:rPr>
                <w:rtl w:val="0"/>
              </w:rPr>
            </w:r>
          </w:p>
          <w:p w:rsidR="00000000" w:rsidDel="00000000" w:rsidP="00000000" w:rsidRDefault="00000000" w:rsidRPr="00000000" w14:paraId="000008BB">
            <w:pPr>
              <w:spacing w:after="200" w:line="168"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808080"/>
                <w:sz w:val="19"/>
                <w:szCs w:val="19"/>
                <w:rtl w:val="0"/>
              </w:rPr>
              <w:t xml:space="preserve">JOIN </w:t>
            </w:r>
            <w:r w:rsidDel="00000000" w:rsidR="00000000" w:rsidRPr="00000000">
              <w:rPr>
                <w:rFonts w:ascii="Consolas" w:cs="Consolas" w:eastAsia="Consolas" w:hAnsi="Consolas"/>
                <w:color w:val="008080"/>
                <w:sz w:val="19"/>
                <w:szCs w:val="19"/>
                <w:rtl w:val="0"/>
              </w:rPr>
              <w:t xml:space="preserve">HocVien hv</w:t>
            </w: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80"/>
                <w:sz w:val="19"/>
                <w:szCs w:val="19"/>
                <w:rtl w:val="0"/>
              </w:rPr>
              <w:t xml:space="preserve">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tl w:val="0"/>
              </w:rPr>
            </w:r>
          </w:p>
          <w:p w:rsidR="00000000" w:rsidDel="00000000" w:rsidP="00000000" w:rsidRDefault="00000000" w:rsidRPr="00000000" w14:paraId="000008BC">
            <w:pPr>
              <w:spacing w:after="200" w:line="168"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808080"/>
                <w:sz w:val="19"/>
                <w:szCs w:val="19"/>
                <w:rtl w:val="0"/>
              </w:rPr>
              <w:t xml:space="preserve">JOIN </w:t>
            </w:r>
            <w:r w:rsidDel="00000000" w:rsidR="00000000" w:rsidRPr="00000000">
              <w:rPr>
                <w:rFonts w:ascii="Consolas" w:cs="Consolas" w:eastAsia="Consolas" w:hAnsi="Consolas"/>
                <w:color w:val="008080"/>
                <w:sz w:val="19"/>
                <w:szCs w:val="19"/>
                <w:rtl w:val="0"/>
              </w:rPr>
              <w:t xml:space="preserve">ChuyenDe cd</w:t>
            </w: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80"/>
                <w:sz w:val="19"/>
                <w:szCs w:val="19"/>
                <w:rtl w:val="0"/>
              </w:rPr>
              <w:t xml:space="preserve">cd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MaCD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MaCD</w:t>
            </w:r>
            <w:r w:rsidDel="00000000" w:rsidR="00000000" w:rsidRPr="00000000">
              <w:rPr>
                <w:rtl w:val="0"/>
              </w:rPr>
            </w:r>
          </w:p>
          <w:p w:rsidR="00000000" w:rsidDel="00000000" w:rsidP="00000000" w:rsidRDefault="00000000" w:rsidRPr="00000000" w14:paraId="000008BD">
            <w:pPr>
              <w:spacing w:after="200" w:line="168"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WHERE </w:t>
            </w:r>
            <w:r w:rsidDel="00000000" w:rsidR="00000000" w:rsidRPr="00000000">
              <w:rPr>
                <w:rFonts w:ascii="Consolas" w:cs="Consolas" w:eastAsia="Consolas" w:hAnsi="Consolas"/>
                <w:color w:val="ff00ff"/>
                <w:sz w:val="19"/>
                <w:szCs w:val="19"/>
                <w:rtl w:val="0"/>
              </w:rPr>
              <w:t xml:space="preserve">YEAR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NgayKG</w:t>
            </w: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8080"/>
                <w:sz w:val="19"/>
                <w:szCs w:val="19"/>
                <w:rtl w:val="0"/>
              </w:rPr>
              <w:t xml:space="preserve">@Year</w:t>
            </w:r>
            <w:r w:rsidDel="00000000" w:rsidR="00000000" w:rsidRPr="00000000">
              <w:rPr>
                <w:rtl w:val="0"/>
              </w:rPr>
            </w:r>
          </w:p>
          <w:p w:rsidR="00000000" w:rsidDel="00000000" w:rsidP="00000000" w:rsidRDefault="00000000" w:rsidRPr="00000000" w14:paraId="000008BE">
            <w:pPr>
              <w:spacing w:after="200" w:line="168"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GROUP BY </w:t>
            </w:r>
            <w:r w:rsidDel="00000000" w:rsidR="00000000" w:rsidRPr="00000000">
              <w:rPr>
                <w:rFonts w:ascii="Consolas" w:cs="Consolas" w:eastAsia="Consolas" w:hAnsi="Consolas"/>
                <w:color w:val="008080"/>
                <w:sz w:val="19"/>
                <w:szCs w:val="19"/>
                <w:rtl w:val="0"/>
              </w:rPr>
              <w:t xml:space="preserve">TenCD</w:t>
            </w:r>
            <w:r w:rsidDel="00000000" w:rsidR="00000000" w:rsidRPr="00000000">
              <w:rPr>
                <w:rtl w:val="0"/>
              </w:rPr>
            </w:r>
          </w:p>
          <w:p w:rsidR="00000000" w:rsidDel="00000000" w:rsidP="00000000" w:rsidRDefault="00000000" w:rsidRPr="00000000" w14:paraId="000008BF">
            <w:pPr>
              <w:spacing w:after="200" w:line="168" w:lineRule="auto"/>
              <w:rPr>
                <w:sz w:val="24"/>
                <w:szCs w:val="24"/>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tc>
      </w:tr>
      <w:tr>
        <w:trPr>
          <w:cantSplit w:val="0"/>
          <w:tblHeader w:val="0"/>
        </w:trPr>
        <w:tc>
          <w:tcPr/>
          <w:p w:rsidR="00000000" w:rsidDel="00000000" w:rsidP="00000000" w:rsidRDefault="00000000" w:rsidRPr="00000000" w14:paraId="000008C0">
            <w:pPr>
              <w:ind w:firstLine="0"/>
              <w:rPr/>
            </w:pPr>
            <w:r w:rsidDel="00000000" w:rsidR="00000000" w:rsidRPr="00000000">
              <w:rPr>
                <w:rtl w:val="0"/>
              </w:rPr>
              <w:t xml:space="preserve">Mô tả</w:t>
            </w:r>
          </w:p>
        </w:tc>
        <w:tc>
          <w:tcPr/>
          <w:p w:rsidR="00000000" w:rsidDel="00000000" w:rsidP="00000000" w:rsidRDefault="00000000" w:rsidRPr="00000000" w14:paraId="000008C1">
            <w:pPr>
              <w:ind w:firstLine="0"/>
              <w:rPr/>
            </w:pPr>
            <w:r w:rsidDel="00000000" w:rsidR="00000000" w:rsidRPr="00000000">
              <w:rPr>
                <w:rtl w:val="0"/>
              </w:rPr>
              <w:t xml:space="preserve">Proc này được sử dụng để truy vấn bảng doanh thu của chuyên đề</w:t>
            </w:r>
          </w:p>
        </w:tc>
      </w:tr>
      <w:tr>
        <w:trPr>
          <w:cantSplit w:val="0"/>
          <w:tblHeader w:val="0"/>
        </w:trPr>
        <w:tc>
          <w:tcPr/>
          <w:p w:rsidR="00000000" w:rsidDel="00000000" w:rsidP="00000000" w:rsidRDefault="00000000" w:rsidRPr="00000000" w14:paraId="000008C2">
            <w:pPr>
              <w:ind w:firstLine="0"/>
              <w:rPr/>
            </w:pPr>
            <w:r w:rsidDel="00000000" w:rsidR="00000000" w:rsidRPr="00000000">
              <w:rPr>
                <w:rtl w:val="0"/>
              </w:rPr>
              <w:t xml:space="preserve">Tham số</w:t>
            </w:r>
          </w:p>
        </w:tc>
        <w:tc>
          <w:tcPr/>
          <w:p w:rsidR="00000000" w:rsidDel="00000000" w:rsidP="00000000" w:rsidRDefault="00000000" w:rsidRPr="00000000" w14:paraId="000008C3">
            <w:pPr>
              <w:ind w:firstLine="0"/>
              <w:rPr/>
            </w:pPr>
            <w:r w:rsidDel="00000000" w:rsidR="00000000" w:rsidRPr="00000000">
              <w:rPr>
                <w:rtl w:val="0"/>
              </w:rPr>
              <w:t xml:space="preserve">@Year là năm cần truy vấn doanh thu</w:t>
            </w:r>
          </w:p>
        </w:tc>
      </w:tr>
      <w:tr>
        <w:trPr>
          <w:cantSplit w:val="0"/>
          <w:tblHeader w:val="0"/>
        </w:trPr>
        <w:tc>
          <w:tcPr/>
          <w:p w:rsidR="00000000" w:rsidDel="00000000" w:rsidP="00000000" w:rsidRDefault="00000000" w:rsidRPr="00000000" w14:paraId="000008C4">
            <w:pPr>
              <w:ind w:firstLine="0"/>
              <w:rPr/>
            </w:pPr>
            <w:r w:rsidDel="00000000" w:rsidR="00000000" w:rsidRPr="00000000">
              <w:rPr>
                <w:rtl w:val="0"/>
              </w:rPr>
              <w:t xml:space="preserve">Kết quả</w:t>
            </w:r>
          </w:p>
        </w:tc>
        <w:tc>
          <w:tcPr/>
          <w:p w:rsidR="00000000" w:rsidDel="00000000" w:rsidP="00000000" w:rsidRDefault="00000000" w:rsidRPr="00000000" w14:paraId="000008C5">
            <w:pPr>
              <w:ind w:firstLine="0"/>
              <w:rPr/>
            </w:pPr>
            <w:r w:rsidDel="00000000" w:rsidR="00000000" w:rsidRPr="00000000">
              <w:rPr>
                <w:rtl w:val="0"/>
              </w:rPr>
              <w:t xml:space="preserve">[TenCD, ChuyenDe, SoKH, SoHV, DoanhThu, ThapNhat, CaoNhat, TrungBinh]</w:t>
            </w:r>
          </w:p>
        </w:tc>
      </w:tr>
    </w:tbl>
    <w:p w:rsidR="00000000" w:rsidDel="00000000" w:rsidP="00000000" w:rsidRDefault="00000000" w:rsidRPr="00000000" w14:paraId="000008C6">
      <w:pPr>
        <w:pStyle w:val="Heading4"/>
        <w:ind w:left="0" w:firstLine="0"/>
        <w:rPr/>
      </w:pPr>
      <w:r w:rsidDel="00000000" w:rsidR="00000000" w:rsidRPr="00000000">
        <w:rPr>
          <w:rtl w:val="0"/>
        </w:rPr>
        <w:t xml:space="preserve">4.2.3.3.Sp_LuongNguoiHoc()</w:t>
      </w:r>
    </w:p>
    <w:tbl>
      <w:tblPr>
        <w:tblStyle w:val="Table4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8C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Mã nguồn</w:t>
            </w:r>
          </w:p>
        </w:tc>
        <w:tc>
          <w:tcPr/>
          <w:p w:rsidR="00000000" w:rsidDel="00000000" w:rsidP="00000000" w:rsidRDefault="00000000" w:rsidRPr="00000000" w14:paraId="000008C8">
            <w:pPr>
              <w:spacing w:after="200" w:line="168" w:lineRule="auto"/>
              <w:ind w:left="20" w:firstLine="0"/>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8C9">
            <w:pPr>
              <w:spacing w:after="200" w:line="168" w:lineRule="auto"/>
              <w:ind w:left="20" w:firstLine="0"/>
              <w:rPr>
                <w:rFonts w:ascii="Consolas" w:cs="Consolas" w:eastAsia="Consolas" w:hAnsi="Consolas"/>
                <w:color w:val="008080"/>
                <w:sz w:val="19"/>
                <w:szCs w:val="19"/>
              </w:rPr>
            </w:pPr>
            <w:r w:rsidDel="00000000" w:rsidR="00000000" w:rsidRPr="00000000">
              <w:rPr>
                <w:rFonts w:ascii="Consolas" w:cs="Consolas" w:eastAsia="Consolas" w:hAnsi="Consolas"/>
                <w:color w:val="0000ff"/>
                <w:sz w:val="19"/>
                <w:szCs w:val="19"/>
                <w:rtl w:val="0"/>
              </w:rPr>
              <w:t xml:space="preserve">CREATE PROC </w:t>
            </w:r>
            <w:r w:rsidDel="00000000" w:rsidR="00000000" w:rsidRPr="00000000">
              <w:rPr>
                <w:rFonts w:ascii="Consolas" w:cs="Consolas" w:eastAsia="Consolas" w:hAnsi="Consolas"/>
                <w:color w:val="008080"/>
                <w:sz w:val="19"/>
                <w:szCs w:val="19"/>
                <w:rtl w:val="0"/>
              </w:rPr>
              <w:t xml:space="preserve">sp_ThongKeNguoiHoc</w:t>
            </w:r>
          </w:p>
          <w:p w:rsidR="00000000" w:rsidDel="00000000" w:rsidP="00000000" w:rsidRDefault="00000000" w:rsidRPr="00000000" w14:paraId="000008CA">
            <w:pPr>
              <w:spacing w:after="200" w:line="168" w:lineRule="auto"/>
              <w:ind w:left="20" w:firstLine="0"/>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AS BEGIN</w:t>
            </w:r>
          </w:p>
          <w:p w:rsidR="00000000" w:rsidDel="00000000" w:rsidP="00000000" w:rsidRDefault="00000000" w:rsidRPr="00000000" w14:paraId="000008CB">
            <w:pPr>
              <w:spacing w:after="200" w:line="168" w:lineRule="auto"/>
              <w:ind w:left="20" w:firstLine="0"/>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       SELECT</w:t>
            </w:r>
          </w:p>
          <w:p w:rsidR="00000000" w:rsidDel="00000000" w:rsidP="00000000" w:rsidRDefault="00000000" w:rsidRPr="00000000" w14:paraId="000008CC">
            <w:pPr>
              <w:spacing w:after="200" w:line="168" w:lineRule="auto"/>
              <w:ind w:left="20" w:firstLine="0"/>
              <w:rPr>
                <w:rFonts w:ascii="Consolas" w:cs="Consolas" w:eastAsia="Consolas" w:hAnsi="Consolas"/>
                <w:color w:val="80808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ff00ff"/>
                <w:sz w:val="19"/>
                <w:szCs w:val="19"/>
                <w:rtl w:val="0"/>
              </w:rPr>
              <w:t xml:space="preserve">YEAR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NgayDK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Nam</w:t>
            </w:r>
            <w:r w:rsidDel="00000000" w:rsidR="00000000" w:rsidRPr="00000000">
              <w:rPr>
                <w:rFonts w:ascii="Consolas" w:cs="Consolas" w:eastAsia="Consolas" w:hAnsi="Consolas"/>
                <w:color w:val="808080"/>
                <w:sz w:val="19"/>
                <w:szCs w:val="19"/>
                <w:rtl w:val="0"/>
              </w:rPr>
              <w:t xml:space="preserve">,</w:t>
            </w:r>
          </w:p>
          <w:p w:rsidR="00000000" w:rsidDel="00000000" w:rsidP="00000000" w:rsidRDefault="00000000" w:rsidRPr="00000000" w14:paraId="000008CD">
            <w:pPr>
              <w:spacing w:after="200" w:line="168" w:lineRule="auto"/>
              <w:ind w:left="20" w:firstLine="0"/>
              <w:rPr>
                <w:rFonts w:ascii="Consolas" w:cs="Consolas" w:eastAsia="Consolas" w:hAnsi="Consolas"/>
                <w:color w:val="808080"/>
                <w:sz w:val="19"/>
                <w:szCs w:val="19"/>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SoLuong</w:t>
            </w:r>
            <w:r w:rsidDel="00000000" w:rsidR="00000000" w:rsidRPr="00000000">
              <w:rPr>
                <w:rFonts w:ascii="Consolas" w:cs="Consolas" w:eastAsia="Consolas" w:hAnsi="Consolas"/>
                <w:color w:val="808080"/>
                <w:sz w:val="19"/>
                <w:szCs w:val="19"/>
                <w:rtl w:val="0"/>
              </w:rPr>
              <w:t xml:space="preserve">,</w:t>
            </w:r>
          </w:p>
          <w:p w:rsidR="00000000" w:rsidDel="00000000" w:rsidP="00000000" w:rsidRDefault="00000000" w:rsidRPr="00000000" w14:paraId="000008CE">
            <w:pPr>
              <w:spacing w:after="200" w:line="168" w:lineRule="auto"/>
              <w:ind w:left="20" w:firstLine="0"/>
              <w:rPr>
                <w:rFonts w:ascii="Consolas" w:cs="Consolas" w:eastAsia="Consolas" w:hAnsi="Consolas"/>
                <w:color w:val="808080"/>
                <w:sz w:val="19"/>
                <w:szCs w:val="19"/>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ff00ff"/>
                <w:sz w:val="19"/>
                <w:szCs w:val="19"/>
                <w:rtl w:val="0"/>
              </w:rPr>
              <w:t xml:space="preserve">MIN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NgayDK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DauTien</w:t>
            </w:r>
            <w:r w:rsidDel="00000000" w:rsidR="00000000" w:rsidRPr="00000000">
              <w:rPr>
                <w:rFonts w:ascii="Consolas" w:cs="Consolas" w:eastAsia="Consolas" w:hAnsi="Consolas"/>
                <w:color w:val="808080"/>
                <w:sz w:val="19"/>
                <w:szCs w:val="19"/>
                <w:rtl w:val="0"/>
              </w:rPr>
              <w:t xml:space="preserve">,</w:t>
            </w:r>
          </w:p>
          <w:p w:rsidR="00000000" w:rsidDel="00000000" w:rsidP="00000000" w:rsidRDefault="00000000" w:rsidRPr="00000000" w14:paraId="000008CF">
            <w:pPr>
              <w:spacing w:after="200" w:line="168" w:lineRule="auto"/>
              <w:ind w:left="20" w:firstLine="0"/>
              <w:rPr>
                <w:rFonts w:ascii="Consolas" w:cs="Consolas" w:eastAsia="Consolas" w:hAnsi="Consolas"/>
                <w:color w:val="008080"/>
                <w:sz w:val="19"/>
                <w:szCs w:val="19"/>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ff00ff"/>
                <w:sz w:val="19"/>
                <w:szCs w:val="19"/>
                <w:rtl w:val="0"/>
              </w:rPr>
              <w:t xml:space="preserve">MAX</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NgayDK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CuoiCung</w:t>
            </w:r>
          </w:p>
          <w:p w:rsidR="00000000" w:rsidDel="00000000" w:rsidP="00000000" w:rsidRDefault="00000000" w:rsidRPr="00000000" w14:paraId="000008D0">
            <w:pPr>
              <w:spacing w:after="200" w:line="168" w:lineRule="auto"/>
              <w:ind w:left="20" w:firstLine="0"/>
              <w:rPr>
                <w:rFonts w:ascii="Consolas" w:cs="Consolas" w:eastAsia="Consolas" w:hAnsi="Consolas"/>
                <w:color w:val="008080"/>
                <w:sz w:val="19"/>
                <w:szCs w:val="19"/>
              </w:rPr>
            </w:pP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0000ff"/>
                <w:sz w:val="19"/>
                <w:szCs w:val="19"/>
                <w:rtl w:val="0"/>
              </w:rPr>
              <w:t xml:space="preserve">FROM </w:t>
            </w:r>
            <w:r w:rsidDel="00000000" w:rsidR="00000000" w:rsidRPr="00000000">
              <w:rPr>
                <w:rFonts w:ascii="Consolas" w:cs="Consolas" w:eastAsia="Consolas" w:hAnsi="Consolas"/>
                <w:color w:val="008080"/>
                <w:sz w:val="19"/>
                <w:szCs w:val="19"/>
                <w:rtl w:val="0"/>
              </w:rPr>
              <w:t xml:space="preserve">NguoiHoc</w:t>
            </w:r>
          </w:p>
          <w:p w:rsidR="00000000" w:rsidDel="00000000" w:rsidP="00000000" w:rsidRDefault="00000000" w:rsidRPr="00000000" w14:paraId="000008D1">
            <w:pPr>
              <w:spacing w:after="200" w:line="168" w:lineRule="auto"/>
              <w:ind w:left="20" w:firstLine="0"/>
              <w:rPr>
                <w:rFonts w:ascii="Consolas" w:cs="Consolas" w:eastAsia="Consolas" w:hAnsi="Consolas"/>
                <w:color w:val="008080"/>
                <w:sz w:val="19"/>
                <w:szCs w:val="19"/>
              </w:rPr>
            </w:pPr>
            <w:r w:rsidDel="00000000" w:rsidR="00000000" w:rsidRPr="00000000">
              <w:rPr>
                <w:rFonts w:ascii="Consolas" w:cs="Consolas" w:eastAsia="Consolas" w:hAnsi="Consolas"/>
                <w:color w:val="008080"/>
                <w:sz w:val="19"/>
                <w:szCs w:val="19"/>
                <w:rtl w:val="0"/>
              </w:rPr>
              <w:t xml:space="preserve">    </w:t>
            </w:r>
          </w:p>
          <w:p w:rsidR="00000000" w:rsidDel="00000000" w:rsidP="00000000" w:rsidRDefault="00000000" w:rsidRPr="00000000" w14:paraId="000008D2">
            <w:pPr>
              <w:spacing w:after="200" w:line="168" w:lineRule="auto"/>
              <w:ind w:left="20" w:firstLine="0"/>
              <w:rPr>
                <w:rFonts w:ascii="Consolas" w:cs="Consolas" w:eastAsia="Consolas" w:hAnsi="Consolas"/>
                <w:color w:val="808080"/>
                <w:sz w:val="19"/>
                <w:szCs w:val="19"/>
              </w:rPr>
            </w:pPr>
            <w:r w:rsidDel="00000000" w:rsidR="00000000" w:rsidRPr="00000000">
              <w:rPr>
                <w:rFonts w:ascii="Consolas" w:cs="Consolas" w:eastAsia="Consolas" w:hAnsi="Consolas"/>
                <w:color w:val="008080"/>
                <w:sz w:val="19"/>
                <w:szCs w:val="19"/>
                <w:rtl w:val="0"/>
              </w:rPr>
              <w:t xml:space="preserve">       </w:t>
            </w:r>
            <w:r w:rsidDel="00000000" w:rsidR="00000000" w:rsidRPr="00000000">
              <w:rPr>
                <w:rFonts w:ascii="Consolas" w:cs="Consolas" w:eastAsia="Consolas" w:hAnsi="Consolas"/>
                <w:color w:val="0000ff"/>
                <w:sz w:val="19"/>
                <w:szCs w:val="19"/>
                <w:rtl w:val="0"/>
              </w:rPr>
              <w:t xml:space="preserve">GROUP BY </w:t>
            </w:r>
            <w:r w:rsidDel="00000000" w:rsidR="00000000" w:rsidRPr="00000000">
              <w:rPr>
                <w:rFonts w:ascii="Consolas" w:cs="Consolas" w:eastAsia="Consolas" w:hAnsi="Consolas"/>
                <w:color w:val="ff00ff"/>
                <w:sz w:val="19"/>
                <w:szCs w:val="19"/>
                <w:rtl w:val="0"/>
              </w:rPr>
              <w:t xml:space="preserve">YEAR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NgayDK</w:t>
            </w:r>
            <w:r w:rsidDel="00000000" w:rsidR="00000000" w:rsidRPr="00000000">
              <w:rPr>
                <w:rFonts w:ascii="Consolas" w:cs="Consolas" w:eastAsia="Consolas" w:hAnsi="Consolas"/>
                <w:color w:val="808080"/>
                <w:sz w:val="19"/>
                <w:szCs w:val="19"/>
                <w:rtl w:val="0"/>
              </w:rPr>
              <w:t xml:space="preserve">)</w:t>
            </w:r>
          </w:p>
          <w:p w:rsidR="00000000" w:rsidDel="00000000" w:rsidP="00000000" w:rsidRDefault="00000000" w:rsidRPr="00000000" w14:paraId="000008D3">
            <w:pPr>
              <w:spacing w:after="200" w:line="168" w:lineRule="auto"/>
              <w:ind w:left="20" w:firstLine="0"/>
              <w:rPr>
                <w:rFonts w:ascii="Consolas" w:cs="Consolas" w:eastAsia="Consolas" w:hAnsi="Consolas"/>
                <w:color w:val="80808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8D4">
            <w:pPr>
              <w:spacing w:after="200" w:line="168" w:lineRule="auto"/>
              <w:ind w:left="20" w:firstLine="0"/>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8D5">
            <w:pPr>
              <w:spacing w:after="200" w:line="168" w:lineRule="auto"/>
              <w:ind w:left="20" w:firstLine="0"/>
              <w:rPr>
                <w:rFonts w:ascii="Consolas" w:cs="Consolas" w:eastAsia="Consolas" w:hAnsi="Consolas"/>
                <w:color w:val="0000ff"/>
                <w:sz w:val="19"/>
                <w:szCs w:val="19"/>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8D6">
            <w:pPr>
              <w:ind w:firstLine="0"/>
              <w:rPr/>
            </w:pPr>
            <w:r w:rsidDel="00000000" w:rsidR="00000000" w:rsidRPr="00000000">
              <w:rPr>
                <w:rtl w:val="0"/>
              </w:rPr>
              <w:t xml:space="preserve">Mô tả</w:t>
            </w:r>
          </w:p>
        </w:tc>
        <w:tc>
          <w:tcPr/>
          <w:p w:rsidR="00000000" w:rsidDel="00000000" w:rsidP="00000000" w:rsidRDefault="00000000" w:rsidRPr="00000000" w14:paraId="000008D7">
            <w:pPr>
              <w:ind w:firstLine="0"/>
              <w:rPr/>
            </w:pPr>
            <w:r w:rsidDel="00000000" w:rsidR="00000000" w:rsidRPr="00000000">
              <w:rPr>
                <w:rtl w:val="0"/>
              </w:rPr>
              <w:t xml:space="preserve">Proc này được sử dụng để truy vấn bảng Lượng người học của Người học</w:t>
            </w:r>
          </w:p>
        </w:tc>
      </w:tr>
      <w:tr>
        <w:trPr>
          <w:cantSplit w:val="0"/>
          <w:tblHeader w:val="0"/>
        </w:trPr>
        <w:tc>
          <w:tcPr/>
          <w:p w:rsidR="00000000" w:rsidDel="00000000" w:rsidP="00000000" w:rsidRDefault="00000000" w:rsidRPr="00000000" w14:paraId="000008D8">
            <w:pPr>
              <w:ind w:firstLine="0"/>
              <w:rPr/>
            </w:pPr>
            <w:r w:rsidDel="00000000" w:rsidR="00000000" w:rsidRPr="00000000">
              <w:rPr>
                <w:rtl w:val="0"/>
              </w:rPr>
              <w:t xml:space="preserve">Tham số</w:t>
            </w:r>
          </w:p>
        </w:tc>
        <w:tc>
          <w:tcPr/>
          <w:p w:rsidR="00000000" w:rsidDel="00000000" w:rsidP="00000000" w:rsidRDefault="00000000" w:rsidRPr="00000000" w14:paraId="000008D9">
            <w:pPr>
              <w:ind w:firstLine="0"/>
              <w:rPr/>
            </w:pPr>
            <w:r w:rsidDel="00000000" w:rsidR="00000000" w:rsidRPr="00000000">
              <w:rPr>
                <w:rtl w:val="0"/>
              </w:rPr>
              <w:t xml:space="preserve">Không có tham số</w:t>
            </w:r>
          </w:p>
        </w:tc>
      </w:tr>
      <w:tr>
        <w:trPr>
          <w:cantSplit w:val="0"/>
          <w:tblHeader w:val="0"/>
        </w:trPr>
        <w:tc>
          <w:tcPr/>
          <w:p w:rsidR="00000000" w:rsidDel="00000000" w:rsidP="00000000" w:rsidRDefault="00000000" w:rsidRPr="00000000" w14:paraId="000008DA">
            <w:pPr>
              <w:ind w:firstLine="0"/>
              <w:rPr/>
            </w:pPr>
            <w:r w:rsidDel="00000000" w:rsidR="00000000" w:rsidRPr="00000000">
              <w:rPr>
                <w:rtl w:val="0"/>
              </w:rPr>
              <w:t xml:space="preserve">Kết quả</w:t>
            </w:r>
          </w:p>
        </w:tc>
        <w:tc>
          <w:tcPr/>
          <w:p w:rsidR="00000000" w:rsidDel="00000000" w:rsidP="00000000" w:rsidRDefault="00000000" w:rsidRPr="00000000" w14:paraId="000008DB">
            <w:pPr>
              <w:ind w:firstLine="0"/>
              <w:rPr/>
            </w:pPr>
            <w:r w:rsidDel="00000000" w:rsidR="00000000" w:rsidRPr="00000000">
              <w:rPr>
                <w:rtl w:val="0"/>
              </w:rPr>
              <w:t xml:space="preserve">[Nam, SoLuong, DauTien, CuoiCung]</w:t>
            </w:r>
          </w:p>
        </w:tc>
      </w:tr>
    </w:tbl>
    <w:p w:rsidR="00000000" w:rsidDel="00000000" w:rsidP="00000000" w:rsidRDefault="00000000" w:rsidRPr="00000000" w14:paraId="000008DC">
      <w:pPr>
        <w:pStyle w:val="Heading4"/>
        <w:ind w:left="0" w:firstLine="0"/>
        <w:rPr/>
      </w:pPr>
      <w:r w:rsidDel="00000000" w:rsidR="00000000" w:rsidRPr="00000000">
        <w:rPr>
          <w:rtl w:val="0"/>
        </w:rPr>
        <w:t xml:space="preserve">4.2.3.4.Sp_DiemChuyenDe()</w:t>
      </w:r>
    </w:p>
    <w:tbl>
      <w:tblPr>
        <w:tblStyle w:val="Table4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8DD">
            <w:pPr>
              <w:ind w:firstLine="0"/>
              <w:rPr/>
            </w:pPr>
            <w:r w:rsidDel="00000000" w:rsidR="00000000" w:rsidRPr="00000000">
              <w:rPr>
                <w:rtl w:val="0"/>
              </w:rPr>
              <w:t xml:space="preserve">Mã nguồn</w:t>
            </w:r>
          </w:p>
        </w:tc>
        <w:tc>
          <w:tcPr/>
          <w:p w:rsidR="00000000" w:rsidDel="00000000" w:rsidP="00000000" w:rsidRDefault="00000000" w:rsidRPr="00000000" w14:paraId="000008DE">
            <w:pPr>
              <w:spacing w:after="200" w:line="276" w:lineRule="auto"/>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CREATE PROC </w:t>
            </w:r>
            <w:r w:rsidDel="00000000" w:rsidR="00000000" w:rsidRPr="00000000">
              <w:rPr>
                <w:rFonts w:ascii="Consolas" w:cs="Consolas" w:eastAsia="Consolas" w:hAnsi="Consolas"/>
                <w:color w:val="008080"/>
                <w:sz w:val="19"/>
                <w:szCs w:val="19"/>
                <w:rtl w:val="0"/>
              </w:rPr>
              <w:t xml:space="preserve">sp_ThongKeDiem</w:t>
            </w:r>
            <w:r w:rsidDel="00000000" w:rsidR="00000000" w:rsidRPr="00000000">
              <w:rPr>
                <w:rtl w:val="0"/>
              </w:rPr>
            </w:r>
          </w:p>
          <w:p w:rsidR="00000000" w:rsidDel="00000000" w:rsidP="00000000" w:rsidRDefault="00000000" w:rsidRPr="00000000" w14:paraId="000008DF">
            <w:pPr>
              <w:spacing w:after="200" w:line="276" w:lineRule="auto"/>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AS BEGIN</w:t>
            </w:r>
            <w:r w:rsidDel="00000000" w:rsidR="00000000" w:rsidRPr="00000000">
              <w:rPr>
                <w:rtl w:val="0"/>
              </w:rPr>
            </w:r>
          </w:p>
          <w:p w:rsidR="00000000" w:rsidDel="00000000" w:rsidP="00000000" w:rsidRDefault="00000000" w:rsidRPr="00000000" w14:paraId="000008E0">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tl w:val="0"/>
              </w:rPr>
            </w:r>
          </w:p>
          <w:p w:rsidR="00000000" w:rsidDel="00000000" w:rsidP="00000000" w:rsidRDefault="00000000" w:rsidRPr="00000000" w14:paraId="000008E1">
            <w:pPr>
              <w:spacing w:after="200" w:line="276"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008080"/>
                <w:sz w:val="19"/>
                <w:szCs w:val="19"/>
                <w:rtl w:val="0"/>
              </w:rPr>
              <w:t xml:space="preserve">TenCD ChuyenDe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E2">
            <w:pPr>
              <w:spacing w:after="200" w:line="276"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SoHV</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E3">
            <w:pPr>
              <w:spacing w:after="200" w:line="276"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ff00ff"/>
                <w:sz w:val="19"/>
                <w:szCs w:val="19"/>
                <w:rtl w:val="0"/>
              </w:rPr>
              <w:t xml:space="preserve">MIN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Diem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ThapNhat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E4">
            <w:pPr>
              <w:spacing w:after="200" w:line="276"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ff00ff"/>
                <w:sz w:val="19"/>
                <w:szCs w:val="19"/>
                <w:rtl w:val="0"/>
              </w:rPr>
              <w:t xml:space="preserve">MAX</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Diem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CaoNhat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8E5">
            <w:pPr>
              <w:spacing w:after="200" w:line="276"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ff00ff"/>
                <w:sz w:val="19"/>
                <w:szCs w:val="19"/>
                <w:rtl w:val="0"/>
              </w:rPr>
              <w:t xml:space="preserve">AVG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Diem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 </w:t>
            </w:r>
            <w:r w:rsidDel="00000000" w:rsidR="00000000" w:rsidRPr="00000000">
              <w:rPr>
                <w:rFonts w:ascii="Consolas" w:cs="Consolas" w:eastAsia="Consolas" w:hAnsi="Consolas"/>
                <w:color w:val="008080"/>
                <w:sz w:val="19"/>
                <w:szCs w:val="19"/>
                <w:rtl w:val="0"/>
              </w:rPr>
              <w:t xml:space="preserve">TrungBinh</w:t>
            </w:r>
            <w:r w:rsidDel="00000000" w:rsidR="00000000" w:rsidRPr="00000000">
              <w:rPr>
                <w:rtl w:val="0"/>
              </w:rPr>
            </w:r>
          </w:p>
          <w:p w:rsidR="00000000" w:rsidDel="00000000" w:rsidP="00000000" w:rsidRDefault="00000000" w:rsidRPr="00000000" w14:paraId="000008E6">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FROM </w:t>
            </w:r>
            <w:r w:rsidDel="00000000" w:rsidR="00000000" w:rsidRPr="00000000">
              <w:rPr>
                <w:rFonts w:ascii="Consolas" w:cs="Consolas" w:eastAsia="Consolas" w:hAnsi="Consolas"/>
                <w:color w:val="008080"/>
                <w:sz w:val="19"/>
                <w:szCs w:val="19"/>
                <w:rtl w:val="0"/>
              </w:rPr>
              <w:t xml:space="preserve">KhoaHoc kh</w:t>
            </w:r>
            <w:r w:rsidDel="00000000" w:rsidR="00000000" w:rsidRPr="00000000">
              <w:rPr>
                <w:rtl w:val="0"/>
              </w:rPr>
            </w:r>
          </w:p>
          <w:p w:rsidR="00000000" w:rsidDel="00000000" w:rsidP="00000000" w:rsidRDefault="00000000" w:rsidRPr="00000000" w14:paraId="000008E7">
            <w:pPr>
              <w:spacing w:after="200" w:line="276"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808080"/>
                <w:sz w:val="19"/>
                <w:szCs w:val="19"/>
                <w:rtl w:val="0"/>
              </w:rPr>
              <w:t xml:space="preserve">JOIN </w:t>
            </w:r>
            <w:r w:rsidDel="00000000" w:rsidR="00000000" w:rsidRPr="00000000">
              <w:rPr>
                <w:rFonts w:ascii="Consolas" w:cs="Consolas" w:eastAsia="Consolas" w:hAnsi="Consolas"/>
                <w:color w:val="008080"/>
                <w:sz w:val="19"/>
                <w:szCs w:val="19"/>
                <w:rtl w:val="0"/>
              </w:rPr>
              <w:t xml:space="preserve">HocVien hv</w:t>
            </w: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80"/>
                <w:sz w:val="19"/>
                <w:szCs w:val="19"/>
                <w:rtl w:val="0"/>
              </w:rPr>
              <w:t xml:space="preserve">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tl w:val="0"/>
              </w:rPr>
            </w:r>
          </w:p>
          <w:p w:rsidR="00000000" w:rsidDel="00000000" w:rsidP="00000000" w:rsidRDefault="00000000" w:rsidRPr="00000000" w14:paraId="000008E8">
            <w:pPr>
              <w:spacing w:after="200" w:line="276" w:lineRule="auto"/>
              <w:ind w:left="1440" w:firstLine="0"/>
              <w:rPr>
                <w:rFonts w:ascii="Calibri" w:cs="Calibri" w:eastAsia="Calibri" w:hAnsi="Calibri"/>
                <w:sz w:val="20"/>
                <w:szCs w:val="20"/>
              </w:rPr>
            </w:pPr>
            <w:r w:rsidDel="00000000" w:rsidR="00000000" w:rsidRPr="00000000">
              <w:rPr>
                <w:rFonts w:ascii="Consolas" w:cs="Consolas" w:eastAsia="Consolas" w:hAnsi="Consolas"/>
                <w:color w:val="808080"/>
                <w:sz w:val="19"/>
                <w:szCs w:val="19"/>
                <w:rtl w:val="0"/>
              </w:rPr>
              <w:t xml:space="preserve">JOIN </w:t>
            </w:r>
            <w:r w:rsidDel="00000000" w:rsidR="00000000" w:rsidRPr="00000000">
              <w:rPr>
                <w:rFonts w:ascii="Consolas" w:cs="Consolas" w:eastAsia="Consolas" w:hAnsi="Consolas"/>
                <w:color w:val="008080"/>
                <w:sz w:val="19"/>
                <w:szCs w:val="19"/>
                <w:rtl w:val="0"/>
              </w:rPr>
              <w:t xml:space="preserve">ChuyenDe cd</w:t>
            </w: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80"/>
                <w:sz w:val="19"/>
                <w:szCs w:val="19"/>
                <w:rtl w:val="0"/>
              </w:rPr>
              <w:t xml:space="preserve">cd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MaCD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MaCD</w:t>
            </w:r>
            <w:r w:rsidDel="00000000" w:rsidR="00000000" w:rsidRPr="00000000">
              <w:rPr>
                <w:rtl w:val="0"/>
              </w:rPr>
            </w:r>
          </w:p>
          <w:p w:rsidR="00000000" w:rsidDel="00000000" w:rsidP="00000000" w:rsidRDefault="00000000" w:rsidRPr="00000000" w14:paraId="000008E9">
            <w:pPr>
              <w:spacing w:after="200" w:line="276" w:lineRule="auto"/>
              <w:ind w:left="720" w:firstLine="0"/>
              <w:rPr>
                <w:rFonts w:ascii="Calibri" w:cs="Calibri" w:eastAsia="Calibri" w:hAnsi="Calibri"/>
                <w:sz w:val="20"/>
                <w:szCs w:val="20"/>
              </w:rPr>
            </w:pPr>
            <w:r w:rsidDel="00000000" w:rsidR="00000000" w:rsidRPr="00000000">
              <w:rPr>
                <w:rFonts w:ascii="Consolas" w:cs="Consolas" w:eastAsia="Consolas" w:hAnsi="Consolas"/>
                <w:color w:val="0000ff"/>
                <w:sz w:val="19"/>
                <w:szCs w:val="19"/>
                <w:rtl w:val="0"/>
              </w:rPr>
              <w:t xml:space="preserve">GROUP BY </w:t>
            </w:r>
            <w:r w:rsidDel="00000000" w:rsidR="00000000" w:rsidRPr="00000000">
              <w:rPr>
                <w:rFonts w:ascii="Consolas" w:cs="Consolas" w:eastAsia="Consolas" w:hAnsi="Consolas"/>
                <w:color w:val="008080"/>
                <w:sz w:val="19"/>
                <w:szCs w:val="19"/>
                <w:rtl w:val="0"/>
              </w:rPr>
              <w:t xml:space="preserve">TenCD</w:t>
            </w:r>
            <w:r w:rsidDel="00000000" w:rsidR="00000000" w:rsidRPr="00000000">
              <w:rPr>
                <w:rtl w:val="0"/>
              </w:rPr>
            </w:r>
          </w:p>
          <w:p w:rsidR="00000000" w:rsidDel="00000000" w:rsidP="00000000" w:rsidRDefault="00000000" w:rsidRPr="00000000" w14:paraId="000008EA">
            <w:pPr>
              <w:spacing w:after="200" w:line="276" w:lineRule="auto"/>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END</w:t>
            </w:r>
          </w:p>
        </w:tc>
      </w:tr>
      <w:tr>
        <w:trPr>
          <w:cantSplit w:val="0"/>
          <w:tblHeader w:val="0"/>
        </w:trPr>
        <w:tc>
          <w:tcPr/>
          <w:p w:rsidR="00000000" w:rsidDel="00000000" w:rsidP="00000000" w:rsidRDefault="00000000" w:rsidRPr="00000000" w14:paraId="000008EB">
            <w:pPr>
              <w:ind w:firstLine="0"/>
              <w:rPr/>
            </w:pPr>
            <w:r w:rsidDel="00000000" w:rsidR="00000000" w:rsidRPr="00000000">
              <w:rPr>
                <w:rtl w:val="0"/>
              </w:rPr>
              <w:t xml:space="preserve">Mô tả</w:t>
            </w:r>
          </w:p>
        </w:tc>
        <w:tc>
          <w:tcPr/>
          <w:p w:rsidR="00000000" w:rsidDel="00000000" w:rsidP="00000000" w:rsidRDefault="00000000" w:rsidRPr="00000000" w14:paraId="000008EC">
            <w:pPr>
              <w:ind w:firstLine="0"/>
              <w:rPr/>
            </w:pPr>
            <w:r w:rsidDel="00000000" w:rsidR="00000000" w:rsidRPr="00000000">
              <w:rPr>
                <w:rtl w:val="0"/>
              </w:rPr>
              <w:t xml:space="preserve">Proc này được sử dụng để truy vấn bảng điểm của chuyên đề</w:t>
            </w:r>
          </w:p>
        </w:tc>
      </w:tr>
      <w:tr>
        <w:trPr>
          <w:cantSplit w:val="0"/>
          <w:tblHeader w:val="0"/>
        </w:trPr>
        <w:tc>
          <w:tcPr/>
          <w:p w:rsidR="00000000" w:rsidDel="00000000" w:rsidP="00000000" w:rsidRDefault="00000000" w:rsidRPr="00000000" w14:paraId="000008ED">
            <w:pPr>
              <w:ind w:firstLine="0"/>
              <w:rPr/>
            </w:pPr>
            <w:r w:rsidDel="00000000" w:rsidR="00000000" w:rsidRPr="00000000">
              <w:rPr>
                <w:rtl w:val="0"/>
              </w:rPr>
              <w:t xml:space="preserve">Tham số</w:t>
            </w:r>
          </w:p>
        </w:tc>
        <w:tc>
          <w:tcPr/>
          <w:p w:rsidR="00000000" w:rsidDel="00000000" w:rsidP="00000000" w:rsidRDefault="00000000" w:rsidRPr="00000000" w14:paraId="000008EE">
            <w:pPr>
              <w:ind w:firstLine="0"/>
              <w:rPr/>
            </w:pPr>
            <w:r w:rsidDel="00000000" w:rsidR="00000000" w:rsidRPr="00000000">
              <w:rPr>
                <w:rtl w:val="0"/>
              </w:rPr>
              <w:t xml:space="preserve">@MaKH là mã khóa học cần truy vấn điểm chuyên đề</w:t>
            </w:r>
          </w:p>
        </w:tc>
      </w:tr>
      <w:tr>
        <w:trPr>
          <w:cantSplit w:val="0"/>
          <w:tblHeader w:val="0"/>
        </w:trPr>
        <w:tc>
          <w:tcPr/>
          <w:p w:rsidR="00000000" w:rsidDel="00000000" w:rsidP="00000000" w:rsidRDefault="00000000" w:rsidRPr="00000000" w14:paraId="000008EF">
            <w:pPr>
              <w:ind w:firstLine="0"/>
              <w:rPr/>
            </w:pPr>
            <w:r w:rsidDel="00000000" w:rsidR="00000000" w:rsidRPr="00000000">
              <w:rPr>
                <w:rtl w:val="0"/>
              </w:rPr>
              <w:t xml:space="preserve">Kết quả</w:t>
            </w:r>
          </w:p>
        </w:tc>
        <w:tc>
          <w:tcPr/>
          <w:p w:rsidR="00000000" w:rsidDel="00000000" w:rsidP="00000000" w:rsidRDefault="00000000" w:rsidRPr="00000000" w14:paraId="000008F0">
            <w:pPr>
              <w:ind w:firstLine="0"/>
              <w:rPr/>
            </w:pPr>
            <w:r w:rsidDel="00000000" w:rsidR="00000000" w:rsidRPr="00000000">
              <w:rPr>
                <w:rtl w:val="0"/>
              </w:rPr>
              <w:t xml:space="preserve">[TenCD, SoHV, ThapNhat, CaoNhat, TrungBinh]</w:t>
            </w:r>
          </w:p>
        </w:tc>
      </w:tr>
    </w:tbl>
    <w:p w:rsidR="00000000" w:rsidDel="00000000" w:rsidP="00000000" w:rsidRDefault="00000000" w:rsidRPr="00000000" w14:paraId="000008F1">
      <w:pPr>
        <w:pStyle w:val="Heading2"/>
        <w:ind w:firstLine="576"/>
        <w:rPr/>
      </w:pPr>
      <w:bookmarkStart w:colFirst="0" w:colLast="0" w:name="_n8ykzyz3kgnq" w:id="50"/>
      <w:bookmarkEnd w:id="50"/>
      <w:r w:rsidDel="00000000" w:rsidR="00000000" w:rsidRPr="00000000">
        <w:rPr>
          <w:rtl w:val="0"/>
        </w:rPr>
        <w:t xml:space="preserve">4.3.Lập trình CSDL</w:t>
      </w:r>
    </w:p>
    <w:p w:rsidR="00000000" w:rsidDel="00000000" w:rsidP="00000000" w:rsidRDefault="00000000" w:rsidRPr="00000000" w14:paraId="000008F2">
      <w:pPr>
        <w:pStyle w:val="Heading3"/>
        <w:ind w:firstLine="720"/>
        <w:rPr/>
      </w:pPr>
      <w:bookmarkStart w:colFirst="0" w:colLast="0" w:name="_q0683gx5599" w:id="51"/>
      <w:bookmarkEnd w:id="51"/>
      <w:r w:rsidDel="00000000" w:rsidR="00000000" w:rsidRPr="00000000">
        <w:rPr>
          <w:rtl w:val="0"/>
        </w:rPr>
        <w:t xml:space="preserve">4.3.1.Mô hình tổ chức lập trình CSDL</w:t>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i w:val="1"/>
          <w:color w:val="00b050"/>
        </w:rPr>
        <w:drawing>
          <wp:inline distB="114300" distT="114300" distL="114300" distR="114300">
            <wp:extent cx="5943600" cy="2641600"/>
            <wp:effectExtent b="0" l="0" r="0" t="0"/>
            <wp:docPr id="52" name="image49.jpg"/>
            <a:graphic>
              <a:graphicData uri="http://schemas.openxmlformats.org/drawingml/2006/picture">
                <pic:pic>
                  <pic:nvPicPr>
                    <pic:cNvPr id="0" name="image49.jpg"/>
                    <pic:cNvPicPr preferRelativeResize="0"/>
                  </pic:nvPicPr>
                  <pic:blipFill>
                    <a:blip r:embed="rId5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8F4">
      <w:pPr>
        <w:ind w:left="720" w:firstLine="0"/>
        <w:rPr>
          <w:i w:val="1"/>
          <w:color w:val="00b050"/>
        </w:rPr>
      </w:pPr>
      <w:r w:rsidDel="00000000" w:rsidR="00000000" w:rsidRPr="00000000">
        <w:rPr>
          <w:rtl w:val="0"/>
        </w:rPr>
        <w:t xml:space="preserve">Chương trình Java (Java Programing) sẽ gửi các câu lệnh cơ sở dữ liệu (SQL command) đến hệ cơ sở dữ liệu (Application Server) và cho thực thi câu lệnh cơ sở dữ liệu và trả kết quả (Results) về chương trình Java</w:t>
      </w:r>
      <w:r w:rsidDel="00000000" w:rsidR="00000000" w:rsidRPr="00000000">
        <w:rPr>
          <w:rtl w:val="0"/>
        </w:rPr>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rtl w:val="0"/>
        </w:rPr>
      </w:r>
    </w:p>
    <w:p w:rsidR="00000000" w:rsidDel="00000000" w:rsidP="00000000" w:rsidRDefault="00000000" w:rsidRPr="00000000" w14:paraId="000008F6">
      <w:pPr>
        <w:pStyle w:val="Heading3"/>
        <w:ind w:firstLine="720"/>
        <w:rPr>
          <w:vertAlign w:val="baseline"/>
        </w:rPr>
      </w:pPr>
      <w:bookmarkStart w:colFirst="0" w:colLast="0" w:name="_1v1yuxt" w:id="52"/>
      <w:bookmarkEnd w:id="52"/>
      <w:r w:rsidDel="00000000" w:rsidR="00000000" w:rsidRPr="00000000">
        <w:rPr>
          <w:rtl w:val="0"/>
        </w:rPr>
        <w:t xml:space="preserve">4.3.2.JdbcHelper (XJdbc)</w:t>
      </w:r>
      <w:r w:rsidDel="00000000" w:rsidR="00000000" w:rsidRPr="00000000">
        <w:rPr>
          <w:rtl w:val="0"/>
        </w:rPr>
      </w:r>
    </w:p>
    <w:p w:rsidR="00000000" w:rsidDel="00000000" w:rsidP="00000000" w:rsidRDefault="00000000" w:rsidRPr="00000000" w14:paraId="000008F7">
      <w:pPr>
        <w:rPr/>
      </w:pPr>
      <w:r w:rsidDel="00000000" w:rsidR="00000000" w:rsidRPr="00000000">
        <w:rPr>
          <w:rtl w:val="0"/>
        </w:rPr>
        <w:t xml:space="preserve">Mô tả:</w:t>
      </w:r>
    </w:p>
    <w:p w:rsidR="00000000" w:rsidDel="00000000" w:rsidP="00000000" w:rsidRDefault="00000000" w:rsidRPr="00000000" w14:paraId="000008F8">
      <w:pPr>
        <w:rPr/>
      </w:pPr>
      <w:r w:rsidDel="00000000" w:rsidR="00000000" w:rsidRPr="00000000">
        <w:rPr>
          <w:rtl w:val="0"/>
        </w:rPr>
        <w:t xml:space="preserve">XJdbc là lớp tiện ích hỗ trợ lập trình JDBC. Lớp này gồm 3 phương thức được mô tả trong phần hướng dẫn sử dụng sau đây.</w:t>
      </w:r>
    </w:p>
    <w:p w:rsidR="00000000" w:rsidDel="00000000" w:rsidP="00000000" w:rsidRDefault="00000000" w:rsidRPr="00000000" w14:paraId="000008F9">
      <w:pPr>
        <w:rPr/>
      </w:pPr>
      <w:r w:rsidDel="00000000" w:rsidR="00000000" w:rsidRPr="00000000">
        <w:rPr>
          <w:rtl w:val="0"/>
        </w:rPr>
        <w:t xml:space="preserve">Hướng dẫn sử dụng:</w:t>
      </w:r>
    </w:p>
    <w:p w:rsidR="00000000" w:rsidDel="00000000" w:rsidP="00000000" w:rsidRDefault="00000000" w:rsidRPr="00000000" w14:paraId="000008FA">
      <w:pPr>
        <w:numPr>
          <w:ilvl w:val="0"/>
          <w:numId w:val="1"/>
        </w:numPr>
        <w:ind w:left="720" w:hanging="360"/>
      </w:pPr>
      <w:r w:rsidDel="00000000" w:rsidR="00000000" w:rsidRPr="00000000">
        <w:rPr>
          <w:vertAlign w:val="baseline"/>
          <w:rtl w:val="0"/>
        </w:rPr>
        <w:t xml:space="preserve">XJdbc.query(String sql, Object…args): ResultSet</w:t>
      </w:r>
    </w:p>
    <w:p w:rsidR="00000000" w:rsidDel="00000000" w:rsidP="00000000" w:rsidRDefault="00000000" w:rsidRPr="00000000" w14:paraId="000008FB">
      <w:pPr>
        <w:numPr>
          <w:ilvl w:val="1"/>
          <w:numId w:val="1"/>
        </w:numPr>
        <w:ind w:left="1440" w:hanging="360"/>
      </w:pPr>
      <w:r w:rsidDel="00000000" w:rsidR="00000000" w:rsidRPr="00000000">
        <w:rPr>
          <w:vertAlign w:val="baseline"/>
          <w:rtl w:val="0"/>
        </w:rPr>
        <w:t xml:space="preserve">Truy vấn dữ liệu từ CSDL</w:t>
      </w:r>
    </w:p>
    <w:p w:rsidR="00000000" w:rsidDel="00000000" w:rsidP="00000000" w:rsidRDefault="00000000" w:rsidRPr="00000000" w14:paraId="000008FC">
      <w:pPr>
        <w:numPr>
          <w:ilvl w:val="1"/>
          <w:numId w:val="1"/>
        </w:numPr>
        <w:ind w:left="1440" w:hanging="360"/>
      </w:pPr>
      <w:r w:rsidDel="00000000" w:rsidR="00000000" w:rsidRPr="00000000">
        <w:rPr>
          <w:vertAlign w:val="baseline"/>
          <w:rtl w:val="0"/>
        </w:rPr>
        <w:t xml:space="preserve">Tham số sql: câu lệnh SELECT truy vấn có chứa ?</w:t>
      </w:r>
    </w:p>
    <w:p w:rsidR="00000000" w:rsidDel="00000000" w:rsidP="00000000" w:rsidRDefault="00000000" w:rsidRPr="00000000" w14:paraId="000008FD">
      <w:pPr>
        <w:numPr>
          <w:ilvl w:val="1"/>
          <w:numId w:val="1"/>
        </w:numPr>
        <w:ind w:left="1440" w:hanging="360"/>
      </w:pPr>
      <w:r w:rsidDel="00000000" w:rsidR="00000000" w:rsidRPr="00000000">
        <w:rPr>
          <w:vertAlign w:val="baseline"/>
          <w:rtl w:val="0"/>
        </w:rPr>
        <w:t xml:space="preserve">Tham số: args là các giá trị cung cấp cho các dấu ? của SQL</w:t>
      </w:r>
    </w:p>
    <w:p w:rsidR="00000000" w:rsidDel="00000000" w:rsidP="00000000" w:rsidRDefault="00000000" w:rsidRPr="00000000" w14:paraId="000008FE">
      <w:pPr>
        <w:numPr>
          <w:ilvl w:val="1"/>
          <w:numId w:val="1"/>
        </w:numPr>
        <w:ind w:left="1440" w:hanging="360"/>
      </w:pPr>
      <w:r w:rsidDel="00000000" w:rsidR="00000000" w:rsidRPr="00000000">
        <w:rPr>
          <w:vertAlign w:val="baseline"/>
          <w:rtl w:val="0"/>
        </w:rPr>
        <w:t xml:space="preserve">Kết quả: ResultSet</w:t>
      </w:r>
    </w:p>
    <w:p w:rsidR="00000000" w:rsidDel="00000000" w:rsidP="00000000" w:rsidRDefault="00000000" w:rsidRPr="00000000" w14:paraId="000008FF">
      <w:pPr>
        <w:numPr>
          <w:ilvl w:val="0"/>
          <w:numId w:val="1"/>
        </w:numPr>
        <w:ind w:left="720" w:hanging="360"/>
      </w:pPr>
      <w:r w:rsidDel="00000000" w:rsidR="00000000" w:rsidRPr="00000000">
        <w:rPr>
          <w:vertAlign w:val="baseline"/>
          <w:rtl w:val="0"/>
        </w:rPr>
        <w:t xml:space="preserve">XJdbc.update(String sql, Object…args): int</w:t>
      </w:r>
    </w:p>
    <w:p w:rsidR="00000000" w:rsidDel="00000000" w:rsidP="00000000" w:rsidRDefault="00000000" w:rsidRPr="00000000" w14:paraId="00000900">
      <w:pPr>
        <w:numPr>
          <w:ilvl w:val="1"/>
          <w:numId w:val="1"/>
        </w:numPr>
        <w:ind w:left="1440" w:hanging="360"/>
      </w:pPr>
      <w:r w:rsidDel="00000000" w:rsidR="00000000" w:rsidRPr="00000000">
        <w:rPr>
          <w:vertAlign w:val="baseline"/>
          <w:rtl w:val="0"/>
        </w:rPr>
        <w:t xml:space="preserve">Thao tác CSDL (INSERT, UPDATE, DELETE)</w:t>
      </w:r>
    </w:p>
    <w:p w:rsidR="00000000" w:rsidDel="00000000" w:rsidP="00000000" w:rsidRDefault="00000000" w:rsidRPr="00000000" w14:paraId="00000901">
      <w:pPr>
        <w:numPr>
          <w:ilvl w:val="1"/>
          <w:numId w:val="1"/>
        </w:numPr>
        <w:ind w:left="1440" w:hanging="360"/>
      </w:pPr>
      <w:r w:rsidDel="00000000" w:rsidR="00000000" w:rsidRPr="00000000">
        <w:rPr>
          <w:vertAlign w:val="baseline"/>
          <w:rtl w:val="0"/>
        </w:rPr>
        <w:t xml:space="preserve">Tham số sql: câu lệnh INSERT, UPDATE, DELETE có chứa ?</w:t>
      </w:r>
    </w:p>
    <w:p w:rsidR="00000000" w:rsidDel="00000000" w:rsidP="00000000" w:rsidRDefault="00000000" w:rsidRPr="00000000" w14:paraId="00000902">
      <w:pPr>
        <w:numPr>
          <w:ilvl w:val="1"/>
          <w:numId w:val="1"/>
        </w:numPr>
        <w:ind w:left="1440" w:hanging="360"/>
      </w:pPr>
      <w:r w:rsidDel="00000000" w:rsidR="00000000" w:rsidRPr="00000000">
        <w:rPr>
          <w:vertAlign w:val="baseline"/>
          <w:rtl w:val="0"/>
        </w:rPr>
        <w:t xml:space="preserve">Tham số: args là các giá trị cung cấp cho các dấu ? của SQL</w:t>
      </w:r>
    </w:p>
    <w:p w:rsidR="00000000" w:rsidDel="00000000" w:rsidP="00000000" w:rsidRDefault="00000000" w:rsidRPr="00000000" w14:paraId="00000903">
      <w:pPr>
        <w:numPr>
          <w:ilvl w:val="1"/>
          <w:numId w:val="1"/>
        </w:numPr>
        <w:ind w:left="1440" w:hanging="360"/>
      </w:pPr>
      <w:r w:rsidDel="00000000" w:rsidR="00000000" w:rsidRPr="00000000">
        <w:rPr>
          <w:vertAlign w:val="baseline"/>
          <w:rtl w:val="0"/>
        </w:rPr>
        <w:t xml:space="preserve">Kết quả: số bản ghi có ảnh hưởng</w:t>
      </w:r>
    </w:p>
    <w:p w:rsidR="00000000" w:rsidDel="00000000" w:rsidP="00000000" w:rsidRDefault="00000000" w:rsidRPr="00000000" w14:paraId="00000904">
      <w:pPr>
        <w:numPr>
          <w:ilvl w:val="0"/>
          <w:numId w:val="1"/>
        </w:numPr>
        <w:ind w:left="720" w:hanging="360"/>
      </w:pPr>
      <w:r w:rsidDel="00000000" w:rsidR="00000000" w:rsidRPr="00000000">
        <w:rPr>
          <w:vertAlign w:val="baseline"/>
          <w:rtl w:val="0"/>
        </w:rPr>
        <w:t xml:space="preserve">XJdbc.value(String sql, Object…args): Object</w:t>
      </w:r>
    </w:p>
    <w:p w:rsidR="00000000" w:rsidDel="00000000" w:rsidP="00000000" w:rsidRDefault="00000000" w:rsidRPr="00000000" w14:paraId="00000905">
      <w:pPr>
        <w:numPr>
          <w:ilvl w:val="1"/>
          <w:numId w:val="1"/>
        </w:numPr>
        <w:ind w:left="1440" w:hanging="360"/>
      </w:pPr>
      <w:r w:rsidDel="00000000" w:rsidR="00000000" w:rsidRPr="00000000">
        <w:rPr>
          <w:vertAlign w:val="baseline"/>
          <w:rtl w:val="0"/>
        </w:rPr>
        <w:t xml:space="preserve">Truy vấn một giá trị từ CSDL</w:t>
      </w:r>
    </w:p>
    <w:p w:rsidR="00000000" w:rsidDel="00000000" w:rsidP="00000000" w:rsidRDefault="00000000" w:rsidRPr="00000000" w14:paraId="00000906">
      <w:pPr>
        <w:numPr>
          <w:ilvl w:val="1"/>
          <w:numId w:val="1"/>
        </w:numPr>
        <w:ind w:left="1440" w:hanging="360"/>
      </w:pPr>
      <w:r w:rsidDel="00000000" w:rsidR="00000000" w:rsidRPr="00000000">
        <w:rPr>
          <w:vertAlign w:val="baseline"/>
          <w:rtl w:val="0"/>
        </w:rPr>
        <w:t xml:space="preserve">Tham số sql: câu lệnh SELECT truy vấn có chứa ?</w:t>
      </w:r>
    </w:p>
    <w:p w:rsidR="00000000" w:rsidDel="00000000" w:rsidP="00000000" w:rsidRDefault="00000000" w:rsidRPr="00000000" w14:paraId="00000907">
      <w:pPr>
        <w:numPr>
          <w:ilvl w:val="1"/>
          <w:numId w:val="1"/>
        </w:numPr>
        <w:ind w:left="1440" w:hanging="360"/>
      </w:pPr>
      <w:r w:rsidDel="00000000" w:rsidR="00000000" w:rsidRPr="00000000">
        <w:rPr>
          <w:vertAlign w:val="baseline"/>
          <w:rtl w:val="0"/>
        </w:rPr>
        <w:t xml:space="preserve">Tham số: args là các giá trị cung cấp cho các dấu ? của SQL</w:t>
      </w:r>
    </w:p>
    <w:p w:rsidR="00000000" w:rsidDel="00000000" w:rsidP="00000000" w:rsidRDefault="00000000" w:rsidRPr="00000000" w14:paraId="00000908">
      <w:pPr>
        <w:numPr>
          <w:ilvl w:val="1"/>
          <w:numId w:val="1"/>
        </w:numPr>
        <w:ind w:left="1440" w:hanging="360"/>
      </w:pPr>
      <w:r w:rsidDel="00000000" w:rsidR="00000000" w:rsidRPr="00000000">
        <w:rPr>
          <w:vertAlign w:val="baseline"/>
          <w:rtl w:val="0"/>
        </w:rPr>
        <w:t xml:space="preserve">Kết quả: đối tượng chứa giá trị truy vấn</w:t>
      </w:r>
    </w:p>
    <w:p w:rsidR="00000000" w:rsidDel="00000000" w:rsidP="00000000" w:rsidRDefault="00000000" w:rsidRPr="00000000" w14:paraId="00000909">
      <w:pPr>
        <w:pStyle w:val="Heading3"/>
        <w:ind w:firstLine="720"/>
        <w:rPr>
          <w:vertAlign w:val="baseline"/>
        </w:rPr>
      </w:pPr>
      <w:bookmarkStart w:colFirst="0" w:colLast="0" w:name="_4f1mdlm" w:id="53"/>
      <w:bookmarkEnd w:id="53"/>
      <w:r w:rsidDel="00000000" w:rsidR="00000000" w:rsidRPr="00000000">
        <w:rPr>
          <w:rtl w:val="0"/>
        </w:rPr>
        <w:t xml:space="preserve">4.3.3.Entity Class và DAO</w:t>
      </w:r>
      <w:r w:rsidDel="00000000" w:rsidR="00000000" w:rsidRPr="00000000">
        <w:rPr>
          <w:rtl w:val="0"/>
        </w:rPr>
      </w:r>
    </w:p>
    <w:p w:rsidR="00000000" w:rsidDel="00000000" w:rsidP="00000000" w:rsidRDefault="00000000" w:rsidRPr="00000000" w14:paraId="0000090A">
      <w:pPr>
        <w:pStyle w:val="Heading4"/>
        <w:ind w:left="0" w:firstLine="0"/>
        <w:rPr/>
      </w:pPr>
      <w:r w:rsidDel="00000000" w:rsidR="00000000" w:rsidRPr="00000000">
        <w:rPr>
          <w:rtl w:val="0"/>
        </w:rPr>
        <w:t xml:space="preserve">           4.3.3.1.</w:t>
      </w:r>
      <w:r w:rsidDel="00000000" w:rsidR="00000000" w:rsidRPr="00000000">
        <w:rPr>
          <w:rtl w:val="0"/>
        </w:rPr>
        <w:t xml:space="preserve">Class Diagram</w:t>
      </w:r>
    </w:p>
    <w:p w:rsidR="00000000" w:rsidDel="00000000" w:rsidP="00000000" w:rsidRDefault="00000000" w:rsidRPr="00000000" w14:paraId="0000090B">
      <w:pPr>
        <w:jc w:val="center"/>
        <w:rPr/>
      </w:pPr>
      <w:r w:rsidDel="00000000" w:rsidR="00000000" w:rsidRPr="00000000">
        <w:rPr/>
        <w:drawing>
          <wp:inline distB="114300" distT="114300" distL="114300" distR="114300">
            <wp:extent cx="5943600" cy="4254500"/>
            <wp:effectExtent b="0" l="0" r="0" t="0"/>
            <wp:docPr id="32" name="image31.jpg"/>
            <a:graphic>
              <a:graphicData uri="http://schemas.openxmlformats.org/drawingml/2006/picture">
                <pic:pic>
                  <pic:nvPicPr>
                    <pic:cNvPr id="0" name="image31.jpg"/>
                    <pic:cNvPicPr preferRelativeResize="0"/>
                  </pic:nvPicPr>
                  <pic:blipFill>
                    <a:blip r:embed="rId5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90C">
      <w:pPr>
        <w:pStyle w:val="Heading4"/>
        <w:ind w:firstLine="864"/>
        <w:rPr/>
      </w:pPr>
      <w:r w:rsidDel="00000000" w:rsidR="00000000" w:rsidRPr="00000000">
        <w:rPr>
          <w:rtl w:val="0"/>
        </w:rPr>
        <w:t xml:space="preserve">4.3.3.2.EduSysDAO</w:t>
      </w:r>
    </w:p>
    <w:p w:rsidR="00000000" w:rsidDel="00000000" w:rsidP="00000000" w:rsidRDefault="00000000" w:rsidRPr="00000000" w14:paraId="0000090D">
      <w:pPr>
        <w:jc w:val="center"/>
        <w:rPr/>
      </w:pPr>
      <w:r w:rsidDel="00000000" w:rsidR="00000000" w:rsidRPr="00000000">
        <w:rPr/>
        <w:drawing>
          <wp:inline distB="0" distT="0" distL="0" distR="0">
            <wp:extent cx="3533775" cy="2190750"/>
            <wp:effectExtent b="0" l="0" r="0" t="0"/>
            <wp:docPr id="58" name="image54.png"/>
            <a:graphic>
              <a:graphicData uri="http://schemas.openxmlformats.org/drawingml/2006/picture">
                <pic:pic>
                  <pic:nvPicPr>
                    <pic:cNvPr id="0" name="image54.png"/>
                    <pic:cNvPicPr preferRelativeResize="0"/>
                  </pic:nvPicPr>
                  <pic:blipFill>
                    <a:blip r:embed="rId59"/>
                    <a:srcRect b="0" l="0" r="0" t="0"/>
                    <a:stretch>
                      <a:fillRect/>
                    </a:stretch>
                  </pic:blipFill>
                  <pic:spPr>
                    <a:xfrm>
                      <a:off x="0" y="0"/>
                      <a:ext cx="35337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90E">
      <w:pPr>
        <w:rPr/>
      </w:pPr>
      <w:r w:rsidDel="00000000" w:rsidR="00000000" w:rsidRPr="00000000">
        <w:rPr>
          <w:rtl w:val="0"/>
        </w:rPr>
        <w:t xml:space="preserve">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4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7"/>
        <w:gridCol w:w="4078"/>
        <w:gridCol w:w="4735"/>
        <w:tblGridChange w:id="0">
          <w:tblGrid>
            <w:gridCol w:w="537"/>
            <w:gridCol w:w="4078"/>
            <w:gridCol w:w="4735"/>
          </w:tblGrid>
        </w:tblGridChange>
      </w:tblGrid>
      <w:tr>
        <w:trPr>
          <w:cantSplit w:val="0"/>
          <w:tblHeader w:val="0"/>
        </w:trPr>
        <w:tc>
          <w:tcPr/>
          <w:p w:rsidR="00000000" w:rsidDel="00000000" w:rsidP="00000000" w:rsidRDefault="00000000" w:rsidRPr="00000000" w14:paraId="0000090F">
            <w:pPr>
              <w:ind w:firstLine="0"/>
              <w:rPr/>
            </w:pPr>
            <w:r w:rsidDel="00000000" w:rsidR="00000000" w:rsidRPr="00000000">
              <w:rPr>
                <w:rtl w:val="0"/>
              </w:rPr>
              <w:t xml:space="preserve">TT</w:t>
            </w:r>
          </w:p>
        </w:tc>
        <w:tc>
          <w:tcPr/>
          <w:p w:rsidR="00000000" w:rsidDel="00000000" w:rsidP="00000000" w:rsidRDefault="00000000" w:rsidRPr="00000000" w14:paraId="00000910">
            <w:pPr>
              <w:ind w:firstLine="0"/>
              <w:rPr/>
            </w:pPr>
            <w:r w:rsidDel="00000000" w:rsidR="00000000" w:rsidRPr="00000000">
              <w:rPr>
                <w:rtl w:val="0"/>
              </w:rPr>
              <w:t xml:space="preserve">Phương thức</w:t>
            </w:r>
          </w:p>
        </w:tc>
        <w:tc>
          <w:tcPr/>
          <w:p w:rsidR="00000000" w:rsidDel="00000000" w:rsidP="00000000" w:rsidRDefault="00000000" w:rsidRPr="00000000" w14:paraId="00000911">
            <w:pPr>
              <w:ind w:firstLine="0"/>
              <w:rPr/>
            </w:pPr>
            <w:r w:rsidDel="00000000" w:rsidR="00000000" w:rsidRPr="00000000">
              <w:rPr>
                <w:rtl w:val="0"/>
              </w:rPr>
              <w:t xml:space="preserve">Mô tả hoạt động</w:t>
            </w:r>
          </w:p>
        </w:tc>
      </w:tr>
      <w:tr>
        <w:trPr>
          <w:cantSplit w:val="0"/>
          <w:tblHeader w:val="0"/>
        </w:trPr>
        <w:tc>
          <w:tcPr/>
          <w:p w:rsidR="00000000" w:rsidDel="00000000" w:rsidP="00000000" w:rsidRDefault="00000000" w:rsidRPr="00000000" w14:paraId="00000912">
            <w:pPr>
              <w:ind w:firstLine="0"/>
              <w:rPr/>
            </w:pPr>
            <w:r w:rsidDel="00000000" w:rsidR="00000000" w:rsidRPr="00000000">
              <w:rPr>
                <w:rtl w:val="0"/>
              </w:rPr>
              <w:t xml:space="preserve">1</w:t>
            </w:r>
          </w:p>
        </w:tc>
        <w:tc>
          <w:tcPr/>
          <w:p w:rsidR="00000000" w:rsidDel="00000000" w:rsidP="00000000" w:rsidRDefault="00000000" w:rsidRPr="00000000" w14:paraId="00000913">
            <w:pPr>
              <w:ind w:firstLine="0"/>
              <w:rPr/>
            </w:pPr>
            <w:r w:rsidDel="00000000" w:rsidR="00000000" w:rsidRPr="00000000">
              <w:rPr>
                <w:rtl w:val="0"/>
              </w:rPr>
              <w:t xml:space="preserve">insert(E)</w:t>
            </w:r>
          </w:p>
        </w:tc>
        <w:tc>
          <w:tcPr/>
          <w:p w:rsidR="00000000" w:rsidDel="00000000" w:rsidP="00000000" w:rsidRDefault="00000000" w:rsidRPr="00000000" w14:paraId="00000914">
            <w:pPr>
              <w:ind w:firstLine="0"/>
              <w:rPr/>
            </w:pPr>
            <w:r w:rsidDel="00000000" w:rsidR="00000000" w:rsidRPr="00000000">
              <w:rPr>
                <w:rtl w:val="0"/>
              </w:rPr>
              <w:t xml:space="preserve">Thêm mới một bản ghi với dữ liệu là entity E</w:t>
            </w:r>
          </w:p>
        </w:tc>
      </w:tr>
      <w:tr>
        <w:trPr>
          <w:cantSplit w:val="0"/>
          <w:tblHeader w:val="0"/>
        </w:trPr>
        <w:tc>
          <w:tcPr/>
          <w:p w:rsidR="00000000" w:rsidDel="00000000" w:rsidP="00000000" w:rsidRDefault="00000000" w:rsidRPr="00000000" w14:paraId="00000915">
            <w:pPr>
              <w:ind w:firstLine="0"/>
              <w:rPr/>
            </w:pPr>
            <w:r w:rsidDel="00000000" w:rsidR="00000000" w:rsidRPr="00000000">
              <w:rPr>
                <w:rtl w:val="0"/>
              </w:rPr>
              <w:t xml:space="preserve">2</w:t>
            </w:r>
          </w:p>
        </w:tc>
        <w:tc>
          <w:tcPr/>
          <w:p w:rsidR="00000000" w:rsidDel="00000000" w:rsidP="00000000" w:rsidRDefault="00000000" w:rsidRPr="00000000" w14:paraId="00000916">
            <w:pPr>
              <w:ind w:firstLine="0"/>
              <w:rPr/>
            </w:pPr>
            <w:r w:rsidDel="00000000" w:rsidR="00000000" w:rsidRPr="00000000">
              <w:rPr>
                <w:rtl w:val="0"/>
              </w:rPr>
              <w:t xml:space="preserve">update(E)</w:t>
            </w:r>
          </w:p>
        </w:tc>
        <w:tc>
          <w:tcPr/>
          <w:p w:rsidR="00000000" w:rsidDel="00000000" w:rsidP="00000000" w:rsidRDefault="00000000" w:rsidRPr="00000000" w14:paraId="00000917">
            <w:pPr>
              <w:ind w:firstLine="0"/>
              <w:rPr/>
            </w:pPr>
            <w:r w:rsidDel="00000000" w:rsidR="00000000" w:rsidRPr="00000000">
              <w:rPr>
                <w:rtl w:val="0"/>
              </w:rPr>
              <w:t xml:space="preserve">Cập nhật một bản ghi với dữ liệu là entity E</w:t>
            </w:r>
          </w:p>
        </w:tc>
      </w:tr>
      <w:tr>
        <w:trPr>
          <w:cantSplit w:val="0"/>
          <w:tblHeader w:val="0"/>
        </w:trPr>
        <w:tc>
          <w:tcPr/>
          <w:p w:rsidR="00000000" w:rsidDel="00000000" w:rsidP="00000000" w:rsidRDefault="00000000" w:rsidRPr="00000000" w14:paraId="00000918">
            <w:pPr>
              <w:ind w:firstLine="0"/>
              <w:rPr/>
            </w:pPr>
            <w:r w:rsidDel="00000000" w:rsidR="00000000" w:rsidRPr="00000000">
              <w:rPr>
                <w:rtl w:val="0"/>
              </w:rPr>
              <w:t xml:space="preserve">3</w:t>
            </w:r>
          </w:p>
        </w:tc>
        <w:tc>
          <w:tcPr/>
          <w:p w:rsidR="00000000" w:rsidDel="00000000" w:rsidP="00000000" w:rsidRDefault="00000000" w:rsidRPr="00000000" w14:paraId="00000919">
            <w:pPr>
              <w:ind w:firstLine="0"/>
              <w:rPr/>
            </w:pPr>
            <w:r w:rsidDel="00000000" w:rsidR="00000000" w:rsidRPr="00000000">
              <w:rPr>
                <w:rtl w:val="0"/>
              </w:rPr>
              <w:t xml:space="preserve">delete(K)</w:t>
            </w:r>
          </w:p>
        </w:tc>
        <w:tc>
          <w:tcPr/>
          <w:p w:rsidR="00000000" w:rsidDel="00000000" w:rsidP="00000000" w:rsidRDefault="00000000" w:rsidRPr="00000000" w14:paraId="0000091A">
            <w:pPr>
              <w:ind w:firstLine="0"/>
              <w:rPr/>
            </w:pPr>
            <w:r w:rsidDel="00000000" w:rsidR="00000000" w:rsidRPr="00000000">
              <w:rPr>
                <w:rtl w:val="0"/>
              </w:rPr>
              <w:t xml:space="preserve">Xóa một bản ghi với mã K</w:t>
            </w:r>
          </w:p>
        </w:tc>
      </w:tr>
      <w:tr>
        <w:trPr>
          <w:cantSplit w:val="0"/>
          <w:tblHeader w:val="0"/>
        </w:trPr>
        <w:tc>
          <w:tcPr/>
          <w:p w:rsidR="00000000" w:rsidDel="00000000" w:rsidP="00000000" w:rsidRDefault="00000000" w:rsidRPr="00000000" w14:paraId="0000091B">
            <w:pPr>
              <w:ind w:firstLine="0"/>
              <w:rPr/>
            </w:pPr>
            <w:r w:rsidDel="00000000" w:rsidR="00000000" w:rsidRPr="00000000">
              <w:rPr>
                <w:rtl w:val="0"/>
              </w:rPr>
              <w:t xml:space="preserve">4</w:t>
            </w:r>
          </w:p>
        </w:tc>
        <w:tc>
          <w:tcPr/>
          <w:p w:rsidR="00000000" w:rsidDel="00000000" w:rsidP="00000000" w:rsidRDefault="00000000" w:rsidRPr="00000000" w14:paraId="0000091C">
            <w:pPr>
              <w:ind w:firstLine="0"/>
              <w:rPr/>
            </w:pPr>
            <w:r w:rsidDel="00000000" w:rsidR="00000000" w:rsidRPr="00000000">
              <w:rPr>
                <w:rtl w:val="0"/>
              </w:rPr>
              <w:t xml:space="preserve">selectById(K): E</w:t>
            </w:r>
          </w:p>
        </w:tc>
        <w:tc>
          <w:tcPr/>
          <w:p w:rsidR="00000000" w:rsidDel="00000000" w:rsidP="00000000" w:rsidRDefault="00000000" w:rsidRPr="00000000" w14:paraId="0000091D">
            <w:pPr>
              <w:ind w:firstLine="0"/>
              <w:rPr/>
            </w:pPr>
            <w:r w:rsidDel="00000000" w:rsidR="00000000" w:rsidRPr="00000000">
              <w:rPr>
                <w:rtl w:val="0"/>
              </w:rPr>
              <w:t xml:space="preserve">Truy vấn một bản ghi với mã là K</w:t>
            </w:r>
          </w:p>
        </w:tc>
      </w:tr>
      <w:tr>
        <w:trPr>
          <w:cantSplit w:val="0"/>
          <w:tblHeader w:val="0"/>
        </w:trPr>
        <w:tc>
          <w:tcPr/>
          <w:p w:rsidR="00000000" w:rsidDel="00000000" w:rsidP="00000000" w:rsidRDefault="00000000" w:rsidRPr="00000000" w14:paraId="0000091E">
            <w:pPr>
              <w:ind w:firstLine="0"/>
              <w:rPr/>
            </w:pPr>
            <w:r w:rsidDel="00000000" w:rsidR="00000000" w:rsidRPr="00000000">
              <w:rPr>
                <w:rtl w:val="0"/>
              </w:rPr>
              <w:t xml:space="preserve">5</w:t>
            </w:r>
          </w:p>
        </w:tc>
        <w:tc>
          <w:tcPr/>
          <w:p w:rsidR="00000000" w:rsidDel="00000000" w:rsidP="00000000" w:rsidRDefault="00000000" w:rsidRPr="00000000" w14:paraId="0000091F">
            <w:pPr>
              <w:ind w:firstLine="0"/>
              <w:rPr/>
            </w:pPr>
            <w:r w:rsidDel="00000000" w:rsidR="00000000" w:rsidRPr="00000000">
              <w:rPr>
                <w:rtl w:val="0"/>
              </w:rPr>
              <w:t xml:space="preserve">selectAll(): List&lt;E&gt;</w:t>
            </w:r>
          </w:p>
        </w:tc>
        <w:tc>
          <w:tcPr/>
          <w:p w:rsidR="00000000" w:rsidDel="00000000" w:rsidP="00000000" w:rsidRDefault="00000000" w:rsidRPr="00000000" w14:paraId="00000920">
            <w:pPr>
              <w:ind w:firstLine="0"/>
              <w:rPr/>
            </w:pPr>
            <w:r w:rsidDel="00000000" w:rsidR="00000000" w:rsidRPr="00000000">
              <w:rPr>
                <w:rtl w:val="0"/>
              </w:rPr>
              <w:t xml:space="preserve">Truy vấn tất cả các bản ghi</w:t>
            </w:r>
          </w:p>
        </w:tc>
      </w:tr>
      <w:tr>
        <w:trPr>
          <w:cantSplit w:val="0"/>
          <w:tblHeader w:val="0"/>
        </w:trPr>
        <w:tc>
          <w:tcPr/>
          <w:p w:rsidR="00000000" w:rsidDel="00000000" w:rsidP="00000000" w:rsidRDefault="00000000" w:rsidRPr="00000000" w14:paraId="00000921">
            <w:pPr>
              <w:ind w:firstLine="0"/>
              <w:rPr/>
            </w:pPr>
            <w:r w:rsidDel="00000000" w:rsidR="00000000" w:rsidRPr="00000000">
              <w:rPr>
                <w:rtl w:val="0"/>
              </w:rPr>
              <w:t xml:space="preserve">6</w:t>
            </w:r>
          </w:p>
        </w:tc>
        <w:tc>
          <w:tcPr/>
          <w:p w:rsidR="00000000" w:rsidDel="00000000" w:rsidP="00000000" w:rsidRDefault="00000000" w:rsidRPr="00000000" w14:paraId="00000922">
            <w:pPr>
              <w:ind w:firstLine="0"/>
              <w:rPr/>
            </w:pPr>
            <w:r w:rsidDel="00000000" w:rsidR="00000000" w:rsidRPr="00000000">
              <w:rPr>
                <w:rtl w:val="0"/>
              </w:rPr>
              <w:t xml:space="preserve">selectBySql(String, Object…): List&lt;E&gt;</w:t>
            </w:r>
          </w:p>
        </w:tc>
        <w:tc>
          <w:tcPr/>
          <w:p w:rsidR="00000000" w:rsidDel="00000000" w:rsidP="00000000" w:rsidRDefault="00000000" w:rsidRPr="00000000" w14:paraId="00000923">
            <w:pPr>
              <w:ind w:firstLine="0"/>
              <w:rPr/>
            </w:pPr>
            <w:r w:rsidDel="00000000" w:rsidR="00000000" w:rsidRPr="00000000">
              <w:rPr>
                <w:rtl w:val="0"/>
              </w:rPr>
              <w:t xml:space="preserve">Truy vấn các bản ghi tùy vào sql và args</w:t>
            </w:r>
          </w:p>
        </w:tc>
      </w:tr>
    </w:tbl>
    <w:p w:rsidR="00000000" w:rsidDel="00000000" w:rsidP="00000000" w:rsidRDefault="00000000" w:rsidRPr="00000000" w14:paraId="00000924">
      <w:pPr>
        <w:rPr/>
      </w:pPr>
      <w:r w:rsidDel="00000000" w:rsidR="00000000" w:rsidRPr="00000000">
        <w:rPr>
          <w:rtl w:val="0"/>
        </w:rPr>
        <w:t xml:space="preserve">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rsidR="00000000" w:rsidDel="00000000" w:rsidP="00000000" w:rsidRDefault="00000000" w:rsidRPr="00000000" w14:paraId="00000925">
      <w:pPr>
        <w:pStyle w:val="Heading4"/>
        <w:ind w:firstLine="864"/>
        <w:rPr/>
      </w:pPr>
      <w:r w:rsidDel="00000000" w:rsidR="00000000" w:rsidRPr="00000000">
        <w:rPr>
          <w:rtl w:val="0"/>
        </w:rPr>
        <w:t xml:space="preserve">4.3.3.3.</w:t>
      </w:r>
      <w:r w:rsidDel="00000000" w:rsidR="00000000" w:rsidRPr="00000000">
        <w:rPr>
          <w:rtl w:val="0"/>
        </w:rPr>
        <w:t xml:space="preserve">NhanVien và NhanVienDAO</w:t>
      </w:r>
    </w:p>
    <w:p w:rsidR="00000000" w:rsidDel="00000000" w:rsidP="00000000" w:rsidRDefault="00000000" w:rsidRPr="00000000" w14:paraId="00000926">
      <w:pPr>
        <w:jc w:val="center"/>
        <w:rPr/>
      </w:pPr>
      <w:r w:rsidDel="00000000" w:rsidR="00000000" w:rsidRPr="00000000">
        <w:rPr/>
        <w:drawing>
          <wp:inline distB="114300" distT="114300" distL="114300" distR="114300">
            <wp:extent cx="5943600" cy="4940300"/>
            <wp:effectExtent b="0" l="0" r="0" t="0"/>
            <wp:docPr id="24"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927">
      <w:pPr>
        <w:rPr/>
      </w:pPr>
      <w:r w:rsidDel="00000000" w:rsidR="00000000" w:rsidRPr="00000000">
        <w:rPr>
          <w:rtl w:val="0"/>
        </w:rPr>
        <w:t xml:space="preserve">Diễn giải</w:t>
      </w:r>
    </w:p>
    <w:tbl>
      <w:tblPr>
        <w:tblStyle w:val="Table5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4"/>
        <w:gridCol w:w="7376"/>
        <w:tblGridChange w:id="0">
          <w:tblGrid>
            <w:gridCol w:w="1974"/>
            <w:gridCol w:w="7376"/>
          </w:tblGrid>
        </w:tblGridChange>
      </w:tblGrid>
      <w:tr>
        <w:trPr>
          <w:cantSplit w:val="0"/>
          <w:tblHeader w:val="0"/>
        </w:trPr>
        <w:tc>
          <w:tcPr/>
          <w:p w:rsidR="00000000" w:rsidDel="00000000" w:rsidP="00000000" w:rsidRDefault="00000000" w:rsidRPr="00000000" w14:paraId="00000928">
            <w:pPr>
              <w:ind w:firstLine="0"/>
              <w:rPr/>
            </w:pPr>
            <w:r w:rsidDel="00000000" w:rsidR="00000000" w:rsidRPr="00000000">
              <w:rPr>
                <w:rtl w:val="0"/>
              </w:rPr>
              <w:t xml:space="preserve">Thành phần</w:t>
            </w:r>
          </w:p>
        </w:tc>
        <w:tc>
          <w:tcPr/>
          <w:p w:rsidR="00000000" w:rsidDel="00000000" w:rsidP="00000000" w:rsidRDefault="00000000" w:rsidRPr="00000000" w14:paraId="00000929">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92A">
            <w:pPr>
              <w:ind w:firstLine="0"/>
              <w:rPr/>
            </w:pPr>
            <w:r w:rsidDel="00000000" w:rsidR="00000000" w:rsidRPr="00000000">
              <w:rPr>
                <w:rtl w:val="0"/>
              </w:rPr>
              <w:t xml:space="preserve">NhanVien</w:t>
            </w:r>
          </w:p>
        </w:tc>
        <w:tc>
          <w:tcPr/>
          <w:p w:rsidR="00000000" w:rsidDel="00000000" w:rsidP="00000000" w:rsidRDefault="00000000" w:rsidRPr="00000000" w14:paraId="0000092B">
            <w:pPr>
              <w:ind w:firstLine="0"/>
              <w:rPr/>
            </w:pPr>
            <w:r w:rsidDel="00000000" w:rsidR="00000000" w:rsidRPr="00000000">
              <w:rPr>
                <w:rtl w:val="0"/>
              </w:rPr>
              <w:t xml:space="preserve">Là lớp thực thể mô tả dữ liệu nhân viên</w:t>
            </w:r>
          </w:p>
        </w:tc>
      </w:tr>
      <w:tr>
        <w:trPr>
          <w:cantSplit w:val="0"/>
          <w:tblHeader w:val="0"/>
        </w:trPr>
        <w:tc>
          <w:tcPr/>
          <w:p w:rsidR="00000000" w:rsidDel="00000000" w:rsidP="00000000" w:rsidRDefault="00000000" w:rsidRPr="00000000" w14:paraId="0000092C">
            <w:pPr>
              <w:ind w:firstLine="0"/>
              <w:rPr/>
            </w:pPr>
            <w:r w:rsidDel="00000000" w:rsidR="00000000" w:rsidRPr="00000000">
              <w:rPr>
                <w:rtl w:val="0"/>
              </w:rPr>
              <w:t xml:space="preserve">NhanVienDAO</w:t>
            </w:r>
          </w:p>
        </w:tc>
        <w:tc>
          <w:tcPr/>
          <w:p w:rsidR="00000000" w:rsidDel="00000000" w:rsidP="00000000" w:rsidRDefault="00000000" w:rsidRPr="00000000" w14:paraId="0000092D">
            <w:pPr>
              <w:ind w:firstLine="0"/>
              <w:rPr/>
            </w:pPr>
            <w:r w:rsidDel="00000000" w:rsidR="00000000" w:rsidRPr="00000000">
              <w:rPr>
                <w:rtl w:val="0"/>
              </w:rPr>
              <w:t xml:space="preserve">Là lớp DAO cụ thể hóa các hoạt động truy xuất CSDL với bảng NhanVien</w:t>
            </w:r>
          </w:p>
          <w:p w:rsidR="00000000" w:rsidDel="00000000" w:rsidP="00000000" w:rsidRDefault="00000000" w:rsidRPr="00000000" w14:paraId="0000092E">
            <w:pPr>
              <w:numPr>
                <w:ilvl w:val="0"/>
                <w:numId w:val="11"/>
              </w:numPr>
              <w:ind w:left="720" w:hanging="360"/>
            </w:pPr>
            <w:r w:rsidDel="00000000" w:rsidR="00000000" w:rsidRPr="00000000">
              <w:rPr>
                <w:vertAlign w:val="baseline"/>
                <w:rtl w:val="0"/>
              </w:rPr>
              <w:t xml:space="preserve">E được cụ thể hóa là NhanVien</w:t>
            </w:r>
          </w:p>
          <w:p w:rsidR="00000000" w:rsidDel="00000000" w:rsidP="00000000" w:rsidRDefault="00000000" w:rsidRPr="00000000" w14:paraId="0000092F">
            <w:pPr>
              <w:numPr>
                <w:ilvl w:val="0"/>
                <w:numId w:val="11"/>
              </w:numPr>
              <w:ind w:left="720" w:hanging="360"/>
            </w:pPr>
            <w:r w:rsidDel="00000000" w:rsidR="00000000" w:rsidRPr="00000000">
              <w:rPr>
                <w:vertAlign w:val="baseline"/>
                <w:rtl w:val="0"/>
              </w:rPr>
              <w:t xml:space="preserve">K được cụ thể hóa là String</w:t>
            </w:r>
          </w:p>
          <w:p w:rsidR="00000000" w:rsidDel="00000000" w:rsidP="00000000" w:rsidRDefault="00000000" w:rsidRPr="00000000" w14:paraId="00000930">
            <w:pPr>
              <w:numPr>
                <w:ilvl w:val="0"/>
                <w:numId w:val="11"/>
              </w:numPr>
              <w:ind w:left="720" w:hanging="360"/>
            </w:pPr>
            <w:r w:rsidDel="00000000" w:rsidR="00000000" w:rsidRPr="00000000">
              <w:rPr>
                <w:vertAlign w:val="baseline"/>
                <w:rtl w:val="0"/>
              </w:rPr>
              <w:t xml:space="preserve">SQL là các câu lệnh thao tác dữ liệu trên bảng NhanVien</w:t>
            </w:r>
          </w:p>
        </w:tc>
      </w:tr>
    </w:tbl>
    <w:p w:rsidR="00000000" w:rsidDel="00000000" w:rsidP="00000000" w:rsidRDefault="00000000" w:rsidRPr="00000000" w14:paraId="00000931">
      <w:pPr>
        <w:pStyle w:val="Heading4"/>
        <w:ind w:firstLine="864"/>
        <w:rPr/>
      </w:pPr>
      <w:r w:rsidDel="00000000" w:rsidR="00000000" w:rsidRPr="00000000">
        <w:rPr>
          <w:rtl w:val="0"/>
        </w:rPr>
        <w:t xml:space="preserve">4.3.3.4.ChuyenDe &amp; ChuyenDeDAO</w:t>
      </w:r>
    </w:p>
    <w:p w:rsidR="00000000" w:rsidDel="00000000" w:rsidP="00000000" w:rsidRDefault="00000000" w:rsidRPr="00000000" w14:paraId="00000932">
      <w:pPr>
        <w:rPr/>
      </w:pPr>
      <w:r w:rsidDel="00000000" w:rsidR="00000000" w:rsidRPr="00000000">
        <w:rPr/>
        <w:drawing>
          <wp:inline distB="114300" distT="114300" distL="114300" distR="114300">
            <wp:extent cx="5943600" cy="4762500"/>
            <wp:effectExtent b="0" l="0" r="0" t="0"/>
            <wp:docPr id="42" name="image35.jpg"/>
            <a:graphic>
              <a:graphicData uri="http://schemas.openxmlformats.org/drawingml/2006/picture">
                <pic:pic>
                  <pic:nvPicPr>
                    <pic:cNvPr id="0" name="image35.jpg"/>
                    <pic:cNvPicPr preferRelativeResize="0"/>
                  </pic:nvPicPr>
                  <pic:blipFill>
                    <a:blip r:embed="rId61"/>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933">
      <w:pPr>
        <w:rPr/>
      </w:pPr>
      <w:r w:rsidDel="00000000" w:rsidR="00000000" w:rsidRPr="00000000">
        <w:rPr>
          <w:rtl w:val="0"/>
        </w:rPr>
        <w:t xml:space="preserve">Diễn giải</w:t>
      </w:r>
    </w:p>
    <w:tbl>
      <w:tblPr>
        <w:tblStyle w:val="Table5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4"/>
        <w:gridCol w:w="7376"/>
        <w:tblGridChange w:id="0">
          <w:tblGrid>
            <w:gridCol w:w="1974"/>
            <w:gridCol w:w="7376"/>
          </w:tblGrid>
        </w:tblGridChange>
      </w:tblGrid>
      <w:tr>
        <w:trPr>
          <w:cantSplit w:val="0"/>
          <w:tblHeader w:val="0"/>
        </w:trPr>
        <w:tc>
          <w:tcPr/>
          <w:p w:rsidR="00000000" w:rsidDel="00000000" w:rsidP="00000000" w:rsidRDefault="00000000" w:rsidRPr="00000000" w14:paraId="00000934">
            <w:pPr>
              <w:ind w:firstLine="0"/>
              <w:rPr/>
            </w:pPr>
            <w:r w:rsidDel="00000000" w:rsidR="00000000" w:rsidRPr="00000000">
              <w:rPr>
                <w:rtl w:val="0"/>
              </w:rPr>
              <w:t xml:space="preserve">Thành phần</w:t>
            </w:r>
          </w:p>
        </w:tc>
        <w:tc>
          <w:tcPr/>
          <w:p w:rsidR="00000000" w:rsidDel="00000000" w:rsidP="00000000" w:rsidRDefault="00000000" w:rsidRPr="00000000" w14:paraId="00000935">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936">
            <w:pPr>
              <w:ind w:firstLine="0"/>
              <w:rPr/>
            </w:pPr>
            <w:r w:rsidDel="00000000" w:rsidR="00000000" w:rsidRPr="00000000">
              <w:rPr>
                <w:rtl w:val="0"/>
              </w:rPr>
              <w:t xml:space="preserve">ChuyenDe</w:t>
            </w:r>
          </w:p>
        </w:tc>
        <w:tc>
          <w:tcPr/>
          <w:p w:rsidR="00000000" w:rsidDel="00000000" w:rsidP="00000000" w:rsidRDefault="00000000" w:rsidRPr="00000000" w14:paraId="00000937">
            <w:pPr>
              <w:ind w:firstLine="0"/>
              <w:rPr/>
            </w:pPr>
            <w:r w:rsidDel="00000000" w:rsidR="00000000" w:rsidRPr="00000000">
              <w:rPr>
                <w:rtl w:val="0"/>
              </w:rPr>
              <w:t xml:space="preserve">Là lớp thực thể mô tả dữ liệu chuyên đề</w:t>
            </w:r>
          </w:p>
        </w:tc>
      </w:tr>
      <w:tr>
        <w:trPr>
          <w:cantSplit w:val="0"/>
          <w:tblHeader w:val="0"/>
        </w:trPr>
        <w:tc>
          <w:tcPr/>
          <w:p w:rsidR="00000000" w:rsidDel="00000000" w:rsidP="00000000" w:rsidRDefault="00000000" w:rsidRPr="00000000" w14:paraId="00000938">
            <w:pPr>
              <w:ind w:firstLine="0"/>
              <w:rPr/>
            </w:pPr>
            <w:r w:rsidDel="00000000" w:rsidR="00000000" w:rsidRPr="00000000">
              <w:rPr>
                <w:rtl w:val="0"/>
              </w:rPr>
              <w:t xml:space="preserve">ChuyenDeDAO</w:t>
            </w:r>
          </w:p>
        </w:tc>
        <w:tc>
          <w:tcPr/>
          <w:p w:rsidR="00000000" w:rsidDel="00000000" w:rsidP="00000000" w:rsidRDefault="00000000" w:rsidRPr="00000000" w14:paraId="00000939">
            <w:pPr>
              <w:ind w:firstLine="0"/>
              <w:rPr/>
            </w:pPr>
            <w:r w:rsidDel="00000000" w:rsidR="00000000" w:rsidRPr="00000000">
              <w:rPr>
                <w:rtl w:val="0"/>
              </w:rPr>
              <w:t xml:space="preserve">Là lớp DAO cụ thể hóa các hoạt động truy xuất CSDL với bảng ChuyenDe</w:t>
            </w:r>
          </w:p>
          <w:p w:rsidR="00000000" w:rsidDel="00000000" w:rsidP="00000000" w:rsidRDefault="00000000" w:rsidRPr="00000000" w14:paraId="0000093A">
            <w:pPr>
              <w:numPr>
                <w:ilvl w:val="0"/>
                <w:numId w:val="11"/>
              </w:numPr>
              <w:ind w:left="720" w:hanging="360"/>
            </w:pPr>
            <w:r w:rsidDel="00000000" w:rsidR="00000000" w:rsidRPr="00000000">
              <w:rPr>
                <w:rtl w:val="0"/>
              </w:rPr>
              <w:t xml:space="preserve">E được cụ thể hóa là ChuyenDe</w:t>
            </w:r>
          </w:p>
          <w:p w:rsidR="00000000" w:rsidDel="00000000" w:rsidP="00000000" w:rsidRDefault="00000000" w:rsidRPr="00000000" w14:paraId="0000093B">
            <w:pPr>
              <w:numPr>
                <w:ilvl w:val="0"/>
                <w:numId w:val="11"/>
              </w:numPr>
              <w:ind w:left="720" w:hanging="360"/>
            </w:pPr>
            <w:r w:rsidDel="00000000" w:rsidR="00000000" w:rsidRPr="00000000">
              <w:rPr>
                <w:rtl w:val="0"/>
              </w:rPr>
              <w:t xml:space="preserve">K được cụ thể hóa là String</w:t>
            </w:r>
          </w:p>
          <w:p w:rsidR="00000000" w:rsidDel="00000000" w:rsidP="00000000" w:rsidRDefault="00000000" w:rsidRPr="00000000" w14:paraId="0000093C">
            <w:pPr>
              <w:numPr>
                <w:ilvl w:val="0"/>
                <w:numId w:val="11"/>
              </w:numPr>
              <w:ind w:left="720" w:hanging="360"/>
            </w:pPr>
            <w:r w:rsidDel="00000000" w:rsidR="00000000" w:rsidRPr="00000000">
              <w:rPr>
                <w:rtl w:val="0"/>
              </w:rPr>
              <w:t xml:space="preserve">SQL là các câu lệnh thao tác dữ liệu trên bảng ChuyenDe</w:t>
            </w:r>
          </w:p>
        </w:tc>
      </w:tr>
    </w:tbl>
    <w:p w:rsidR="00000000" w:rsidDel="00000000" w:rsidP="00000000" w:rsidRDefault="00000000" w:rsidRPr="00000000" w14:paraId="0000093D">
      <w:pPr>
        <w:pStyle w:val="Heading4"/>
        <w:ind w:left="0" w:firstLine="0"/>
        <w:rPr/>
      </w:pPr>
      <w:bookmarkStart w:colFirst="0" w:colLast="0" w:name="_mhebclwqmgdo" w:id="54"/>
      <w:bookmarkEnd w:id="54"/>
      <w:r w:rsidDel="00000000" w:rsidR="00000000" w:rsidRPr="00000000">
        <w:rPr>
          <w:rtl w:val="0"/>
        </w:rPr>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pStyle w:val="Heading4"/>
        <w:ind w:firstLine="864"/>
        <w:rPr/>
      </w:pPr>
      <w:r w:rsidDel="00000000" w:rsidR="00000000" w:rsidRPr="00000000">
        <w:rPr>
          <w:rtl w:val="0"/>
        </w:rPr>
        <w:t xml:space="preserve">4.3.3.5.NguoiHoc &amp; NguoiHocDAO</w:t>
      </w:r>
    </w:p>
    <w:p w:rsidR="00000000" w:rsidDel="00000000" w:rsidP="00000000" w:rsidRDefault="00000000" w:rsidRPr="00000000" w14:paraId="00000940">
      <w:pPr>
        <w:rPr/>
      </w:pPr>
      <w:r w:rsidDel="00000000" w:rsidR="00000000" w:rsidRPr="00000000">
        <w:rPr>
          <w:rtl w:val="0"/>
        </w:rPr>
        <w:t xml:space="preserve">…</w:t>
      </w:r>
      <w:r w:rsidDel="00000000" w:rsidR="00000000" w:rsidRPr="00000000">
        <w:rPr/>
        <w:drawing>
          <wp:inline distB="114300" distT="114300" distL="114300" distR="114300">
            <wp:extent cx="5943600" cy="3695700"/>
            <wp:effectExtent b="0" l="0" r="0" t="0"/>
            <wp:docPr id="48" name="image43.png"/>
            <a:graphic>
              <a:graphicData uri="http://schemas.openxmlformats.org/drawingml/2006/picture">
                <pic:pic>
                  <pic:nvPicPr>
                    <pic:cNvPr id="0" name="image43.png"/>
                    <pic:cNvPicPr preferRelativeResize="0"/>
                  </pic:nvPicPr>
                  <pic:blipFill>
                    <a:blip r:embed="rId62"/>
                    <a:srcRect b="0" l="0" r="0" t="0"/>
                    <a:stretch>
                      <a:fillRect/>
                    </a:stretch>
                  </pic:blipFill>
                  <pic:spPr>
                    <a:xfrm>
                      <a:off x="0" y="0"/>
                      <a:ext cx="5943600" cy="3695700"/>
                    </a:xfrm>
                    <a:prstGeom prst="rect"/>
                    <a:ln/>
                  </pic:spPr>
                </pic:pic>
              </a:graphicData>
            </a:graphic>
          </wp:inline>
        </w:drawing>
      </w:r>
      <w:r w:rsidDel="00000000" w:rsidR="00000000" w:rsidRPr="00000000">
        <w:rPr>
          <w:rtl w:val="0"/>
        </w:rPr>
        <w:t xml:space="preserve">Diễn giải</w:t>
      </w:r>
    </w:p>
    <w:p w:rsidR="00000000" w:rsidDel="00000000" w:rsidP="00000000" w:rsidRDefault="00000000" w:rsidRPr="00000000" w14:paraId="00000941">
      <w:pPr>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945"/>
        <w:tblGridChange w:id="0">
          <w:tblGrid>
            <w:gridCol w:w="241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Thành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NguoiHoc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Là lớp thực thể mô tả dữ liệu Người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NguoiHocDAO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947">
            <w:pPr>
              <w:spacing w:after="0" w:line="240" w:lineRule="auto"/>
              <w:ind w:firstLine="0"/>
              <w:rPr/>
            </w:pPr>
            <w:r w:rsidDel="00000000" w:rsidR="00000000" w:rsidRPr="00000000">
              <w:rPr>
                <w:rtl w:val="0"/>
              </w:rPr>
              <w:t xml:space="preserve">Là lớp DAO cụ thể hóa các hoạt động truy xuất CSDL với bảng NguoiHoc</w:t>
            </w:r>
          </w:p>
          <w:p w:rsidR="00000000" w:rsidDel="00000000" w:rsidP="00000000" w:rsidRDefault="00000000" w:rsidRPr="00000000" w14:paraId="00000948">
            <w:pPr>
              <w:numPr>
                <w:ilvl w:val="0"/>
                <w:numId w:val="11"/>
              </w:numPr>
              <w:spacing w:after="0" w:line="240" w:lineRule="auto"/>
              <w:ind w:left="720" w:hanging="360"/>
            </w:pPr>
            <w:r w:rsidDel="00000000" w:rsidR="00000000" w:rsidRPr="00000000">
              <w:rPr>
                <w:rtl w:val="0"/>
              </w:rPr>
              <w:t xml:space="preserve">E được cụ thể hóa là NguoiHoc</w:t>
            </w:r>
          </w:p>
          <w:p w:rsidR="00000000" w:rsidDel="00000000" w:rsidP="00000000" w:rsidRDefault="00000000" w:rsidRPr="00000000" w14:paraId="00000949">
            <w:pPr>
              <w:numPr>
                <w:ilvl w:val="0"/>
                <w:numId w:val="11"/>
              </w:numPr>
              <w:spacing w:after="0" w:line="240" w:lineRule="auto"/>
              <w:ind w:left="720" w:hanging="360"/>
            </w:pPr>
            <w:r w:rsidDel="00000000" w:rsidR="00000000" w:rsidRPr="00000000">
              <w:rPr>
                <w:rtl w:val="0"/>
              </w:rPr>
              <w:t xml:space="preserve">K được cụ thể hóa là String</w:t>
            </w:r>
          </w:p>
          <w:p w:rsidR="00000000" w:rsidDel="00000000" w:rsidP="00000000" w:rsidRDefault="00000000" w:rsidRPr="00000000" w14:paraId="0000094A">
            <w:pPr>
              <w:numPr>
                <w:ilvl w:val="0"/>
                <w:numId w:val="11"/>
              </w:numPr>
              <w:spacing w:after="0" w:line="240" w:lineRule="auto"/>
              <w:ind w:left="720" w:hanging="360"/>
            </w:pPr>
            <w:r w:rsidDel="00000000" w:rsidR="00000000" w:rsidRPr="00000000">
              <w:rPr>
                <w:rtl w:val="0"/>
              </w:rPr>
              <w:t xml:space="preserve">SQL là các câu lệnh thao tác dữ liệu trên bảng NguoiHoc</w:t>
            </w:r>
          </w:p>
        </w:tc>
      </w:tr>
    </w:tbl>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pStyle w:val="Heading4"/>
        <w:ind w:firstLine="864"/>
        <w:rPr/>
      </w:pPr>
      <w:r w:rsidDel="00000000" w:rsidR="00000000" w:rsidRPr="00000000">
        <w:rPr>
          <w:rtl w:val="0"/>
        </w:rPr>
        <w:t xml:space="preserve">4.3.3.6.KhoaHoc &amp; KhoaHocDAO</w:t>
      </w:r>
    </w:p>
    <w:p w:rsidR="00000000" w:rsidDel="00000000" w:rsidP="00000000" w:rsidRDefault="00000000" w:rsidRPr="00000000" w14:paraId="0000094D">
      <w:pPr>
        <w:rPr/>
      </w:pPr>
      <w:r w:rsidDel="00000000" w:rsidR="00000000" w:rsidRPr="00000000">
        <w:rPr/>
        <w:drawing>
          <wp:inline distB="114300" distT="114300" distL="114300" distR="114300">
            <wp:extent cx="5943600" cy="5194300"/>
            <wp:effectExtent b="0" l="0" r="0" t="0"/>
            <wp:docPr id="22" name="image24.jpg"/>
            <a:graphic>
              <a:graphicData uri="http://schemas.openxmlformats.org/drawingml/2006/picture">
                <pic:pic>
                  <pic:nvPicPr>
                    <pic:cNvPr id="0" name="image24.jpg"/>
                    <pic:cNvPicPr preferRelativeResize="0"/>
                  </pic:nvPicPr>
                  <pic:blipFill>
                    <a:blip r:embed="rId63"/>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94E">
      <w:pPr>
        <w:rPr/>
      </w:pPr>
      <w:r w:rsidDel="00000000" w:rsidR="00000000" w:rsidRPr="00000000">
        <w:rPr>
          <w:rtl w:val="0"/>
        </w:rPr>
        <w:t xml:space="preserve">Diễn giải</w:t>
      </w:r>
    </w:p>
    <w:tbl>
      <w:tblPr>
        <w:tblStyle w:val="Table5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4"/>
        <w:gridCol w:w="7376"/>
        <w:tblGridChange w:id="0">
          <w:tblGrid>
            <w:gridCol w:w="1974"/>
            <w:gridCol w:w="7376"/>
          </w:tblGrid>
        </w:tblGridChange>
      </w:tblGrid>
      <w:tr>
        <w:trPr>
          <w:cantSplit w:val="0"/>
          <w:tblHeader w:val="0"/>
        </w:trPr>
        <w:tc>
          <w:tcPr/>
          <w:p w:rsidR="00000000" w:rsidDel="00000000" w:rsidP="00000000" w:rsidRDefault="00000000" w:rsidRPr="00000000" w14:paraId="0000094F">
            <w:pPr>
              <w:ind w:firstLine="0"/>
              <w:rPr/>
            </w:pPr>
            <w:r w:rsidDel="00000000" w:rsidR="00000000" w:rsidRPr="00000000">
              <w:rPr>
                <w:rtl w:val="0"/>
              </w:rPr>
              <w:t xml:space="preserve">Thành phần</w:t>
            </w:r>
          </w:p>
        </w:tc>
        <w:tc>
          <w:tcPr/>
          <w:p w:rsidR="00000000" w:rsidDel="00000000" w:rsidP="00000000" w:rsidRDefault="00000000" w:rsidRPr="00000000" w14:paraId="00000950">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951">
            <w:pPr>
              <w:ind w:firstLine="0"/>
              <w:rPr/>
            </w:pPr>
            <w:r w:rsidDel="00000000" w:rsidR="00000000" w:rsidRPr="00000000">
              <w:rPr>
                <w:rtl w:val="0"/>
              </w:rPr>
              <w:t xml:space="preserve">KhoaHoc</w:t>
            </w:r>
          </w:p>
        </w:tc>
        <w:tc>
          <w:tcPr/>
          <w:p w:rsidR="00000000" w:rsidDel="00000000" w:rsidP="00000000" w:rsidRDefault="00000000" w:rsidRPr="00000000" w14:paraId="00000952">
            <w:pPr>
              <w:ind w:firstLine="0"/>
              <w:rPr/>
            </w:pPr>
            <w:r w:rsidDel="00000000" w:rsidR="00000000" w:rsidRPr="00000000">
              <w:rPr>
                <w:rtl w:val="0"/>
              </w:rPr>
              <w:t xml:space="preserve">Là lớp thực thể mô tả dữ liệu Khóa Học</w:t>
            </w:r>
          </w:p>
        </w:tc>
      </w:tr>
      <w:tr>
        <w:trPr>
          <w:cantSplit w:val="0"/>
          <w:tblHeader w:val="0"/>
        </w:trPr>
        <w:tc>
          <w:tcPr/>
          <w:p w:rsidR="00000000" w:rsidDel="00000000" w:rsidP="00000000" w:rsidRDefault="00000000" w:rsidRPr="00000000" w14:paraId="00000953">
            <w:pPr>
              <w:ind w:firstLine="0"/>
              <w:rPr/>
            </w:pPr>
            <w:r w:rsidDel="00000000" w:rsidR="00000000" w:rsidRPr="00000000">
              <w:rPr>
                <w:rtl w:val="0"/>
              </w:rPr>
              <w:t xml:space="preserve">KhoaHocDAO</w:t>
            </w:r>
          </w:p>
        </w:tc>
        <w:tc>
          <w:tcPr/>
          <w:p w:rsidR="00000000" w:rsidDel="00000000" w:rsidP="00000000" w:rsidRDefault="00000000" w:rsidRPr="00000000" w14:paraId="00000954">
            <w:pPr>
              <w:ind w:firstLine="0"/>
              <w:rPr/>
            </w:pPr>
            <w:r w:rsidDel="00000000" w:rsidR="00000000" w:rsidRPr="00000000">
              <w:rPr>
                <w:rtl w:val="0"/>
              </w:rPr>
              <w:t xml:space="preserve">Là lớp DAO cụ thể hóa các hoạt động truy xuất CSDL với bảng KhoaHoc</w:t>
            </w:r>
          </w:p>
          <w:p w:rsidR="00000000" w:rsidDel="00000000" w:rsidP="00000000" w:rsidRDefault="00000000" w:rsidRPr="00000000" w14:paraId="00000955">
            <w:pPr>
              <w:numPr>
                <w:ilvl w:val="0"/>
                <w:numId w:val="11"/>
              </w:numPr>
              <w:ind w:left="720" w:hanging="360"/>
            </w:pPr>
            <w:r w:rsidDel="00000000" w:rsidR="00000000" w:rsidRPr="00000000">
              <w:rPr>
                <w:rtl w:val="0"/>
              </w:rPr>
              <w:t xml:space="preserve">E được cụ thể hóa là KhoaHoc</w:t>
            </w:r>
          </w:p>
          <w:p w:rsidR="00000000" w:rsidDel="00000000" w:rsidP="00000000" w:rsidRDefault="00000000" w:rsidRPr="00000000" w14:paraId="00000956">
            <w:pPr>
              <w:numPr>
                <w:ilvl w:val="0"/>
                <w:numId w:val="11"/>
              </w:numPr>
              <w:ind w:left="720" w:hanging="360"/>
            </w:pPr>
            <w:r w:rsidDel="00000000" w:rsidR="00000000" w:rsidRPr="00000000">
              <w:rPr>
                <w:rtl w:val="0"/>
              </w:rPr>
              <w:t xml:space="preserve">K được cụ thể hóa là String</w:t>
            </w:r>
          </w:p>
          <w:p w:rsidR="00000000" w:rsidDel="00000000" w:rsidP="00000000" w:rsidRDefault="00000000" w:rsidRPr="00000000" w14:paraId="00000957">
            <w:pPr>
              <w:numPr>
                <w:ilvl w:val="0"/>
                <w:numId w:val="11"/>
              </w:numPr>
              <w:ind w:left="720" w:hanging="360"/>
            </w:pPr>
            <w:r w:rsidDel="00000000" w:rsidR="00000000" w:rsidRPr="00000000">
              <w:rPr>
                <w:rtl w:val="0"/>
              </w:rPr>
              <w:t xml:space="preserve">SQL là các câu lệnh thao tác dữ liệu trên bảng KhoaHoc</w:t>
            </w:r>
          </w:p>
        </w:tc>
      </w:tr>
    </w:tbl>
    <w:p w:rsidR="00000000" w:rsidDel="00000000" w:rsidP="00000000" w:rsidRDefault="00000000" w:rsidRPr="00000000" w14:paraId="00000958">
      <w:pPr>
        <w:pStyle w:val="Heading4"/>
        <w:ind w:left="0"/>
        <w:rPr/>
      </w:pPr>
      <w:bookmarkStart w:colFirst="0" w:colLast="0" w:name="_b5zy8z9idr8p" w:id="55"/>
      <w:bookmarkEnd w:id="55"/>
      <w:r w:rsidDel="00000000" w:rsidR="00000000" w:rsidRPr="00000000">
        <w:rPr>
          <w:rtl w:val="0"/>
        </w:rPr>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pStyle w:val="Heading4"/>
        <w:ind w:firstLine="864"/>
        <w:rPr/>
      </w:pPr>
      <w:r w:rsidDel="00000000" w:rsidR="00000000" w:rsidRPr="00000000">
        <w:rPr>
          <w:rtl w:val="0"/>
        </w:rPr>
        <w:t xml:space="preserve">4.3.3.7.HocVien &amp; HocVienDAO</w:t>
      </w:r>
    </w:p>
    <w:p w:rsidR="00000000" w:rsidDel="00000000" w:rsidP="00000000" w:rsidRDefault="00000000" w:rsidRPr="00000000" w14:paraId="0000095B">
      <w:pPr>
        <w:ind w:left="0" w:firstLine="0"/>
        <w:rPr/>
      </w:pPr>
      <w:r w:rsidDel="00000000" w:rsidR="00000000" w:rsidRPr="00000000">
        <w:rPr>
          <w:rtl w:val="0"/>
        </w:rPr>
      </w:r>
    </w:p>
    <w:p w:rsidR="00000000" w:rsidDel="00000000" w:rsidP="00000000" w:rsidRDefault="00000000" w:rsidRPr="00000000" w14:paraId="0000095C">
      <w:pPr>
        <w:rPr/>
      </w:pPr>
      <w:r w:rsidDel="00000000" w:rsidR="00000000" w:rsidRPr="00000000">
        <w:rPr/>
        <w:drawing>
          <wp:inline distB="114300" distT="114300" distL="114300" distR="114300">
            <wp:extent cx="5943600" cy="3924300"/>
            <wp:effectExtent b="0" l="0" r="0" t="0"/>
            <wp:docPr id="41"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95D">
      <w:pPr>
        <w:rPr/>
      </w:pPr>
      <w:r w:rsidDel="00000000" w:rsidR="00000000" w:rsidRPr="00000000">
        <w:rPr>
          <w:rtl w:val="0"/>
        </w:rPr>
        <w:t xml:space="preserve">Diễn giải</w:t>
      </w:r>
    </w:p>
    <w:p w:rsidR="00000000" w:rsidDel="00000000" w:rsidP="00000000" w:rsidRDefault="00000000" w:rsidRPr="00000000" w14:paraId="0000095E">
      <w:pPr>
        <w:rPr/>
      </w:pP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rPr>
          <w:cantSplit w:val="0"/>
          <w:tblHeader w:val="0"/>
        </w:trPr>
        <w:tc>
          <w:tcPr/>
          <w:p w:rsidR="00000000" w:rsidDel="00000000" w:rsidP="00000000" w:rsidRDefault="00000000" w:rsidRPr="00000000" w14:paraId="0000095F">
            <w:pPr>
              <w:spacing w:after="0" w:line="240" w:lineRule="auto"/>
              <w:ind w:firstLine="0"/>
              <w:rPr/>
            </w:pPr>
            <w:r w:rsidDel="00000000" w:rsidR="00000000" w:rsidRPr="00000000">
              <w:rPr>
                <w:rtl w:val="0"/>
              </w:rPr>
              <w:t xml:space="preserve">Thành phần</w:t>
            </w:r>
          </w:p>
        </w:tc>
        <w:tc>
          <w:tcPr/>
          <w:p w:rsidR="00000000" w:rsidDel="00000000" w:rsidP="00000000" w:rsidRDefault="00000000" w:rsidRPr="00000000" w14:paraId="00000960">
            <w:pPr>
              <w:spacing w:after="0" w:line="240" w:lineRule="auto"/>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961">
            <w:pPr>
              <w:spacing w:after="0" w:line="240" w:lineRule="auto"/>
              <w:ind w:firstLine="0"/>
              <w:rPr/>
            </w:pPr>
            <w:r w:rsidDel="00000000" w:rsidR="00000000" w:rsidRPr="00000000">
              <w:rPr>
                <w:rtl w:val="0"/>
              </w:rPr>
              <w:t xml:space="preserve">HocVien</w:t>
            </w:r>
          </w:p>
        </w:tc>
        <w:tc>
          <w:tcPr/>
          <w:p w:rsidR="00000000" w:rsidDel="00000000" w:rsidP="00000000" w:rsidRDefault="00000000" w:rsidRPr="00000000" w14:paraId="00000962">
            <w:pPr>
              <w:spacing w:after="0" w:line="240" w:lineRule="auto"/>
              <w:ind w:firstLine="0"/>
              <w:rPr/>
            </w:pPr>
            <w:r w:rsidDel="00000000" w:rsidR="00000000" w:rsidRPr="00000000">
              <w:rPr>
                <w:rtl w:val="0"/>
              </w:rPr>
              <w:t xml:space="preserve">Là lớp thực thể mô tả dữ liệu Học Viên</w:t>
            </w:r>
          </w:p>
        </w:tc>
      </w:tr>
      <w:tr>
        <w:trPr>
          <w:cantSplit w:val="0"/>
          <w:tblHeader w:val="0"/>
        </w:trPr>
        <w:tc>
          <w:tcPr/>
          <w:p w:rsidR="00000000" w:rsidDel="00000000" w:rsidP="00000000" w:rsidRDefault="00000000" w:rsidRPr="00000000" w14:paraId="00000963">
            <w:pPr>
              <w:spacing w:after="0" w:line="240" w:lineRule="auto"/>
              <w:ind w:firstLine="0"/>
              <w:rPr/>
            </w:pPr>
            <w:r w:rsidDel="00000000" w:rsidR="00000000" w:rsidRPr="00000000">
              <w:rPr>
                <w:rtl w:val="0"/>
              </w:rPr>
              <w:t xml:space="preserve">HocVienDAO</w:t>
            </w:r>
          </w:p>
        </w:tc>
        <w:tc>
          <w:tcPr/>
          <w:p w:rsidR="00000000" w:rsidDel="00000000" w:rsidP="00000000" w:rsidRDefault="00000000" w:rsidRPr="00000000" w14:paraId="00000964">
            <w:pPr>
              <w:spacing w:after="0" w:line="240" w:lineRule="auto"/>
              <w:ind w:firstLine="0"/>
              <w:rPr/>
            </w:pPr>
            <w:r w:rsidDel="00000000" w:rsidR="00000000" w:rsidRPr="00000000">
              <w:rPr>
                <w:rtl w:val="0"/>
              </w:rPr>
              <w:t xml:space="preserve">Là lớp DAO cụ thể hóa các hoạt động truy xuất CSDL với bảng KhoaHoc</w:t>
            </w:r>
          </w:p>
          <w:p w:rsidR="00000000" w:rsidDel="00000000" w:rsidP="00000000" w:rsidRDefault="00000000" w:rsidRPr="00000000" w14:paraId="00000965">
            <w:pPr>
              <w:numPr>
                <w:ilvl w:val="0"/>
                <w:numId w:val="11"/>
              </w:numPr>
              <w:spacing w:after="0" w:line="240" w:lineRule="auto"/>
              <w:ind w:left="720" w:hanging="360"/>
            </w:pPr>
            <w:r w:rsidDel="00000000" w:rsidR="00000000" w:rsidRPr="00000000">
              <w:rPr>
                <w:rtl w:val="0"/>
              </w:rPr>
              <w:t xml:space="preserve">E được cụ thể hóa là HocVien</w:t>
            </w:r>
          </w:p>
          <w:p w:rsidR="00000000" w:rsidDel="00000000" w:rsidP="00000000" w:rsidRDefault="00000000" w:rsidRPr="00000000" w14:paraId="00000966">
            <w:pPr>
              <w:numPr>
                <w:ilvl w:val="0"/>
                <w:numId w:val="11"/>
              </w:numPr>
              <w:spacing w:after="0" w:line="240" w:lineRule="auto"/>
              <w:ind w:left="720" w:hanging="360"/>
            </w:pPr>
            <w:r w:rsidDel="00000000" w:rsidR="00000000" w:rsidRPr="00000000">
              <w:rPr>
                <w:rtl w:val="0"/>
              </w:rPr>
              <w:t xml:space="preserve">K được cụ thể hóa là String</w:t>
            </w:r>
          </w:p>
          <w:p w:rsidR="00000000" w:rsidDel="00000000" w:rsidP="00000000" w:rsidRDefault="00000000" w:rsidRPr="00000000" w14:paraId="00000967">
            <w:pPr>
              <w:numPr>
                <w:ilvl w:val="0"/>
                <w:numId w:val="11"/>
              </w:numPr>
              <w:spacing w:after="0" w:line="240" w:lineRule="auto"/>
              <w:ind w:left="720" w:hanging="360"/>
            </w:pPr>
            <w:r w:rsidDel="00000000" w:rsidR="00000000" w:rsidRPr="00000000">
              <w:rPr>
                <w:rtl w:val="0"/>
              </w:rPr>
              <w:t xml:space="preserve">SQL là các câu lệnh thao tác dữ liệu trên bảng HocVien</w:t>
            </w:r>
          </w:p>
        </w:tc>
      </w:tr>
    </w:tbl>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pStyle w:val="Heading4"/>
        <w:ind w:firstLine="864"/>
        <w:rPr/>
      </w:pPr>
      <w:r w:rsidDel="00000000" w:rsidR="00000000" w:rsidRPr="00000000">
        <w:rPr>
          <w:rtl w:val="0"/>
        </w:rPr>
        <w:t xml:space="preserve">4.3.3.8.ThongKeDAO</w:t>
      </w:r>
    </w:p>
    <w:p w:rsidR="00000000" w:rsidDel="00000000" w:rsidP="00000000" w:rsidRDefault="00000000" w:rsidRPr="00000000" w14:paraId="0000096A">
      <w:pPr>
        <w:ind w:left="0" w:firstLine="0"/>
        <w:rPr/>
      </w:pPr>
      <w:r w:rsidDel="00000000" w:rsidR="00000000" w:rsidRPr="00000000">
        <w:rPr/>
        <w:drawing>
          <wp:inline distB="114300" distT="114300" distL="114300" distR="114300">
            <wp:extent cx="5943600" cy="5359400"/>
            <wp:effectExtent b="0" l="0" r="0" t="0"/>
            <wp:docPr id="39"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96B">
      <w:pPr>
        <w:ind w:left="0" w:firstLine="0"/>
        <w:rPr/>
      </w:pPr>
      <w:r w:rsidDel="00000000" w:rsidR="00000000" w:rsidRPr="00000000">
        <w:rPr>
          <w:rtl w:val="0"/>
        </w:rPr>
        <w:t xml:space="preserve">Diễn giải : </w:t>
        <w:br w:type="textWrapping"/>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rPr>
          <w:cantSplit w:val="0"/>
          <w:tblHeader w:val="0"/>
        </w:trPr>
        <w:tc>
          <w:tcPr/>
          <w:p w:rsidR="00000000" w:rsidDel="00000000" w:rsidP="00000000" w:rsidRDefault="00000000" w:rsidRPr="00000000" w14:paraId="0000096C">
            <w:pPr>
              <w:spacing w:after="0" w:line="240" w:lineRule="auto"/>
              <w:ind w:firstLine="0"/>
              <w:rPr/>
            </w:pPr>
            <w:r w:rsidDel="00000000" w:rsidR="00000000" w:rsidRPr="00000000">
              <w:rPr>
                <w:rtl w:val="0"/>
              </w:rPr>
              <w:t xml:space="preserve">Thành phần</w:t>
            </w:r>
          </w:p>
        </w:tc>
        <w:tc>
          <w:tcPr/>
          <w:p w:rsidR="00000000" w:rsidDel="00000000" w:rsidP="00000000" w:rsidRDefault="00000000" w:rsidRPr="00000000" w14:paraId="0000096D">
            <w:pPr>
              <w:spacing w:after="0" w:line="240" w:lineRule="auto"/>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96E">
            <w:pPr>
              <w:spacing w:after="0" w:line="240" w:lineRule="auto"/>
              <w:ind w:firstLine="0"/>
              <w:rPr/>
            </w:pPr>
            <w:r w:rsidDel="00000000" w:rsidR="00000000" w:rsidRPr="00000000">
              <w:rPr>
                <w:rtl w:val="0"/>
              </w:rPr>
              <w:t xml:space="preserve">Thong Ke</w:t>
            </w:r>
          </w:p>
        </w:tc>
        <w:tc>
          <w:tcPr/>
          <w:p w:rsidR="00000000" w:rsidDel="00000000" w:rsidP="00000000" w:rsidRDefault="00000000" w:rsidRPr="00000000" w14:paraId="0000096F">
            <w:pPr>
              <w:spacing w:after="0" w:line="240" w:lineRule="auto"/>
              <w:ind w:firstLine="0"/>
              <w:rPr/>
            </w:pPr>
            <w:r w:rsidDel="00000000" w:rsidR="00000000" w:rsidRPr="00000000">
              <w:rPr>
                <w:rtl w:val="0"/>
              </w:rPr>
              <w:t xml:space="preserve">Là lớp thực thể mô tả dữ liệu Thống Kê</w:t>
            </w:r>
          </w:p>
        </w:tc>
      </w:tr>
      <w:tr>
        <w:trPr>
          <w:cantSplit w:val="0"/>
          <w:tblHeader w:val="0"/>
        </w:trPr>
        <w:tc>
          <w:tcPr/>
          <w:p w:rsidR="00000000" w:rsidDel="00000000" w:rsidP="00000000" w:rsidRDefault="00000000" w:rsidRPr="00000000" w14:paraId="00000970">
            <w:pPr>
              <w:spacing w:after="0" w:line="240" w:lineRule="auto"/>
              <w:ind w:firstLine="0"/>
              <w:rPr/>
            </w:pPr>
            <w:r w:rsidDel="00000000" w:rsidR="00000000" w:rsidRPr="00000000">
              <w:rPr>
                <w:rtl w:val="0"/>
              </w:rPr>
              <w:t xml:space="preserve">ThongKeDAO</w:t>
            </w:r>
          </w:p>
        </w:tc>
        <w:tc>
          <w:tcPr/>
          <w:p w:rsidR="00000000" w:rsidDel="00000000" w:rsidP="00000000" w:rsidRDefault="00000000" w:rsidRPr="00000000" w14:paraId="00000971">
            <w:pPr>
              <w:spacing w:after="0" w:line="240" w:lineRule="auto"/>
              <w:ind w:firstLine="0"/>
              <w:rPr/>
            </w:pPr>
            <w:r w:rsidDel="00000000" w:rsidR="00000000" w:rsidRPr="00000000">
              <w:rPr>
                <w:rtl w:val="0"/>
              </w:rPr>
              <w:t xml:space="preserve">Là lớp DAO cụ thể hóa các hoạt động truy xuất CSDL với bảng ThongKe</w:t>
            </w:r>
          </w:p>
          <w:p w:rsidR="00000000" w:rsidDel="00000000" w:rsidP="00000000" w:rsidRDefault="00000000" w:rsidRPr="00000000" w14:paraId="00000972">
            <w:pPr>
              <w:numPr>
                <w:ilvl w:val="0"/>
                <w:numId w:val="11"/>
              </w:numPr>
              <w:spacing w:after="0" w:line="240" w:lineRule="auto"/>
              <w:ind w:left="720" w:hanging="360"/>
            </w:pPr>
            <w:r w:rsidDel="00000000" w:rsidR="00000000" w:rsidRPr="00000000">
              <w:rPr>
                <w:rtl w:val="0"/>
              </w:rPr>
              <w:t xml:space="preserve">E được cụ thể hóa là ThongKe</w:t>
            </w:r>
          </w:p>
          <w:p w:rsidR="00000000" w:rsidDel="00000000" w:rsidP="00000000" w:rsidRDefault="00000000" w:rsidRPr="00000000" w14:paraId="00000973">
            <w:pPr>
              <w:numPr>
                <w:ilvl w:val="0"/>
                <w:numId w:val="11"/>
              </w:numPr>
              <w:spacing w:after="0" w:line="240" w:lineRule="auto"/>
              <w:ind w:left="720" w:hanging="360"/>
            </w:pPr>
            <w:r w:rsidDel="00000000" w:rsidR="00000000" w:rsidRPr="00000000">
              <w:rPr>
                <w:rtl w:val="0"/>
              </w:rPr>
              <w:t xml:space="preserve">K được cụ thể hóa là String</w:t>
            </w:r>
          </w:p>
          <w:p w:rsidR="00000000" w:rsidDel="00000000" w:rsidP="00000000" w:rsidRDefault="00000000" w:rsidRPr="00000000" w14:paraId="00000974">
            <w:pPr>
              <w:numPr>
                <w:ilvl w:val="0"/>
                <w:numId w:val="11"/>
              </w:numPr>
              <w:spacing w:after="0" w:line="240" w:lineRule="auto"/>
              <w:ind w:left="720" w:hanging="360"/>
            </w:pPr>
            <w:r w:rsidDel="00000000" w:rsidR="00000000" w:rsidRPr="00000000">
              <w:rPr>
                <w:rtl w:val="0"/>
              </w:rPr>
              <w:t xml:space="preserve">SQL là các câu lệnh thao tác dữ liệu trên bảng ThongKe</w:t>
            </w:r>
          </w:p>
        </w:tc>
      </w:tr>
    </w:tbl>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pStyle w:val="Heading2"/>
        <w:ind w:firstLine="576"/>
        <w:rPr/>
      </w:pPr>
      <w:bookmarkStart w:colFirst="0" w:colLast="0" w:name="_2u6wntf" w:id="56"/>
      <w:bookmarkEnd w:id="56"/>
      <w:r w:rsidDel="00000000" w:rsidR="00000000" w:rsidRPr="00000000">
        <w:rPr>
          <w:rtl w:val="0"/>
        </w:rPr>
        <w:t xml:space="preserve">4.4.Thư viện tiện ích</w:t>
      </w:r>
    </w:p>
    <w:p w:rsidR="00000000" w:rsidDel="00000000" w:rsidP="00000000" w:rsidRDefault="00000000" w:rsidRPr="00000000" w14:paraId="00000977">
      <w:pPr>
        <w:numPr>
          <w:ilvl w:val="0"/>
          <w:numId w:val="11"/>
        </w:numPr>
        <w:ind w:left="720" w:hanging="360"/>
      </w:pPr>
      <w:r w:rsidDel="00000000" w:rsidR="00000000" w:rsidRPr="00000000">
        <w:rPr>
          <w:vertAlign w:val="baseline"/>
          <w:rtl w:val="0"/>
        </w:rPr>
        <w:t xml:space="preserve">Mô tả các lớp tiện ích sau tương tự JdbcHelper(XJdbc) ở mục 4.3.2</w:t>
      </w:r>
    </w:p>
    <w:p w:rsidR="00000000" w:rsidDel="00000000" w:rsidP="00000000" w:rsidRDefault="00000000" w:rsidRPr="00000000" w14:paraId="00000978">
      <w:pPr>
        <w:numPr>
          <w:ilvl w:val="1"/>
          <w:numId w:val="2"/>
        </w:numPr>
        <w:ind w:left="1440" w:hanging="360"/>
      </w:pPr>
      <w:r w:rsidDel="00000000" w:rsidR="00000000" w:rsidRPr="00000000">
        <w:rPr>
          <w:vertAlign w:val="baseline"/>
          <w:rtl w:val="0"/>
        </w:rPr>
        <w:t xml:space="preserve">XImage</w:t>
        <w:tab/>
      </w:r>
    </w:p>
    <w:p w:rsidR="00000000" w:rsidDel="00000000" w:rsidP="00000000" w:rsidRDefault="00000000" w:rsidRPr="00000000" w14:paraId="00000979">
      <w:pPr>
        <w:numPr>
          <w:ilvl w:val="1"/>
          <w:numId w:val="2"/>
        </w:numPr>
        <w:ind w:left="1440" w:hanging="360"/>
      </w:pPr>
      <w:r w:rsidDel="00000000" w:rsidR="00000000" w:rsidRPr="00000000">
        <w:rPr>
          <w:rtl w:val="0"/>
        </w:rPr>
        <w:t xml:space="preserve">Mô Tả : Lớp tiện ích XImage là 1 lớp tiện ích giúp hiển thị ảnh của người cá nhân và thêm ảnh trong tiện ích</w:t>
      </w:r>
    </w:p>
    <w:p w:rsidR="00000000" w:rsidDel="00000000" w:rsidP="00000000" w:rsidRDefault="00000000" w:rsidRPr="00000000" w14:paraId="0000097A">
      <w:pPr>
        <w:numPr>
          <w:ilvl w:val="1"/>
          <w:numId w:val="2"/>
        </w:numPr>
        <w:ind w:left="1440" w:hanging="360"/>
      </w:pPr>
      <w:r w:rsidDel="00000000" w:rsidR="00000000" w:rsidRPr="00000000">
        <w:rPr>
          <w:rtl w:val="0"/>
        </w:rPr>
        <w:t xml:space="preserve"> Hướng Dẫn Sử Dụng </w:t>
      </w:r>
    </w:p>
    <w:p w:rsidR="00000000" w:rsidDel="00000000" w:rsidP="00000000" w:rsidRDefault="00000000" w:rsidRPr="00000000" w14:paraId="0000097B">
      <w:pPr>
        <w:numPr>
          <w:ilvl w:val="2"/>
          <w:numId w:val="2"/>
        </w:numPr>
        <w:ind w:left="2160" w:hanging="360"/>
      </w:pPr>
      <w:r w:rsidDel="00000000" w:rsidR="00000000" w:rsidRPr="00000000">
        <w:rPr>
          <w:rtl w:val="0"/>
        </w:rPr>
        <w:t xml:space="preserve">Đầu Tiên : Import Lớp XImage </w:t>
      </w:r>
    </w:p>
    <w:p w:rsidR="00000000" w:rsidDel="00000000" w:rsidP="00000000" w:rsidRDefault="00000000" w:rsidRPr="00000000" w14:paraId="0000097C">
      <w:pPr>
        <w:numPr>
          <w:ilvl w:val="2"/>
          <w:numId w:val="2"/>
        </w:numPr>
        <w:ind w:left="2160" w:hanging="360"/>
      </w:pPr>
      <w:r w:rsidDel="00000000" w:rsidR="00000000" w:rsidRPr="00000000">
        <w:rPr>
          <w:rtl w:val="0"/>
        </w:rPr>
        <w:t xml:space="preserve">Thứ Hai : Muốn sử dụng chỉ cần gọi tên lớp XImage</w:t>
      </w:r>
    </w:p>
    <w:p w:rsidR="00000000" w:rsidDel="00000000" w:rsidP="00000000" w:rsidRDefault="00000000" w:rsidRPr="00000000" w14:paraId="0000097D">
      <w:pPr>
        <w:numPr>
          <w:ilvl w:val="1"/>
          <w:numId w:val="2"/>
        </w:numPr>
        <w:ind w:left="1440" w:hanging="360"/>
      </w:pPr>
      <w:r w:rsidDel="00000000" w:rsidR="00000000" w:rsidRPr="00000000">
        <w:rPr>
          <w:rtl w:val="0"/>
        </w:rPr>
      </w:r>
    </w:p>
    <w:p w:rsidR="00000000" w:rsidDel="00000000" w:rsidP="00000000" w:rsidRDefault="00000000" w:rsidRPr="00000000" w14:paraId="0000097E">
      <w:pPr>
        <w:numPr>
          <w:ilvl w:val="1"/>
          <w:numId w:val="2"/>
        </w:numPr>
        <w:ind w:left="1440" w:hanging="360"/>
      </w:pPr>
      <w:r w:rsidDel="00000000" w:rsidR="00000000" w:rsidRPr="00000000">
        <w:rPr>
          <w:vertAlign w:val="baseline"/>
          <w:rtl w:val="0"/>
        </w:rPr>
        <w:t xml:space="preserve">XDate</w:t>
      </w:r>
    </w:p>
    <w:p w:rsidR="00000000" w:rsidDel="00000000" w:rsidP="00000000" w:rsidRDefault="00000000" w:rsidRPr="00000000" w14:paraId="0000097F">
      <w:pPr>
        <w:numPr>
          <w:ilvl w:val="1"/>
          <w:numId w:val="2"/>
        </w:numPr>
        <w:ind w:left="1440" w:hanging="360"/>
      </w:pPr>
      <w:r w:rsidDel="00000000" w:rsidR="00000000" w:rsidRPr="00000000">
        <w:rPr>
          <w:vertAlign w:val="baseline"/>
          <w:rtl w:val="0"/>
        </w:rPr>
        <w:t xml:space="preserve">MsgBox</w:t>
      </w:r>
    </w:p>
    <w:p w:rsidR="00000000" w:rsidDel="00000000" w:rsidP="00000000" w:rsidRDefault="00000000" w:rsidRPr="00000000" w14:paraId="00000980">
      <w:pPr>
        <w:numPr>
          <w:ilvl w:val="2"/>
          <w:numId w:val="2"/>
        </w:numPr>
        <w:ind w:left="2160" w:hanging="360"/>
      </w:pPr>
      <w:r w:rsidDel="00000000" w:rsidR="00000000" w:rsidRPr="00000000">
        <w:rPr>
          <w:rtl w:val="0"/>
        </w:rPr>
        <w:t xml:space="preserve">Mô Tả : Lớp tiện ích MsgBox là 1 lớp tiện ích giúp người code dễ dàng gọi những cửa sổ hiển thị thông báo dễ dàng và nhanh hơn không cần mỗi lần muốn hiển thị code thêm JOptionPane</w:t>
      </w:r>
    </w:p>
    <w:p w:rsidR="00000000" w:rsidDel="00000000" w:rsidP="00000000" w:rsidRDefault="00000000" w:rsidRPr="00000000" w14:paraId="00000981">
      <w:pPr>
        <w:numPr>
          <w:ilvl w:val="2"/>
          <w:numId w:val="2"/>
        </w:numPr>
        <w:ind w:left="2160" w:hanging="360"/>
      </w:pPr>
      <w:r w:rsidDel="00000000" w:rsidR="00000000" w:rsidRPr="00000000">
        <w:rPr>
          <w:rtl w:val="0"/>
        </w:rPr>
        <w:t xml:space="preserve">Hướng Dẫn Sử Dụng </w:t>
      </w:r>
    </w:p>
    <w:p w:rsidR="00000000" w:rsidDel="00000000" w:rsidP="00000000" w:rsidRDefault="00000000" w:rsidRPr="00000000" w14:paraId="00000982">
      <w:pPr>
        <w:numPr>
          <w:ilvl w:val="3"/>
          <w:numId w:val="2"/>
        </w:numPr>
        <w:ind w:left="2880" w:hanging="360"/>
      </w:pPr>
      <w:r w:rsidDel="00000000" w:rsidR="00000000" w:rsidRPr="00000000">
        <w:rPr>
          <w:rtl w:val="0"/>
        </w:rPr>
        <w:t xml:space="preserve">Đầu Tiên : Import Lớp Auth.MsgBox</w:t>
      </w:r>
    </w:p>
    <w:p w:rsidR="00000000" w:rsidDel="00000000" w:rsidP="00000000" w:rsidRDefault="00000000" w:rsidRPr="00000000" w14:paraId="00000983">
      <w:pPr>
        <w:numPr>
          <w:ilvl w:val="3"/>
          <w:numId w:val="2"/>
        </w:numPr>
        <w:ind w:left="2880" w:hanging="360"/>
      </w:pPr>
      <w:r w:rsidDel="00000000" w:rsidR="00000000" w:rsidRPr="00000000">
        <w:rPr>
          <w:rtl w:val="0"/>
        </w:rPr>
        <w:t xml:space="preserve">Thứ Hai : Muốn sử dụng chỉ cần gọi tên lớp MsgBox</w:t>
      </w:r>
    </w:p>
    <w:p w:rsidR="00000000" w:rsidDel="00000000" w:rsidP="00000000" w:rsidRDefault="00000000" w:rsidRPr="00000000" w14:paraId="00000984">
      <w:pPr>
        <w:numPr>
          <w:ilvl w:val="1"/>
          <w:numId w:val="2"/>
        </w:numPr>
        <w:ind w:left="1440" w:hanging="360"/>
      </w:pPr>
      <w:r w:rsidDel="00000000" w:rsidR="00000000" w:rsidRPr="00000000">
        <w:rPr>
          <w:vertAlign w:val="baseline"/>
          <w:rtl w:val="0"/>
        </w:rPr>
        <w:t xml:space="preserve">Auth   </w:t>
      </w:r>
    </w:p>
    <w:p w:rsidR="00000000" w:rsidDel="00000000" w:rsidP="00000000" w:rsidRDefault="00000000" w:rsidRPr="00000000" w14:paraId="00000985">
      <w:pPr>
        <w:numPr>
          <w:ilvl w:val="1"/>
          <w:numId w:val="2"/>
        </w:numPr>
        <w:ind w:left="1440" w:hanging="360"/>
      </w:pPr>
      <w:r w:rsidDel="00000000" w:rsidR="00000000" w:rsidRPr="00000000">
        <w:rPr>
          <w:rtl w:val="0"/>
        </w:rPr>
        <w:t xml:space="preserve">Mô tả : Lớp tiện ích Auth à 1 lớp tiện ích giúp người code bảo mật được các thông tin code và cũng dễ dàng truy cập thay đổi các code.</w:t>
      </w:r>
    </w:p>
    <w:p w:rsidR="00000000" w:rsidDel="00000000" w:rsidP="00000000" w:rsidRDefault="00000000" w:rsidRPr="00000000" w14:paraId="00000986">
      <w:pPr>
        <w:numPr>
          <w:ilvl w:val="1"/>
          <w:numId w:val="2"/>
        </w:numPr>
        <w:ind w:left="1440" w:hanging="360"/>
        <w:rPr>
          <w:rFonts w:ascii="Noto Sans Symbols" w:cs="Noto Sans Symbols" w:eastAsia="Noto Sans Symbols" w:hAnsi="Noto Sans Symbols"/>
        </w:rPr>
      </w:pPr>
      <w:r w:rsidDel="00000000" w:rsidR="00000000" w:rsidRPr="00000000">
        <w:rPr>
          <w:rtl w:val="0"/>
        </w:rPr>
        <w:t xml:space="preserve">Đầu Tiên : Import Lớp Auth</w:t>
      </w:r>
    </w:p>
    <w:p w:rsidR="00000000" w:rsidDel="00000000" w:rsidP="00000000" w:rsidRDefault="00000000" w:rsidRPr="00000000" w14:paraId="00000987">
      <w:pPr>
        <w:numPr>
          <w:ilvl w:val="1"/>
          <w:numId w:val="2"/>
        </w:numPr>
        <w:ind w:left="1440" w:hanging="360"/>
        <w:rPr>
          <w:rFonts w:ascii="Noto Sans Symbols" w:cs="Noto Sans Symbols" w:eastAsia="Noto Sans Symbols" w:hAnsi="Noto Sans Symbols"/>
        </w:rPr>
      </w:pPr>
      <w:r w:rsidDel="00000000" w:rsidR="00000000" w:rsidRPr="00000000">
        <w:rPr>
          <w:rtl w:val="0"/>
        </w:rPr>
        <w:t xml:space="preserve">Thứ Hai : Muốn sử dụng chỉ cần gọi tên lớp Auth</w:t>
      </w:r>
    </w:p>
    <w:p w:rsidR="00000000" w:rsidDel="00000000" w:rsidP="00000000" w:rsidRDefault="00000000" w:rsidRPr="00000000" w14:paraId="00000988">
      <w:pPr>
        <w:pStyle w:val="Heading2"/>
        <w:ind w:firstLine="576"/>
        <w:rPr/>
      </w:pPr>
      <w:bookmarkStart w:colFirst="0" w:colLast="0" w:name="_19c6y18" w:id="57"/>
      <w:bookmarkEnd w:id="57"/>
      <w:r w:rsidDel="00000000" w:rsidR="00000000" w:rsidRPr="00000000">
        <w:rPr>
          <w:rtl w:val="0"/>
        </w:rPr>
        <w:t xml:space="preserve">4.5.Lập trình nghiệp vụ</w:t>
      </w:r>
    </w:p>
    <w:p w:rsidR="00000000" w:rsidDel="00000000" w:rsidP="00000000" w:rsidRDefault="00000000" w:rsidRPr="00000000" w14:paraId="000009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cửa sổ chức năng sau đây cần </w:t>
      </w:r>
    </w:p>
    <w:p w:rsidR="00000000" w:rsidDel="00000000" w:rsidP="00000000" w:rsidRDefault="00000000" w:rsidRPr="00000000" w14:paraId="0000098A">
      <w:pPr>
        <w:numPr>
          <w:ilvl w:val="1"/>
          <w:numId w:val="2"/>
        </w:numPr>
        <w:ind w:left="1440" w:hanging="360"/>
      </w:pPr>
      <w:r w:rsidDel="00000000" w:rsidR="00000000" w:rsidRPr="00000000">
        <w:rPr>
          <w:vertAlign w:val="baseline"/>
          <w:rtl w:val="0"/>
        </w:rPr>
        <w:t xml:space="preserve">Sơ đồ tổ chức công nghệ</w:t>
      </w:r>
    </w:p>
    <w:p w:rsidR="00000000" w:rsidDel="00000000" w:rsidP="00000000" w:rsidRDefault="00000000" w:rsidRPr="00000000" w14:paraId="0000098B">
      <w:pPr>
        <w:numPr>
          <w:ilvl w:val="1"/>
          <w:numId w:val="2"/>
        </w:numPr>
        <w:ind w:left="1440" w:hanging="360"/>
      </w:pPr>
      <w:r w:rsidDel="00000000" w:rsidR="00000000" w:rsidRPr="00000000">
        <w:rPr>
          <w:vertAlign w:val="baseline"/>
          <w:rtl w:val="0"/>
        </w:rPr>
        <w:t xml:space="preserve">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rsidR="00000000" w:rsidDel="00000000" w:rsidP="00000000" w:rsidRDefault="00000000" w:rsidRPr="00000000" w14:paraId="0000098C">
      <w:pPr>
        <w:pStyle w:val="Heading3"/>
        <w:rPr/>
      </w:pPr>
      <w:bookmarkStart w:colFirst="0" w:colLast="0" w:name="_3tbugp1" w:id="58"/>
      <w:bookmarkEnd w:id="58"/>
      <w:r w:rsidDel="00000000" w:rsidR="00000000" w:rsidRPr="00000000">
        <w:rPr>
          <w:rtl w:val="0"/>
        </w:rPr>
        <w:t xml:space="preserve">4.5.1.Cửa sổ chính EduSysJFrame </w:t>
      </w:r>
    </w:p>
    <w:tbl>
      <w:tblPr>
        <w:tblStyle w:val="Table5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2970"/>
        <w:gridCol w:w="5665"/>
        <w:tblGridChange w:id="0">
          <w:tblGrid>
            <w:gridCol w:w="715"/>
            <w:gridCol w:w="2970"/>
            <w:gridCol w:w="5665"/>
          </w:tblGrid>
        </w:tblGridChange>
      </w:tblGrid>
      <w:tr>
        <w:trPr>
          <w:cantSplit w:val="0"/>
          <w:tblHeader w:val="0"/>
        </w:trPr>
        <w:tc>
          <w:tcPr/>
          <w:p w:rsidR="00000000" w:rsidDel="00000000" w:rsidP="00000000" w:rsidRDefault="00000000" w:rsidRPr="00000000" w14:paraId="0000098D">
            <w:pPr>
              <w:ind w:firstLine="0"/>
              <w:rPr/>
            </w:pPr>
            <w:r w:rsidDel="00000000" w:rsidR="00000000" w:rsidRPr="00000000">
              <w:rPr>
                <w:rtl w:val="0"/>
              </w:rPr>
              <w:t xml:space="preserve">TT</w:t>
            </w:r>
          </w:p>
        </w:tc>
        <w:tc>
          <w:tcPr/>
          <w:p w:rsidR="00000000" w:rsidDel="00000000" w:rsidP="00000000" w:rsidRDefault="00000000" w:rsidRPr="00000000" w14:paraId="0000098E">
            <w:pPr>
              <w:ind w:firstLine="0"/>
              <w:rPr/>
            </w:pPr>
            <w:r w:rsidDel="00000000" w:rsidR="00000000" w:rsidRPr="00000000">
              <w:rPr>
                <w:rtl w:val="0"/>
              </w:rPr>
              <w:t xml:space="preserve">Phương thức</w:t>
            </w:r>
          </w:p>
        </w:tc>
        <w:tc>
          <w:tcPr/>
          <w:p w:rsidR="00000000" w:rsidDel="00000000" w:rsidP="00000000" w:rsidRDefault="00000000" w:rsidRPr="00000000" w14:paraId="0000098F">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990">
            <w:pPr>
              <w:ind w:firstLine="0"/>
              <w:rPr/>
            </w:pPr>
            <w:r w:rsidDel="00000000" w:rsidR="00000000" w:rsidRPr="00000000">
              <w:rPr>
                <w:rtl w:val="0"/>
              </w:rPr>
              <w:t xml:space="preserve">1</w:t>
            </w:r>
          </w:p>
        </w:tc>
        <w:tc>
          <w:tcPr/>
          <w:p w:rsidR="00000000" w:rsidDel="00000000" w:rsidP="00000000" w:rsidRDefault="00000000" w:rsidRPr="00000000" w14:paraId="00000991">
            <w:pPr>
              <w:ind w:firstLine="0"/>
              <w:rPr/>
            </w:pPr>
            <w:r w:rsidDel="00000000" w:rsidR="00000000" w:rsidRPr="00000000">
              <w:rPr>
                <w:rtl w:val="0"/>
              </w:rPr>
              <w:t xml:space="preserve">init()</w:t>
            </w:r>
          </w:p>
        </w:tc>
        <w:tc>
          <w:tcPr/>
          <w:p w:rsidR="00000000" w:rsidDel="00000000" w:rsidP="00000000" w:rsidRDefault="00000000" w:rsidRPr="00000000" w14:paraId="00000992">
            <w:pPr>
              <w:ind w:firstLine="0"/>
              <w:rPr/>
            </w:pPr>
            <w:r w:rsidDel="00000000" w:rsidR="00000000" w:rsidRPr="00000000">
              <w:rPr>
                <w:rtl w:val="0"/>
              </w:rPr>
              <w:t xml:space="preserve">Mở cửa sổ chào</w:t>
            </w:r>
          </w:p>
          <w:p w:rsidR="00000000" w:rsidDel="00000000" w:rsidP="00000000" w:rsidRDefault="00000000" w:rsidRPr="00000000" w14:paraId="00000993">
            <w:pPr>
              <w:ind w:firstLine="0"/>
              <w:rPr/>
            </w:pPr>
            <w:r w:rsidDel="00000000" w:rsidR="00000000" w:rsidRPr="00000000">
              <w:rPr>
                <w:rtl w:val="0"/>
              </w:rPr>
              <w:t xml:space="preserve">Mở cửa sổ đăng nhập</w:t>
            </w:r>
          </w:p>
          <w:p w:rsidR="00000000" w:rsidDel="00000000" w:rsidP="00000000" w:rsidRDefault="00000000" w:rsidRPr="00000000" w14:paraId="00000994">
            <w:pPr>
              <w:ind w:firstLine="0"/>
              <w:rPr/>
            </w:pPr>
            <w:r w:rsidDel="00000000" w:rsidR="00000000" w:rsidRPr="00000000">
              <w:rPr>
                <w:rtl w:val="0"/>
              </w:rPr>
              <w:t xml:space="preserve">Bắt đầu hiển thị đồng hồ hệ thống</w:t>
            </w:r>
          </w:p>
        </w:tc>
      </w:tr>
      <w:tr>
        <w:trPr>
          <w:cantSplit w:val="0"/>
          <w:tblHeader w:val="0"/>
        </w:trPr>
        <w:tc>
          <w:tcPr/>
          <w:p w:rsidR="00000000" w:rsidDel="00000000" w:rsidP="00000000" w:rsidRDefault="00000000" w:rsidRPr="00000000" w14:paraId="00000995">
            <w:pPr>
              <w:ind w:firstLine="0"/>
              <w:rPr/>
            </w:pPr>
            <w:r w:rsidDel="00000000" w:rsidR="00000000" w:rsidRPr="00000000">
              <w:rPr>
                <w:rtl w:val="0"/>
              </w:rPr>
              <w:t xml:space="preserve">2</w:t>
            </w:r>
          </w:p>
        </w:tc>
        <w:tc>
          <w:tcPr/>
          <w:p w:rsidR="00000000" w:rsidDel="00000000" w:rsidP="00000000" w:rsidRDefault="00000000" w:rsidRPr="00000000" w14:paraId="00000996">
            <w:pPr>
              <w:ind w:firstLine="0"/>
              <w:rPr/>
            </w:pPr>
            <w:r w:rsidDel="00000000" w:rsidR="00000000" w:rsidRPr="00000000">
              <w:rPr>
                <w:rtl w:val="0"/>
              </w:rPr>
              <w:t xml:space="preserve">openDoiMatKhau()</w:t>
            </w:r>
          </w:p>
        </w:tc>
        <w:tc>
          <w:tcPr/>
          <w:p w:rsidR="00000000" w:rsidDel="00000000" w:rsidP="00000000" w:rsidRDefault="00000000" w:rsidRPr="00000000" w14:paraId="00000997">
            <w:pPr>
              <w:ind w:firstLine="0"/>
              <w:rPr/>
            </w:pPr>
            <w:r w:rsidDel="00000000" w:rsidR="00000000" w:rsidRPr="00000000">
              <w:rPr>
                <w:rtl w:val="0"/>
              </w:rPr>
              <w:t xml:space="preserve">Mở cửa sổ đổi mật khẩu</w:t>
            </w:r>
          </w:p>
        </w:tc>
      </w:tr>
      <w:tr>
        <w:trPr>
          <w:cantSplit w:val="0"/>
          <w:tblHeader w:val="0"/>
        </w:trPr>
        <w:tc>
          <w:tcPr/>
          <w:p w:rsidR="00000000" w:rsidDel="00000000" w:rsidP="00000000" w:rsidRDefault="00000000" w:rsidRPr="00000000" w14:paraId="00000998">
            <w:pPr>
              <w:ind w:firstLine="0"/>
              <w:rPr/>
            </w:pPr>
            <w:r w:rsidDel="00000000" w:rsidR="00000000" w:rsidRPr="00000000">
              <w:rPr>
                <w:rtl w:val="0"/>
              </w:rPr>
              <w:t xml:space="preserve">3</w:t>
            </w:r>
          </w:p>
        </w:tc>
        <w:tc>
          <w:tcPr/>
          <w:p w:rsidR="00000000" w:rsidDel="00000000" w:rsidP="00000000" w:rsidRDefault="00000000" w:rsidRPr="00000000" w14:paraId="00000999">
            <w:pPr>
              <w:ind w:firstLine="0"/>
              <w:rPr/>
            </w:pPr>
            <w:r w:rsidDel="00000000" w:rsidR="00000000" w:rsidRPr="00000000">
              <w:rPr>
                <w:rtl w:val="0"/>
              </w:rPr>
              <w:t xml:space="preserve">dangXuat()</w:t>
            </w:r>
          </w:p>
        </w:tc>
        <w:tc>
          <w:tcPr/>
          <w:p w:rsidR="00000000" w:rsidDel="00000000" w:rsidP="00000000" w:rsidRDefault="00000000" w:rsidRPr="00000000" w14:paraId="0000099A">
            <w:pPr>
              <w:ind w:firstLine="0"/>
              <w:rPr/>
            </w:pPr>
            <w:r w:rsidDel="00000000" w:rsidR="00000000" w:rsidRPr="00000000">
              <w:rPr>
                <w:rtl w:val="0"/>
              </w:rPr>
              <w:t xml:space="preserve">đăng xuất và trở về cửa sổ đăng nhập</w:t>
            </w:r>
          </w:p>
        </w:tc>
      </w:tr>
      <w:tr>
        <w:trPr>
          <w:cantSplit w:val="0"/>
          <w:tblHeader w:val="0"/>
        </w:trPr>
        <w:tc>
          <w:tcPr/>
          <w:p w:rsidR="00000000" w:rsidDel="00000000" w:rsidP="00000000" w:rsidRDefault="00000000" w:rsidRPr="00000000" w14:paraId="0000099B">
            <w:pPr>
              <w:ind w:firstLine="0"/>
              <w:rPr/>
            </w:pPr>
            <w:r w:rsidDel="00000000" w:rsidR="00000000" w:rsidRPr="00000000">
              <w:rPr>
                <w:rtl w:val="0"/>
              </w:rPr>
              <w:t xml:space="preserve">4</w:t>
            </w:r>
          </w:p>
        </w:tc>
        <w:tc>
          <w:tcPr/>
          <w:p w:rsidR="00000000" w:rsidDel="00000000" w:rsidP="00000000" w:rsidRDefault="00000000" w:rsidRPr="00000000" w14:paraId="0000099C">
            <w:pPr>
              <w:ind w:firstLine="0"/>
              <w:rPr/>
            </w:pPr>
            <w:r w:rsidDel="00000000" w:rsidR="00000000" w:rsidRPr="00000000">
              <w:rPr>
                <w:rtl w:val="0"/>
              </w:rPr>
              <w:t xml:space="preserve">ketThuc()</w:t>
            </w:r>
          </w:p>
        </w:tc>
        <w:tc>
          <w:tcPr/>
          <w:p w:rsidR="00000000" w:rsidDel="00000000" w:rsidP="00000000" w:rsidRDefault="00000000" w:rsidRPr="00000000" w14:paraId="0000099D">
            <w:pPr>
              <w:ind w:firstLine="0"/>
              <w:rPr/>
            </w:pPr>
            <w:r w:rsidDel="00000000" w:rsidR="00000000" w:rsidRPr="00000000">
              <w:rPr>
                <w:rtl w:val="0"/>
              </w:rPr>
              <w:t xml:space="preserve">thoát khỏi hệ thống</w:t>
            </w:r>
          </w:p>
        </w:tc>
      </w:tr>
      <w:tr>
        <w:trPr>
          <w:cantSplit w:val="0"/>
          <w:tblHeader w:val="0"/>
        </w:trPr>
        <w:tc>
          <w:tcPr/>
          <w:p w:rsidR="00000000" w:rsidDel="00000000" w:rsidP="00000000" w:rsidRDefault="00000000" w:rsidRPr="00000000" w14:paraId="0000099E">
            <w:pPr>
              <w:ind w:firstLine="0"/>
              <w:rPr/>
            </w:pPr>
            <w:r w:rsidDel="00000000" w:rsidR="00000000" w:rsidRPr="00000000">
              <w:rPr>
                <w:rtl w:val="0"/>
              </w:rPr>
              <w:t xml:space="preserve">5</w:t>
            </w:r>
          </w:p>
        </w:tc>
        <w:tc>
          <w:tcPr/>
          <w:p w:rsidR="00000000" w:rsidDel="00000000" w:rsidP="00000000" w:rsidRDefault="00000000" w:rsidRPr="00000000" w14:paraId="0000099F">
            <w:pPr>
              <w:ind w:firstLine="0"/>
              <w:rPr/>
            </w:pPr>
            <w:r w:rsidDel="00000000" w:rsidR="00000000" w:rsidRPr="00000000">
              <w:rPr>
                <w:rtl w:val="0"/>
              </w:rPr>
              <w:t xml:space="preserve">openNhanVien()</w:t>
            </w:r>
          </w:p>
        </w:tc>
        <w:tc>
          <w:tcPr/>
          <w:p w:rsidR="00000000" w:rsidDel="00000000" w:rsidP="00000000" w:rsidRDefault="00000000" w:rsidRPr="00000000" w14:paraId="000009A0">
            <w:pPr>
              <w:ind w:firstLine="0"/>
              <w:rPr/>
            </w:pPr>
            <w:r w:rsidDel="00000000" w:rsidR="00000000" w:rsidRPr="00000000">
              <w:rPr>
                <w:rtl w:val="0"/>
              </w:rPr>
              <w:t xml:space="preserve">Hiển thị cửa sổ nhân viên</w:t>
            </w:r>
          </w:p>
        </w:tc>
      </w:tr>
      <w:tr>
        <w:trPr>
          <w:cantSplit w:val="0"/>
          <w:tblHeader w:val="0"/>
        </w:trPr>
        <w:tc>
          <w:tcPr/>
          <w:p w:rsidR="00000000" w:rsidDel="00000000" w:rsidP="00000000" w:rsidRDefault="00000000" w:rsidRPr="00000000" w14:paraId="000009A1">
            <w:pPr>
              <w:ind w:firstLine="0"/>
              <w:rPr/>
            </w:pPr>
            <w:r w:rsidDel="00000000" w:rsidR="00000000" w:rsidRPr="00000000">
              <w:rPr>
                <w:rtl w:val="0"/>
              </w:rPr>
              <w:t xml:space="preserve">6</w:t>
            </w:r>
          </w:p>
        </w:tc>
        <w:tc>
          <w:tcPr/>
          <w:p w:rsidR="00000000" w:rsidDel="00000000" w:rsidP="00000000" w:rsidRDefault="00000000" w:rsidRPr="00000000" w14:paraId="000009A2">
            <w:pPr>
              <w:ind w:firstLine="0"/>
              <w:rPr/>
            </w:pPr>
            <w:r w:rsidDel="00000000" w:rsidR="00000000" w:rsidRPr="00000000">
              <w:rPr>
                <w:rtl w:val="0"/>
              </w:rPr>
              <w:t xml:space="preserve">openKhoaHoc()</w:t>
            </w:r>
          </w:p>
        </w:tc>
        <w:tc>
          <w:tcPr/>
          <w:p w:rsidR="00000000" w:rsidDel="00000000" w:rsidP="00000000" w:rsidRDefault="00000000" w:rsidRPr="00000000" w14:paraId="000009A3">
            <w:pPr>
              <w:ind w:firstLine="0"/>
              <w:rPr/>
            </w:pPr>
            <w:r w:rsidDel="00000000" w:rsidR="00000000" w:rsidRPr="00000000">
              <w:rPr>
                <w:rtl w:val="0"/>
              </w:rPr>
              <w:t xml:space="preserve">Hiển thị cửa sổ khóa học</w:t>
            </w:r>
          </w:p>
        </w:tc>
      </w:tr>
      <w:tr>
        <w:trPr>
          <w:cantSplit w:val="0"/>
          <w:tblHeader w:val="0"/>
        </w:trPr>
        <w:tc>
          <w:tcPr/>
          <w:p w:rsidR="00000000" w:rsidDel="00000000" w:rsidP="00000000" w:rsidRDefault="00000000" w:rsidRPr="00000000" w14:paraId="000009A4">
            <w:pPr>
              <w:ind w:firstLine="0"/>
              <w:rPr/>
            </w:pPr>
            <w:r w:rsidDel="00000000" w:rsidR="00000000" w:rsidRPr="00000000">
              <w:rPr>
                <w:rtl w:val="0"/>
              </w:rPr>
              <w:t xml:space="preserve">7</w:t>
            </w:r>
          </w:p>
        </w:tc>
        <w:tc>
          <w:tcPr/>
          <w:p w:rsidR="00000000" w:rsidDel="00000000" w:rsidP="00000000" w:rsidRDefault="00000000" w:rsidRPr="00000000" w14:paraId="000009A5">
            <w:pPr>
              <w:ind w:firstLine="0"/>
              <w:rPr/>
            </w:pPr>
            <w:r w:rsidDel="00000000" w:rsidR="00000000" w:rsidRPr="00000000">
              <w:rPr>
                <w:rtl w:val="0"/>
              </w:rPr>
              <w:t xml:space="preserve">openChuyenDe()</w:t>
            </w:r>
          </w:p>
        </w:tc>
        <w:tc>
          <w:tcPr/>
          <w:p w:rsidR="00000000" w:rsidDel="00000000" w:rsidP="00000000" w:rsidRDefault="00000000" w:rsidRPr="00000000" w14:paraId="000009A6">
            <w:pPr>
              <w:ind w:firstLine="0"/>
              <w:rPr/>
            </w:pPr>
            <w:r w:rsidDel="00000000" w:rsidR="00000000" w:rsidRPr="00000000">
              <w:rPr>
                <w:rtl w:val="0"/>
              </w:rPr>
              <w:t xml:space="preserve">Hiển thị cửa sổ chuyên đề</w:t>
            </w:r>
          </w:p>
        </w:tc>
      </w:tr>
      <w:tr>
        <w:trPr>
          <w:cantSplit w:val="0"/>
          <w:tblHeader w:val="0"/>
        </w:trPr>
        <w:tc>
          <w:tcPr/>
          <w:p w:rsidR="00000000" w:rsidDel="00000000" w:rsidP="00000000" w:rsidRDefault="00000000" w:rsidRPr="00000000" w14:paraId="000009A7">
            <w:pPr>
              <w:ind w:firstLine="0"/>
              <w:rPr/>
            </w:pPr>
            <w:r w:rsidDel="00000000" w:rsidR="00000000" w:rsidRPr="00000000">
              <w:rPr>
                <w:rtl w:val="0"/>
              </w:rPr>
              <w:t xml:space="preserve">8</w:t>
            </w:r>
          </w:p>
        </w:tc>
        <w:tc>
          <w:tcPr/>
          <w:p w:rsidR="00000000" w:rsidDel="00000000" w:rsidP="00000000" w:rsidRDefault="00000000" w:rsidRPr="00000000" w14:paraId="000009A8">
            <w:pPr>
              <w:ind w:firstLine="0"/>
              <w:rPr/>
            </w:pPr>
            <w:r w:rsidDel="00000000" w:rsidR="00000000" w:rsidRPr="00000000">
              <w:rPr>
                <w:rtl w:val="0"/>
              </w:rPr>
              <w:t xml:space="preserve">openHocVien()</w:t>
            </w:r>
          </w:p>
        </w:tc>
        <w:tc>
          <w:tcPr/>
          <w:p w:rsidR="00000000" w:rsidDel="00000000" w:rsidP="00000000" w:rsidRDefault="00000000" w:rsidRPr="00000000" w14:paraId="000009A9">
            <w:pPr>
              <w:ind w:firstLine="0"/>
              <w:rPr/>
            </w:pPr>
            <w:r w:rsidDel="00000000" w:rsidR="00000000" w:rsidRPr="00000000">
              <w:rPr>
                <w:rtl w:val="0"/>
              </w:rPr>
              <w:t xml:space="preserve">Hiển thị cửa sổ học viên</w:t>
            </w:r>
          </w:p>
        </w:tc>
      </w:tr>
      <w:tr>
        <w:trPr>
          <w:cantSplit w:val="0"/>
          <w:tblHeader w:val="0"/>
        </w:trPr>
        <w:tc>
          <w:tcPr/>
          <w:p w:rsidR="00000000" w:rsidDel="00000000" w:rsidP="00000000" w:rsidRDefault="00000000" w:rsidRPr="00000000" w14:paraId="000009AA">
            <w:pPr>
              <w:ind w:firstLine="0"/>
              <w:rPr/>
            </w:pPr>
            <w:r w:rsidDel="00000000" w:rsidR="00000000" w:rsidRPr="00000000">
              <w:rPr>
                <w:rtl w:val="0"/>
              </w:rPr>
              <w:t xml:space="preserve">9</w:t>
            </w:r>
          </w:p>
        </w:tc>
        <w:tc>
          <w:tcPr/>
          <w:p w:rsidR="00000000" w:rsidDel="00000000" w:rsidP="00000000" w:rsidRDefault="00000000" w:rsidRPr="00000000" w14:paraId="000009AB">
            <w:pPr>
              <w:ind w:firstLine="0"/>
              <w:rPr/>
            </w:pPr>
            <w:r w:rsidDel="00000000" w:rsidR="00000000" w:rsidRPr="00000000">
              <w:rPr>
                <w:rtl w:val="0"/>
              </w:rPr>
              <w:t xml:space="preserve">openThongKe()</w:t>
            </w:r>
          </w:p>
        </w:tc>
        <w:tc>
          <w:tcPr/>
          <w:p w:rsidR="00000000" w:rsidDel="00000000" w:rsidP="00000000" w:rsidRDefault="00000000" w:rsidRPr="00000000" w14:paraId="000009AC">
            <w:pPr>
              <w:ind w:firstLine="0"/>
              <w:rPr/>
            </w:pPr>
            <w:r w:rsidDel="00000000" w:rsidR="00000000" w:rsidRPr="00000000">
              <w:rPr>
                <w:rtl w:val="0"/>
              </w:rPr>
              <w:t xml:space="preserve">Hiển thị cửa sổ thống kê</w:t>
            </w:r>
          </w:p>
        </w:tc>
      </w:tr>
      <w:tr>
        <w:trPr>
          <w:cantSplit w:val="0"/>
          <w:tblHeader w:val="0"/>
        </w:trPr>
        <w:tc>
          <w:tcPr/>
          <w:p w:rsidR="00000000" w:rsidDel="00000000" w:rsidP="00000000" w:rsidRDefault="00000000" w:rsidRPr="00000000" w14:paraId="000009AD">
            <w:pPr>
              <w:ind w:firstLine="0"/>
              <w:rPr/>
            </w:pPr>
            <w:r w:rsidDel="00000000" w:rsidR="00000000" w:rsidRPr="00000000">
              <w:rPr>
                <w:rtl w:val="0"/>
              </w:rPr>
              <w:t xml:space="preserve">10</w:t>
            </w:r>
          </w:p>
        </w:tc>
        <w:tc>
          <w:tcPr/>
          <w:p w:rsidR="00000000" w:rsidDel="00000000" w:rsidP="00000000" w:rsidRDefault="00000000" w:rsidRPr="00000000" w14:paraId="000009AE">
            <w:pPr>
              <w:ind w:firstLine="0"/>
              <w:rPr/>
            </w:pPr>
            <w:r w:rsidDel="00000000" w:rsidR="00000000" w:rsidRPr="00000000">
              <w:rPr>
                <w:rtl w:val="0"/>
              </w:rPr>
              <w:t xml:space="preserve">openGioiThieu()</w:t>
            </w:r>
          </w:p>
        </w:tc>
        <w:tc>
          <w:tcPr/>
          <w:p w:rsidR="00000000" w:rsidDel="00000000" w:rsidP="00000000" w:rsidRDefault="00000000" w:rsidRPr="00000000" w14:paraId="000009AF">
            <w:pPr>
              <w:ind w:firstLine="0"/>
              <w:rPr/>
            </w:pPr>
            <w:r w:rsidDel="00000000" w:rsidR="00000000" w:rsidRPr="00000000">
              <w:rPr>
                <w:rtl w:val="0"/>
              </w:rPr>
              <w:t xml:space="preserve">Hiển thị cửa sổ giới thiệu</w:t>
            </w:r>
          </w:p>
        </w:tc>
      </w:tr>
      <w:tr>
        <w:trPr>
          <w:cantSplit w:val="0"/>
          <w:tblHeader w:val="0"/>
        </w:trPr>
        <w:tc>
          <w:tcPr/>
          <w:p w:rsidR="00000000" w:rsidDel="00000000" w:rsidP="00000000" w:rsidRDefault="00000000" w:rsidRPr="00000000" w14:paraId="000009B0">
            <w:pPr>
              <w:ind w:firstLine="0"/>
              <w:rPr/>
            </w:pPr>
            <w:r w:rsidDel="00000000" w:rsidR="00000000" w:rsidRPr="00000000">
              <w:rPr>
                <w:rtl w:val="0"/>
              </w:rPr>
              <w:t xml:space="preserve">11</w:t>
            </w:r>
          </w:p>
        </w:tc>
        <w:tc>
          <w:tcPr/>
          <w:p w:rsidR="00000000" w:rsidDel="00000000" w:rsidP="00000000" w:rsidRDefault="00000000" w:rsidRPr="00000000" w14:paraId="000009B1">
            <w:pPr>
              <w:ind w:firstLine="0"/>
              <w:rPr/>
            </w:pPr>
            <w:r w:rsidDel="00000000" w:rsidR="00000000" w:rsidRPr="00000000">
              <w:rPr>
                <w:rtl w:val="0"/>
              </w:rPr>
              <w:t xml:space="preserve">openHuongDan()</w:t>
            </w:r>
          </w:p>
        </w:tc>
        <w:tc>
          <w:tcPr/>
          <w:p w:rsidR="00000000" w:rsidDel="00000000" w:rsidP="00000000" w:rsidRDefault="00000000" w:rsidRPr="00000000" w14:paraId="000009B2">
            <w:pPr>
              <w:ind w:firstLine="0"/>
              <w:rPr/>
            </w:pPr>
            <w:r w:rsidDel="00000000" w:rsidR="00000000" w:rsidRPr="00000000">
              <w:rPr>
                <w:rtl w:val="0"/>
              </w:rPr>
              <w:t xml:space="preserve">Hiển thị cửa sổ hướng dẫn</w:t>
            </w:r>
          </w:p>
        </w:tc>
      </w:tr>
    </w:tbl>
    <w:p w:rsidR="00000000" w:rsidDel="00000000" w:rsidP="00000000" w:rsidRDefault="00000000" w:rsidRPr="00000000" w14:paraId="000009B3">
      <w:pPr>
        <w:pStyle w:val="Heading3"/>
        <w:ind w:firstLine="720"/>
        <w:rPr/>
      </w:pPr>
      <w:bookmarkStart w:colFirst="0" w:colLast="0" w:name="_28h4qwu" w:id="59"/>
      <w:bookmarkEnd w:id="59"/>
      <w:r w:rsidDel="00000000" w:rsidR="00000000" w:rsidRPr="00000000">
        <w:rPr>
          <w:rtl w:val="0"/>
        </w:rPr>
        <w:t xml:space="preserve">4.5.2.Các cửa sổ hỗ trợ tổ chức</w:t>
      </w:r>
    </w:p>
    <w:p w:rsidR="00000000" w:rsidDel="00000000" w:rsidP="00000000" w:rsidRDefault="00000000" w:rsidRPr="00000000" w14:paraId="000009B4">
      <w:pPr>
        <w:pStyle w:val="Heading4"/>
        <w:ind w:firstLine="864"/>
        <w:rPr/>
      </w:pPr>
      <w:bookmarkStart w:colFirst="0" w:colLast="0" w:name="_d5ouvwe25d21" w:id="60"/>
      <w:bookmarkEnd w:id="60"/>
      <w:r w:rsidDel="00000000" w:rsidR="00000000" w:rsidRPr="00000000">
        <w:rPr>
          <w:rtl w:val="0"/>
        </w:rPr>
        <w:t xml:space="preserve">4.5.2.1.ChaoDialog </w:t>
      </w:r>
    </w:p>
    <w:tbl>
      <w:tblPr>
        <w:tblStyle w:val="Table5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9B5">
            <w:pPr>
              <w:ind w:firstLine="0"/>
              <w:rPr/>
            </w:pPr>
            <w:r w:rsidDel="00000000" w:rsidR="00000000" w:rsidRPr="00000000">
              <w:rPr>
                <w:rtl w:val="0"/>
              </w:rPr>
              <w:t xml:space="preserve">TT</w:t>
            </w:r>
          </w:p>
        </w:tc>
        <w:tc>
          <w:tcPr/>
          <w:p w:rsidR="00000000" w:rsidDel="00000000" w:rsidP="00000000" w:rsidRDefault="00000000" w:rsidRPr="00000000" w14:paraId="000009B6">
            <w:pPr>
              <w:ind w:firstLine="0"/>
              <w:rPr/>
            </w:pPr>
            <w:r w:rsidDel="00000000" w:rsidR="00000000" w:rsidRPr="00000000">
              <w:rPr>
                <w:rtl w:val="0"/>
              </w:rPr>
              <w:t xml:space="preserve">Phương thức</w:t>
            </w:r>
          </w:p>
        </w:tc>
        <w:tc>
          <w:tcPr/>
          <w:p w:rsidR="00000000" w:rsidDel="00000000" w:rsidP="00000000" w:rsidRDefault="00000000" w:rsidRPr="00000000" w14:paraId="000009B7">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9B8">
            <w:pPr>
              <w:ind w:firstLine="0"/>
              <w:rPr/>
            </w:pPr>
            <w:r w:rsidDel="00000000" w:rsidR="00000000" w:rsidRPr="00000000">
              <w:rPr>
                <w:rtl w:val="0"/>
              </w:rPr>
              <w:t xml:space="preserve">1</w:t>
            </w:r>
          </w:p>
        </w:tc>
        <w:tc>
          <w:tcPr/>
          <w:p w:rsidR="00000000" w:rsidDel="00000000" w:rsidP="00000000" w:rsidRDefault="00000000" w:rsidRPr="00000000" w14:paraId="000009B9">
            <w:pPr>
              <w:ind w:firstLine="0"/>
              <w:rPr/>
            </w:pPr>
            <w:r w:rsidDel="00000000" w:rsidR="00000000" w:rsidRPr="00000000">
              <w:rPr>
                <w:rtl w:val="0"/>
              </w:rPr>
              <w:t xml:space="preserve">init()</w:t>
            </w:r>
          </w:p>
        </w:tc>
        <w:tc>
          <w:tcPr/>
          <w:p w:rsidR="00000000" w:rsidDel="00000000" w:rsidP="00000000" w:rsidRDefault="00000000" w:rsidRPr="00000000" w14:paraId="000009BA">
            <w:pPr>
              <w:ind w:firstLine="0"/>
              <w:rPr/>
            </w:pPr>
            <w:r w:rsidDel="00000000" w:rsidR="00000000" w:rsidRPr="00000000">
              <w:rPr>
                <w:rtl w:val="0"/>
              </w:rPr>
              <w:t xml:space="preserve">Hiển thị cửa sổ ở giữa màn hình</w:t>
            </w:r>
          </w:p>
          <w:p w:rsidR="00000000" w:rsidDel="00000000" w:rsidP="00000000" w:rsidRDefault="00000000" w:rsidRPr="00000000" w14:paraId="000009BB">
            <w:pPr>
              <w:ind w:firstLine="0"/>
              <w:rPr/>
            </w:pPr>
            <w:r w:rsidDel="00000000" w:rsidR="00000000" w:rsidRPr="00000000">
              <w:rPr>
                <w:rtl w:val="0"/>
              </w:rPr>
              <w:t xml:space="preserve">Tăng giá trị ProgressBar, đóng cửa sổ khi giá trị bằng max</w:t>
            </w:r>
          </w:p>
        </w:tc>
      </w:tr>
      <w:tr>
        <w:trPr>
          <w:cantSplit w:val="0"/>
          <w:tblHeader w:val="0"/>
        </w:trPr>
        <w:tc>
          <w:tcPr/>
          <w:p w:rsidR="00000000" w:rsidDel="00000000" w:rsidP="00000000" w:rsidRDefault="00000000" w:rsidRPr="00000000" w14:paraId="000009BC">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9BD">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9BE">
            <w:pPr>
              <w:rPr>
                <w:sz w:val="24"/>
                <w:szCs w:val="24"/>
              </w:rPr>
            </w:pPr>
            <w:r w:rsidDel="00000000" w:rsidR="00000000" w:rsidRPr="00000000">
              <w:rPr>
                <w:rtl w:val="0"/>
              </w:rPr>
            </w:r>
          </w:p>
        </w:tc>
      </w:tr>
    </w:tbl>
    <w:p w:rsidR="00000000" w:rsidDel="00000000" w:rsidP="00000000" w:rsidRDefault="00000000" w:rsidRPr="00000000" w14:paraId="000009BF">
      <w:pPr>
        <w:pStyle w:val="Heading4"/>
        <w:ind w:firstLine="864"/>
        <w:rPr/>
      </w:pPr>
      <w:r w:rsidDel="00000000" w:rsidR="00000000" w:rsidRPr="00000000">
        <w:rPr>
          <w:rtl w:val="0"/>
        </w:rPr>
        <w:t xml:space="preserve">4.5.2.2.DangNhapJDialog</w:t>
      </w:r>
    </w:p>
    <w:tbl>
      <w:tblPr>
        <w:tblStyle w:val="Table5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9C0">
            <w:pPr>
              <w:ind w:firstLine="0"/>
              <w:rPr/>
            </w:pPr>
            <w:r w:rsidDel="00000000" w:rsidR="00000000" w:rsidRPr="00000000">
              <w:rPr>
                <w:rtl w:val="0"/>
              </w:rPr>
              <w:t xml:space="preserve">TT</w:t>
            </w:r>
          </w:p>
        </w:tc>
        <w:tc>
          <w:tcPr/>
          <w:p w:rsidR="00000000" w:rsidDel="00000000" w:rsidP="00000000" w:rsidRDefault="00000000" w:rsidRPr="00000000" w14:paraId="000009C1">
            <w:pPr>
              <w:ind w:firstLine="0"/>
              <w:rPr/>
            </w:pPr>
            <w:r w:rsidDel="00000000" w:rsidR="00000000" w:rsidRPr="00000000">
              <w:rPr>
                <w:rtl w:val="0"/>
              </w:rPr>
              <w:t xml:space="preserve">Phương thức</w:t>
            </w:r>
          </w:p>
        </w:tc>
        <w:tc>
          <w:tcPr/>
          <w:p w:rsidR="00000000" w:rsidDel="00000000" w:rsidP="00000000" w:rsidRDefault="00000000" w:rsidRPr="00000000" w14:paraId="000009C2">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9C3">
            <w:pPr>
              <w:ind w:firstLine="0"/>
              <w:rPr/>
            </w:pPr>
            <w:r w:rsidDel="00000000" w:rsidR="00000000" w:rsidRPr="00000000">
              <w:rPr>
                <w:rtl w:val="0"/>
              </w:rPr>
              <w:t xml:space="preserve">1</w:t>
            </w:r>
          </w:p>
        </w:tc>
        <w:tc>
          <w:tcPr/>
          <w:p w:rsidR="00000000" w:rsidDel="00000000" w:rsidP="00000000" w:rsidRDefault="00000000" w:rsidRPr="00000000" w14:paraId="000009C4">
            <w:pPr>
              <w:ind w:firstLine="0"/>
              <w:rPr/>
            </w:pPr>
            <w:r w:rsidDel="00000000" w:rsidR="00000000" w:rsidRPr="00000000">
              <w:rPr>
                <w:rtl w:val="0"/>
              </w:rPr>
              <w:t xml:space="preserve">init()</w:t>
            </w:r>
          </w:p>
        </w:tc>
        <w:tc>
          <w:tcPr/>
          <w:p w:rsidR="00000000" w:rsidDel="00000000" w:rsidP="00000000" w:rsidRDefault="00000000" w:rsidRPr="00000000" w14:paraId="000009C5">
            <w:pPr>
              <w:ind w:firstLine="0"/>
              <w:rPr/>
            </w:pPr>
            <w:r w:rsidDel="00000000" w:rsidR="00000000" w:rsidRPr="00000000">
              <w:rPr>
                <w:rtl w:val="0"/>
              </w:rPr>
              <w:t xml:space="preserve">Hiển thị cửa sổ ở giữa màn hình </w:t>
            </w:r>
          </w:p>
        </w:tc>
      </w:tr>
      <w:tr>
        <w:trPr>
          <w:cantSplit w:val="0"/>
          <w:tblHeader w:val="0"/>
        </w:trPr>
        <w:tc>
          <w:tcPr/>
          <w:p w:rsidR="00000000" w:rsidDel="00000000" w:rsidP="00000000" w:rsidRDefault="00000000" w:rsidRPr="00000000" w14:paraId="000009C6">
            <w:pPr>
              <w:ind w:firstLine="0"/>
              <w:rPr/>
            </w:pPr>
            <w:r w:rsidDel="00000000" w:rsidR="00000000" w:rsidRPr="00000000">
              <w:rPr>
                <w:rtl w:val="0"/>
              </w:rPr>
              <w:t xml:space="preserve"> 2</w:t>
            </w:r>
          </w:p>
        </w:tc>
        <w:tc>
          <w:tcPr/>
          <w:p w:rsidR="00000000" w:rsidDel="00000000" w:rsidP="00000000" w:rsidRDefault="00000000" w:rsidRPr="00000000" w14:paraId="000009C7">
            <w:pPr>
              <w:ind w:firstLine="0"/>
              <w:rPr/>
            </w:pPr>
            <w:r w:rsidDel="00000000" w:rsidR="00000000" w:rsidRPr="00000000">
              <w:rPr>
                <w:rtl w:val="0"/>
              </w:rPr>
              <w:t xml:space="preserve">check()</w:t>
            </w:r>
          </w:p>
        </w:tc>
        <w:tc>
          <w:tcPr/>
          <w:p w:rsidR="00000000" w:rsidDel="00000000" w:rsidP="00000000" w:rsidRDefault="00000000" w:rsidRPr="00000000" w14:paraId="000009C8">
            <w:pPr>
              <w:ind w:firstLine="0"/>
              <w:rPr/>
            </w:pPr>
            <w:r w:rsidDel="00000000" w:rsidR="00000000" w:rsidRPr="00000000">
              <w:rPr>
                <w:rtl w:val="0"/>
              </w:rPr>
              <w:t xml:space="preserve">Kiểm tra những lỗi bỏ trống </w:t>
            </w:r>
          </w:p>
        </w:tc>
      </w:tr>
      <w:tr>
        <w:trPr>
          <w:cantSplit w:val="0"/>
          <w:tblHeader w:val="0"/>
        </w:trPr>
        <w:tc>
          <w:tcPr/>
          <w:p w:rsidR="00000000" w:rsidDel="00000000" w:rsidP="00000000" w:rsidRDefault="00000000" w:rsidRPr="00000000" w14:paraId="000009C9">
            <w:pPr>
              <w:ind w:firstLine="0"/>
              <w:rPr/>
            </w:pPr>
            <w:r w:rsidDel="00000000" w:rsidR="00000000" w:rsidRPr="00000000">
              <w:rPr>
                <w:rtl w:val="0"/>
              </w:rPr>
              <w:t xml:space="preserve">3</w:t>
            </w:r>
          </w:p>
        </w:tc>
        <w:tc>
          <w:tcPr/>
          <w:p w:rsidR="00000000" w:rsidDel="00000000" w:rsidP="00000000" w:rsidRDefault="00000000" w:rsidRPr="00000000" w14:paraId="000009CA">
            <w:pPr>
              <w:ind w:firstLine="0"/>
              <w:rPr/>
            </w:pPr>
            <w:r w:rsidDel="00000000" w:rsidR="00000000" w:rsidRPr="00000000">
              <w:rPr>
                <w:rtl w:val="0"/>
              </w:rPr>
              <w:t xml:space="preserve">DangNhap()</w:t>
            </w:r>
          </w:p>
        </w:tc>
        <w:tc>
          <w:tcPr/>
          <w:p w:rsidR="00000000" w:rsidDel="00000000" w:rsidP="00000000" w:rsidRDefault="00000000" w:rsidRPr="00000000" w14:paraId="000009CB">
            <w:pPr>
              <w:ind w:firstLine="0"/>
              <w:rPr/>
            </w:pPr>
            <w:r w:rsidDel="00000000" w:rsidR="00000000" w:rsidRPr="00000000">
              <w:rPr>
                <w:rtl w:val="0"/>
              </w:rPr>
              <w:t xml:space="preserve">Mở cửa sổ chính của hệ thống</w:t>
            </w:r>
          </w:p>
        </w:tc>
      </w:tr>
      <w:tr>
        <w:trPr>
          <w:cantSplit w:val="0"/>
          <w:tblHeader w:val="0"/>
        </w:trPr>
        <w:tc>
          <w:tcPr/>
          <w:p w:rsidR="00000000" w:rsidDel="00000000" w:rsidP="00000000" w:rsidRDefault="00000000" w:rsidRPr="00000000" w14:paraId="000009CC">
            <w:pPr>
              <w:ind w:firstLine="0"/>
              <w:rPr/>
            </w:pPr>
            <w:r w:rsidDel="00000000" w:rsidR="00000000" w:rsidRPr="00000000">
              <w:rPr>
                <w:rtl w:val="0"/>
              </w:rPr>
              <w:t xml:space="preserve">4</w:t>
            </w:r>
          </w:p>
        </w:tc>
        <w:tc>
          <w:tcPr/>
          <w:p w:rsidR="00000000" w:rsidDel="00000000" w:rsidP="00000000" w:rsidRDefault="00000000" w:rsidRPr="00000000" w14:paraId="000009CD">
            <w:pPr>
              <w:ind w:firstLine="0"/>
              <w:rPr/>
            </w:pPr>
            <w:r w:rsidDel="00000000" w:rsidR="00000000" w:rsidRPr="00000000">
              <w:rPr>
                <w:rtl w:val="0"/>
              </w:rPr>
              <w:t xml:space="preserve">KetThuc()</w:t>
            </w:r>
          </w:p>
        </w:tc>
        <w:tc>
          <w:tcPr/>
          <w:p w:rsidR="00000000" w:rsidDel="00000000" w:rsidP="00000000" w:rsidRDefault="00000000" w:rsidRPr="00000000" w14:paraId="000009CE">
            <w:pPr>
              <w:ind w:firstLine="0"/>
              <w:rPr/>
            </w:pPr>
            <w:r w:rsidDel="00000000" w:rsidR="00000000" w:rsidRPr="00000000">
              <w:rPr>
                <w:rtl w:val="0"/>
              </w:rPr>
              <w:t xml:space="preserve">Thoát Khỏi Cửa Sổ Đăng Nhập</w:t>
            </w:r>
          </w:p>
        </w:tc>
      </w:tr>
      <w:tr>
        <w:trPr>
          <w:cantSplit w:val="0"/>
          <w:tblHeader w:val="0"/>
        </w:trPr>
        <w:tc>
          <w:tcPr/>
          <w:p w:rsidR="00000000" w:rsidDel="00000000" w:rsidP="00000000" w:rsidRDefault="00000000" w:rsidRPr="00000000" w14:paraId="000009CF">
            <w:pPr>
              <w:rPr>
                <w:sz w:val="24"/>
                <w:szCs w:val="24"/>
              </w:rPr>
            </w:pPr>
            <w:r w:rsidDel="00000000" w:rsidR="00000000" w:rsidRPr="00000000">
              <w:rPr>
                <w:rtl w:val="0"/>
              </w:rPr>
            </w:r>
          </w:p>
        </w:tc>
        <w:tc>
          <w:tcPr/>
          <w:p w:rsidR="00000000" w:rsidDel="00000000" w:rsidP="00000000" w:rsidRDefault="00000000" w:rsidRPr="00000000" w14:paraId="000009D0">
            <w:pPr>
              <w:rPr>
                <w:sz w:val="24"/>
                <w:szCs w:val="24"/>
              </w:rPr>
            </w:pPr>
            <w:r w:rsidDel="00000000" w:rsidR="00000000" w:rsidRPr="00000000">
              <w:rPr>
                <w:rtl w:val="0"/>
              </w:rPr>
            </w:r>
          </w:p>
        </w:tc>
        <w:tc>
          <w:tcPr/>
          <w:p w:rsidR="00000000" w:rsidDel="00000000" w:rsidP="00000000" w:rsidRDefault="00000000" w:rsidRPr="00000000" w14:paraId="000009D1">
            <w:pPr>
              <w:rPr>
                <w:sz w:val="24"/>
                <w:szCs w:val="24"/>
              </w:rPr>
            </w:pPr>
            <w:r w:rsidDel="00000000" w:rsidR="00000000" w:rsidRPr="00000000">
              <w:rPr>
                <w:rtl w:val="0"/>
              </w:rPr>
            </w:r>
          </w:p>
        </w:tc>
      </w:tr>
    </w:tbl>
    <w:p w:rsidR="00000000" w:rsidDel="00000000" w:rsidP="00000000" w:rsidRDefault="00000000" w:rsidRPr="00000000" w14:paraId="000009D2">
      <w:pPr>
        <w:pStyle w:val="Heading4"/>
        <w:ind w:firstLine="864"/>
        <w:rPr/>
      </w:pPr>
      <w:r w:rsidDel="00000000" w:rsidR="00000000" w:rsidRPr="00000000">
        <w:rPr>
          <w:rtl w:val="0"/>
        </w:rPr>
        <w:t xml:space="preserve">4.5.2.3.</w:t>
      </w:r>
      <w:r w:rsidDel="00000000" w:rsidR="00000000" w:rsidRPr="00000000">
        <w:rPr>
          <w:rtl w:val="0"/>
        </w:rPr>
        <w:t xml:space="preserve">DoiMatKhauJDialog</w:t>
      </w:r>
    </w:p>
    <w:tbl>
      <w:tblPr>
        <w:tblStyle w:val="Table5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9D3">
            <w:pPr>
              <w:ind w:firstLine="0"/>
              <w:rPr/>
            </w:pPr>
            <w:r w:rsidDel="00000000" w:rsidR="00000000" w:rsidRPr="00000000">
              <w:rPr>
                <w:rtl w:val="0"/>
              </w:rPr>
              <w:t xml:space="preserve">TT</w:t>
            </w:r>
          </w:p>
        </w:tc>
        <w:tc>
          <w:tcPr/>
          <w:p w:rsidR="00000000" w:rsidDel="00000000" w:rsidP="00000000" w:rsidRDefault="00000000" w:rsidRPr="00000000" w14:paraId="000009D4">
            <w:pPr>
              <w:ind w:firstLine="0"/>
              <w:rPr/>
            </w:pPr>
            <w:r w:rsidDel="00000000" w:rsidR="00000000" w:rsidRPr="00000000">
              <w:rPr>
                <w:rtl w:val="0"/>
              </w:rPr>
              <w:t xml:space="preserve">Phương thức</w:t>
            </w:r>
          </w:p>
        </w:tc>
        <w:tc>
          <w:tcPr/>
          <w:p w:rsidR="00000000" w:rsidDel="00000000" w:rsidP="00000000" w:rsidRDefault="00000000" w:rsidRPr="00000000" w14:paraId="000009D5">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9D6">
            <w:pPr>
              <w:ind w:firstLine="0"/>
              <w:rPr/>
            </w:pPr>
            <w:r w:rsidDel="00000000" w:rsidR="00000000" w:rsidRPr="00000000">
              <w:rPr>
                <w:rtl w:val="0"/>
              </w:rPr>
              <w:t xml:space="preserve">1</w:t>
            </w:r>
          </w:p>
        </w:tc>
        <w:tc>
          <w:tcPr/>
          <w:p w:rsidR="00000000" w:rsidDel="00000000" w:rsidP="00000000" w:rsidRDefault="00000000" w:rsidRPr="00000000" w14:paraId="000009D7">
            <w:pPr>
              <w:ind w:firstLine="0"/>
              <w:rPr/>
            </w:pPr>
            <w:r w:rsidDel="00000000" w:rsidR="00000000" w:rsidRPr="00000000">
              <w:rPr>
                <w:rtl w:val="0"/>
              </w:rPr>
              <w:t xml:space="preserve">init()</w:t>
            </w:r>
          </w:p>
        </w:tc>
        <w:tc>
          <w:tcPr/>
          <w:p w:rsidR="00000000" w:rsidDel="00000000" w:rsidP="00000000" w:rsidRDefault="00000000" w:rsidRPr="00000000" w14:paraId="000009D8">
            <w:pPr>
              <w:ind w:firstLine="0"/>
              <w:rPr/>
            </w:pPr>
            <w:r w:rsidDel="00000000" w:rsidR="00000000" w:rsidRPr="00000000">
              <w:rPr>
                <w:rtl w:val="0"/>
              </w:rPr>
              <w:t xml:space="preserve">Hiển Thị cửa sổ đổi mật khẩu ở giữa màn hình</w:t>
            </w:r>
          </w:p>
        </w:tc>
      </w:tr>
      <w:tr>
        <w:trPr>
          <w:cantSplit w:val="0"/>
          <w:tblHeader w:val="0"/>
        </w:trPr>
        <w:tc>
          <w:tcPr/>
          <w:p w:rsidR="00000000" w:rsidDel="00000000" w:rsidP="00000000" w:rsidRDefault="00000000" w:rsidRPr="00000000" w14:paraId="000009D9">
            <w:pPr>
              <w:ind w:firstLine="0"/>
              <w:rPr/>
            </w:pPr>
            <w:r w:rsidDel="00000000" w:rsidR="00000000" w:rsidRPr="00000000">
              <w:rPr>
                <w:rtl w:val="0"/>
              </w:rPr>
              <w:t xml:space="preserve">2</w:t>
            </w:r>
          </w:p>
        </w:tc>
        <w:tc>
          <w:tcPr/>
          <w:p w:rsidR="00000000" w:rsidDel="00000000" w:rsidP="00000000" w:rsidRDefault="00000000" w:rsidRPr="00000000" w14:paraId="000009DA">
            <w:pPr>
              <w:ind w:firstLine="0"/>
              <w:rPr/>
            </w:pPr>
            <w:r w:rsidDel="00000000" w:rsidR="00000000" w:rsidRPr="00000000">
              <w:rPr>
                <w:rtl w:val="0"/>
              </w:rPr>
              <w:t xml:space="preserve">check()</w:t>
            </w:r>
          </w:p>
        </w:tc>
        <w:tc>
          <w:tcPr/>
          <w:p w:rsidR="00000000" w:rsidDel="00000000" w:rsidP="00000000" w:rsidRDefault="00000000" w:rsidRPr="00000000" w14:paraId="000009DB">
            <w:pPr>
              <w:ind w:firstLine="0"/>
              <w:rPr/>
            </w:pPr>
            <w:r w:rsidDel="00000000" w:rsidR="00000000" w:rsidRPr="00000000">
              <w:rPr>
                <w:rtl w:val="0"/>
              </w:rPr>
              <w:t xml:space="preserve">kiểm tra tên đăng nhập có tồn tại hay không</w:t>
            </w:r>
          </w:p>
          <w:p w:rsidR="00000000" w:rsidDel="00000000" w:rsidP="00000000" w:rsidRDefault="00000000" w:rsidRPr="00000000" w14:paraId="000009DC">
            <w:pPr>
              <w:ind w:firstLine="0"/>
              <w:rPr/>
            </w:pPr>
            <w:r w:rsidDel="00000000" w:rsidR="00000000" w:rsidRPr="00000000">
              <w:rPr>
                <w:rtl w:val="0"/>
              </w:rPr>
              <w:t xml:space="preserve">kiểm tra mật khẩu hiện tại có đúng hay không</w:t>
            </w:r>
          </w:p>
          <w:p w:rsidR="00000000" w:rsidDel="00000000" w:rsidP="00000000" w:rsidRDefault="00000000" w:rsidRPr="00000000" w14:paraId="000009DD">
            <w:pPr>
              <w:ind w:firstLine="0"/>
              <w:rPr/>
            </w:pPr>
            <w:r w:rsidDel="00000000" w:rsidR="00000000" w:rsidRPr="00000000">
              <w:rPr>
                <w:rtl w:val="0"/>
              </w:rPr>
              <w:t xml:space="preserve">kiểm tra mật khẩu mới có đúng định dạng hay không</w:t>
            </w:r>
          </w:p>
          <w:p w:rsidR="00000000" w:rsidDel="00000000" w:rsidP="00000000" w:rsidRDefault="00000000" w:rsidRPr="00000000" w14:paraId="000009DE">
            <w:pPr>
              <w:ind w:firstLine="0"/>
              <w:rPr/>
            </w:pPr>
            <w:r w:rsidDel="00000000" w:rsidR="00000000" w:rsidRPr="00000000">
              <w:rPr>
                <w:rtl w:val="0"/>
              </w:rPr>
              <w:t xml:space="preserve">kiểm tra xác nhận mật khẩu mới có đúng với mật khẩu mới hay không</w:t>
            </w:r>
          </w:p>
        </w:tc>
      </w:tr>
      <w:tr>
        <w:trPr>
          <w:cantSplit w:val="0"/>
          <w:tblHeader w:val="0"/>
        </w:trPr>
        <w:tc>
          <w:tcPr/>
          <w:p w:rsidR="00000000" w:rsidDel="00000000" w:rsidP="00000000" w:rsidRDefault="00000000" w:rsidRPr="00000000" w14:paraId="000009DF">
            <w:pPr>
              <w:ind w:firstLine="0"/>
              <w:rPr/>
            </w:pPr>
            <w:r w:rsidDel="00000000" w:rsidR="00000000" w:rsidRPr="00000000">
              <w:rPr>
                <w:rtl w:val="0"/>
              </w:rPr>
              <w:t xml:space="preserve">3</w:t>
            </w:r>
          </w:p>
        </w:tc>
        <w:tc>
          <w:tcPr/>
          <w:p w:rsidR="00000000" w:rsidDel="00000000" w:rsidP="00000000" w:rsidRDefault="00000000" w:rsidRPr="00000000" w14:paraId="000009E0">
            <w:pPr>
              <w:ind w:firstLine="0"/>
              <w:rPr/>
            </w:pPr>
            <w:r w:rsidDel="00000000" w:rsidR="00000000" w:rsidRPr="00000000">
              <w:rPr>
                <w:rtl w:val="0"/>
              </w:rPr>
              <w:t xml:space="preserve">changePass()</w:t>
            </w:r>
          </w:p>
        </w:tc>
        <w:tc>
          <w:tcPr/>
          <w:p w:rsidR="00000000" w:rsidDel="00000000" w:rsidP="00000000" w:rsidRDefault="00000000" w:rsidRPr="00000000" w14:paraId="000009E1">
            <w:pPr>
              <w:ind w:firstLine="0"/>
              <w:rPr/>
            </w:pPr>
            <w:r w:rsidDel="00000000" w:rsidR="00000000" w:rsidRPr="00000000">
              <w:rPr>
                <w:rtl w:val="0"/>
              </w:rPr>
              <w:t xml:space="preserve">đồng ý thay đổi mật khẩu</w:t>
            </w:r>
          </w:p>
        </w:tc>
      </w:tr>
      <w:tr>
        <w:trPr>
          <w:cantSplit w:val="0"/>
          <w:tblHeader w:val="0"/>
        </w:trPr>
        <w:tc>
          <w:tcPr/>
          <w:p w:rsidR="00000000" w:rsidDel="00000000" w:rsidP="00000000" w:rsidRDefault="00000000" w:rsidRPr="00000000" w14:paraId="000009E2">
            <w:pPr>
              <w:ind w:firstLine="0"/>
              <w:rPr/>
            </w:pPr>
            <w:r w:rsidDel="00000000" w:rsidR="00000000" w:rsidRPr="00000000">
              <w:rPr>
                <w:rtl w:val="0"/>
              </w:rPr>
              <w:t xml:space="preserve">4</w:t>
            </w:r>
          </w:p>
        </w:tc>
        <w:tc>
          <w:tcPr/>
          <w:p w:rsidR="00000000" w:rsidDel="00000000" w:rsidP="00000000" w:rsidRDefault="00000000" w:rsidRPr="00000000" w14:paraId="000009E3">
            <w:pPr>
              <w:ind w:firstLine="0"/>
              <w:rPr/>
            </w:pPr>
            <w:r w:rsidDel="00000000" w:rsidR="00000000" w:rsidRPr="00000000">
              <w:rPr>
                <w:rtl w:val="0"/>
              </w:rPr>
              <w:t xml:space="preserve">cancel()</w:t>
            </w:r>
          </w:p>
        </w:tc>
        <w:tc>
          <w:tcPr/>
          <w:p w:rsidR="00000000" w:rsidDel="00000000" w:rsidP="00000000" w:rsidRDefault="00000000" w:rsidRPr="00000000" w14:paraId="000009E4">
            <w:pPr>
              <w:ind w:firstLine="0"/>
              <w:rPr/>
            </w:pPr>
            <w:r w:rsidDel="00000000" w:rsidR="00000000" w:rsidRPr="00000000">
              <w:rPr>
                <w:rtl w:val="0"/>
              </w:rPr>
              <w:t xml:space="preserve">không đồng ý thay đổi mật khẩu , xóa trắng</w:t>
            </w:r>
          </w:p>
        </w:tc>
      </w:tr>
    </w:tbl>
    <w:p w:rsidR="00000000" w:rsidDel="00000000" w:rsidP="00000000" w:rsidRDefault="00000000" w:rsidRPr="00000000" w14:paraId="000009E5">
      <w:pPr>
        <w:pStyle w:val="Heading4"/>
        <w:ind w:firstLine="864"/>
        <w:rPr/>
      </w:pPr>
      <w:r w:rsidDel="00000000" w:rsidR="00000000" w:rsidRPr="00000000">
        <w:rPr>
          <w:rtl w:val="0"/>
        </w:rPr>
        <w:t xml:space="preserve">4.5.2.4.GioiThieuJDialog</w:t>
      </w:r>
    </w:p>
    <w:tbl>
      <w:tblPr>
        <w:tblStyle w:val="Table60"/>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2235"/>
        <w:gridCol w:w="6405"/>
        <w:tblGridChange w:id="0">
          <w:tblGrid>
            <w:gridCol w:w="715"/>
            <w:gridCol w:w="2235"/>
            <w:gridCol w:w="6405"/>
          </w:tblGrid>
        </w:tblGridChange>
      </w:tblGrid>
      <w:tr>
        <w:trPr>
          <w:cantSplit w:val="0"/>
          <w:tblHeader w:val="0"/>
        </w:trPr>
        <w:tc>
          <w:tcPr/>
          <w:p w:rsidR="00000000" w:rsidDel="00000000" w:rsidP="00000000" w:rsidRDefault="00000000" w:rsidRPr="00000000" w14:paraId="000009E6">
            <w:pPr>
              <w:ind w:firstLine="0"/>
              <w:rPr/>
            </w:pPr>
            <w:r w:rsidDel="00000000" w:rsidR="00000000" w:rsidRPr="00000000">
              <w:rPr>
                <w:rtl w:val="0"/>
              </w:rPr>
              <w:t xml:space="preserve">TT</w:t>
            </w:r>
          </w:p>
        </w:tc>
        <w:tc>
          <w:tcPr/>
          <w:p w:rsidR="00000000" w:rsidDel="00000000" w:rsidP="00000000" w:rsidRDefault="00000000" w:rsidRPr="00000000" w14:paraId="000009E7">
            <w:pPr>
              <w:ind w:firstLine="0"/>
              <w:rPr/>
            </w:pPr>
            <w:r w:rsidDel="00000000" w:rsidR="00000000" w:rsidRPr="00000000">
              <w:rPr>
                <w:rtl w:val="0"/>
              </w:rPr>
              <w:t xml:space="preserve">Phương thức</w:t>
            </w:r>
          </w:p>
        </w:tc>
        <w:tc>
          <w:tcPr/>
          <w:p w:rsidR="00000000" w:rsidDel="00000000" w:rsidP="00000000" w:rsidRDefault="00000000" w:rsidRPr="00000000" w14:paraId="000009E8">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9E9">
            <w:pPr>
              <w:ind w:firstLine="0"/>
              <w:rPr/>
            </w:pPr>
            <w:r w:rsidDel="00000000" w:rsidR="00000000" w:rsidRPr="00000000">
              <w:rPr>
                <w:rtl w:val="0"/>
              </w:rPr>
              <w:t xml:space="preserve">1</w:t>
            </w:r>
          </w:p>
        </w:tc>
        <w:tc>
          <w:tcPr/>
          <w:p w:rsidR="00000000" w:rsidDel="00000000" w:rsidP="00000000" w:rsidRDefault="00000000" w:rsidRPr="00000000" w14:paraId="000009EA">
            <w:pPr>
              <w:ind w:firstLine="0"/>
              <w:rPr/>
            </w:pPr>
            <w:r w:rsidDel="00000000" w:rsidR="00000000" w:rsidRPr="00000000">
              <w:rPr>
                <w:rtl w:val="0"/>
              </w:rPr>
              <w:t xml:space="preserve">init()</w:t>
            </w:r>
          </w:p>
        </w:tc>
        <w:tc>
          <w:tcPr/>
          <w:p w:rsidR="00000000" w:rsidDel="00000000" w:rsidP="00000000" w:rsidRDefault="00000000" w:rsidRPr="00000000" w14:paraId="000009EB">
            <w:pPr>
              <w:ind w:firstLine="0"/>
              <w:rPr/>
            </w:pPr>
            <w:r w:rsidDel="00000000" w:rsidR="00000000" w:rsidRPr="00000000">
              <w:rPr>
                <w:rtl w:val="0"/>
              </w:rPr>
              <w:t xml:space="preserve">hiển thị cửa sổ giới thiệu về các chức năng cho người dùng</w:t>
            </w:r>
          </w:p>
        </w:tc>
      </w:tr>
      <w:tr>
        <w:trPr>
          <w:cantSplit w:val="0"/>
          <w:tblHeader w:val="0"/>
        </w:trPr>
        <w:tc>
          <w:tcPr/>
          <w:p w:rsidR="00000000" w:rsidDel="00000000" w:rsidP="00000000" w:rsidRDefault="00000000" w:rsidRPr="00000000" w14:paraId="000009EC">
            <w:pPr>
              <w:ind w:firstLine="0"/>
              <w:rPr/>
            </w:pPr>
            <w:r w:rsidDel="00000000" w:rsidR="00000000" w:rsidRPr="00000000">
              <w:rPr>
                <w:rtl w:val="0"/>
              </w:rPr>
              <w:t xml:space="preserve">2</w:t>
            </w:r>
          </w:p>
        </w:tc>
        <w:tc>
          <w:tcPr/>
          <w:p w:rsidR="00000000" w:rsidDel="00000000" w:rsidP="00000000" w:rsidRDefault="00000000" w:rsidRPr="00000000" w14:paraId="000009ED">
            <w:pPr>
              <w:ind w:firstLine="0"/>
              <w:rPr/>
            </w:pPr>
            <w:r w:rsidDel="00000000" w:rsidR="00000000" w:rsidRPr="00000000">
              <w:rPr>
                <w:rtl w:val="0"/>
              </w:rPr>
              <w:t xml:space="preserve">information()</w:t>
            </w:r>
          </w:p>
        </w:tc>
        <w:tc>
          <w:tcPr/>
          <w:p w:rsidR="00000000" w:rsidDel="00000000" w:rsidP="00000000" w:rsidRDefault="00000000" w:rsidRPr="00000000" w14:paraId="000009EE">
            <w:pPr>
              <w:ind w:firstLine="0"/>
              <w:rPr/>
            </w:pPr>
            <w:r w:rsidDel="00000000" w:rsidR="00000000" w:rsidRPr="00000000">
              <w:rPr>
                <w:rtl w:val="0"/>
              </w:rPr>
              <w:t xml:space="preserve">Thông Tin về phần mềm</w:t>
            </w:r>
          </w:p>
        </w:tc>
      </w:tr>
    </w:tbl>
    <w:p w:rsidR="00000000" w:rsidDel="00000000" w:rsidP="00000000" w:rsidRDefault="00000000" w:rsidRPr="00000000" w14:paraId="000009EF">
      <w:pPr>
        <w:pStyle w:val="Heading3"/>
        <w:ind w:firstLine="720"/>
        <w:rPr/>
      </w:pPr>
      <w:bookmarkStart w:colFirst="0" w:colLast="0" w:name="_nmf14n" w:id="61"/>
      <w:bookmarkEnd w:id="61"/>
      <w:r w:rsidDel="00000000" w:rsidR="00000000" w:rsidRPr="00000000">
        <w:rPr>
          <w:rtl w:val="0"/>
        </w:rPr>
        <w:t xml:space="preserve">4.5.3.Các cửa sổ chức năng quản lý</w:t>
      </w:r>
    </w:p>
    <w:p w:rsidR="00000000" w:rsidDel="00000000" w:rsidP="00000000" w:rsidRDefault="00000000" w:rsidRPr="00000000" w14:paraId="000009F0">
      <w:pPr>
        <w:pStyle w:val="Heading4"/>
        <w:ind w:firstLine="864"/>
        <w:rPr/>
      </w:pPr>
      <w:r w:rsidDel="00000000" w:rsidR="00000000" w:rsidRPr="00000000">
        <w:rPr>
          <w:rtl w:val="0"/>
        </w:rPr>
        <w:t xml:space="preserve">4.5.3.1.</w:t>
      </w:r>
      <w:r w:rsidDel="00000000" w:rsidR="00000000" w:rsidRPr="00000000">
        <w:rPr>
          <w:rtl w:val="0"/>
        </w:rPr>
        <w:t xml:space="preserve">NhanVienJDialog</w:t>
      </w:r>
    </w:p>
    <w:tbl>
      <w:tblPr>
        <w:tblStyle w:val="Table6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9F1">
            <w:pPr>
              <w:ind w:firstLine="0"/>
              <w:rPr/>
            </w:pPr>
            <w:r w:rsidDel="00000000" w:rsidR="00000000" w:rsidRPr="00000000">
              <w:rPr>
                <w:rtl w:val="0"/>
              </w:rPr>
              <w:t xml:space="preserve">TT</w:t>
            </w:r>
          </w:p>
        </w:tc>
        <w:tc>
          <w:tcPr/>
          <w:p w:rsidR="00000000" w:rsidDel="00000000" w:rsidP="00000000" w:rsidRDefault="00000000" w:rsidRPr="00000000" w14:paraId="000009F2">
            <w:pPr>
              <w:ind w:firstLine="0"/>
              <w:rPr/>
            </w:pPr>
            <w:r w:rsidDel="00000000" w:rsidR="00000000" w:rsidRPr="00000000">
              <w:rPr>
                <w:rtl w:val="0"/>
              </w:rPr>
              <w:t xml:space="preserve">Phương thức</w:t>
            </w:r>
          </w:p>
        </w:tc>
        <w:tc>
          <w:tcPr/>
          <w:p w:rsidR="00000000" w:rsidDel="00000000" w:rsidP="00000000" w:rsidRDefault="00000000" w:rsidRPr="00000000" w14:paraId="000009F3">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9F4">
            <w:pPr>
              <w:ind w:firstLine="0"/>
              <w:rPr/>
            </w:pPr>
            <w:r w:rsidDel="00000000" w:rsidR="00000000" w:rsidRPr="00000000">
              <w:rPr>
                <w:rtl w:val="0"/>
              </w:rPr>
              <w:t xml:space="preserve">1</w:t>
            </w:r>
          </w:p>
        </w:tc>
        <w:tc>
          <w:tcPr/>
          <w:p w:rsidR="00000000" w:rsidDel="00000000" w:rsidP="00000000" w:rsidRDefault="00000000" w:rsidRPr="00000000" w14:paraId="000009F5">
            <w:pPr>
              <w:ind w:firstLine="0"/>
              <w:rPr/>
            </w:pPr>
            <w:r w:rsidDel="00000000" w:rsidR="00000000" w:rsidRPr="00000000">
              <w:rPr>
                <w:rtl w:val="0"/>
              </w:rPr>
              <w:t xml:space="preserve">init()</w:t>
            </w:r>
          </w:p>
        </w:tc>
        <w:tc>
          <w:tcPr/>
          <w:p w:rsidR="00000000" w:rsidDel="00000000" w:rsidP="00000000" w:rsidRDefault="00000000" w:rsidRPr="00000000" w14:paraId="000009F6">
            <w:pPr>
              <w:ind w:firstLine="0"/>
              <w:rPr/>
            </w:pPr>
            <w:r w:rsidDel="00000000" w:rsidR="00000000" w:rsidRPr="00000000">
              <w:rPr>
                <w:rtl w:val="0"/>
              </w:rPr>
              <w:t xml:space="preserve">Hiển thị cửa sổ nhân viên ở màn hình </w:t>
            </w:r>
          </w:p>
        </w:tc>
      </w:tr>
      <w:tr>
        <w:trPr>
          <w:cantSplit w:val="0"/>
          <w:trHeight w:val="270" w:hRule="atLeast"/>
          <w:tblHeader w:val="0"/>
        </w:trPr>
        <w:tc>
          <w:tcPr/>
          <w:p w:rsidR="00000000" w:rsidDel="00000000" w:rsidP="00000000" w:rsidRDefault="00000000" w:rsidRPr="00000000" w14:paraId="000009F7">
            <w:pPr>
              <w:ind w:firstLine="0"/>
              <w:rPr/>
            </w:pPr>
            <w:r w:rsidDel="00000000" w:rsidR="00000000" w:rsidRPr="00000000">
              <w:rPr>
                <w:rtl w:val="0"/>
              </w:rPr>
              <w:t xml:space="preserve">2</w:t>
            </w:r>
          </w:p>
        </w:tc>
        <w:tc>
          <w:tcPr/>
          <w:p w:rsidR="00000000" w:rsidDel="00000000" w:rsidP="00000000" w:rsidRDefault="00000000" w:rsidRPr="00000000" w14:paraId="000009F8">
            <w:pPr>
              <w:ind w:firstLine="0"/>
              <w:rPr/>
            </w:pPr>
            <w:r w:rsidDel="00000000" w:rsidR="00000000" w:rsidRPr="00000000">
              <w:rPr>
                <w:rtl w:val="0"/>
              </w:rPr>
              <w:t xml:space="preserve">Insert()</w:t>
            </w:r>
          </w:p>
        </w:tc>
        <w:tc>
          <w:tcPr/>
          <w:p w:rsidR="00000000" w:rsidDel="00000000" w:rsidP="00000000" w:rsidRDefault="00000000" w:rsidRPr="00000000" w14:paraId="000009F9">
            <w:pPr>
              <w:ind w:firstLine="0"/>
              <w:rPr/>
            </w:pPr>
            <w:r w:rsidDel="00000000" w:rsidR="00000000" w:rsidRPr="00000000">
              <w:rPr>
                <w:rtl w:val="0"/>
              </w:rPr>
              <w:t xml:space="preserve">Tạo thêm nhân viên từ form mình nhập</w:t>
            </w:r>
          </w:p>
        </w:tc>
      </w:tr>
      <w:tr>
        <w:trPr>
          <w:cantSplit w:val="0"/>
          <w:tblHeader w:val="0"/>
        </w:trPr>
        <w:tc>
          <w:tcPr/>
          <w:p w:rsidR="00000000" w:rsidDel="00000000" w:rsidP="00000000" w:rsidRDefault="00000000" w:rsidRPr="00000000" w14:paraId="000009FA">
            <w:pPr>
              <w:ind w:firstLine="0"/>
              <w:rPr/>
            </w:pPr>
            <w:r w:rsidDel="00000000" w:rsidR="00000000" w:rsidRPr="00000000">
              <w:rPr>
                <w:rtl w:val="0"/>
              </w:rPr>
              <w:t xml:space="preserve">3</w:t>
            </w:r>
          </w:p>
        </w:tc>
        <w:tc>
          <w:tcPr/>
          <w:p w:rsidR="00000000" w:rsidDel="00000000" w:rsidP="00000000" w:rsidRDefault="00000000" w:rsidRPr="00000000" w14:paraId="000009FB">
            <w:pPr>
              <w:ind w:firstLine="0"/>
              <w:rPr/>
            </w:pPr>
            <w:r w:rsidDel="00000000" w:rsidR="00000000" w:rsidRPr="00000000">
              <w:rPr>
                <w:rtl w:val="0"/>
              </w:rPr>
              <w:t xml:space="preserve">Update()</w:t>
            </w:r>
          </w:p>
        </w:tc>
        <w:tc>
          <w:tcPr/>
          <w:p w:rsidR="00000000" w:rsidDel="00000000" w:rsidP="00000000" w:rsidRDefault="00000000" w:rsidRPr="00000000" w14:paraId="000009FC">
            <w:pPr>
              <w:ind w:firstLine="0"/>
              <w:rPr/>
            </w:pPr>
            <w:r w:rsidDel="00000000" w:rsidR="00000000" w:rsidRPr="00000000">
              <w:rPr>
                <w:rtl w:val="0"/>
              </w:rPr>
              <w:t xml:space="preserve">Sửa thông tin nhân viên hiển thị ở trên form</w:t>
            </w:r>
          </w:p>
        </w:tc>
      </w:tr>
      <w:tr>
        <w:trPr>
          <w:cantSplit w:val="0"/>
          <w:tblHeader w:val="0"/>
        </w:trPr>
        <w:tc>
          <w:tcPr/>
          <w:p w:rsidR="00000000" w:rsidDel="00000000" w:rsidP="00000000" w:rsidRDefault="00000000" w:rsidRPr="00000000" w14:paraId="000009FD">
            <w:pPr>
              <w:ind w:firstLine="0"/>
              <w:rPr/>
            </w:pPr>
            <w:r w:rsidDel="00000000" w:rsidR="00000000" w:rsidRPr="00000000">
              <w:rPr>
                <w:rtl w:val="0"/>
              </w:rPr>
              <w:t xml:space="preserve">4</w:t>
            </w:r>
          </w:p>
        </w:tc>
        <w:tc>
          <w:tcPr/>
          <w:p w:rsidR="00000000" w:rsidDel="00000000" w:rsidP="00000000" w:rsidRDefault="00000000" w:rsidRPr="00000000" w14:paraId="000009FE">
            <w:pPr>
              <w:ind w:firstLine="0"/>
              <w:rPr/>
            </w:pPr>
            <w:r w:rsidDel="00000000" w:rsidR="00000000" w:rsidRPr="00000000">
              <w:rPr>
                <w:rtl w:val="0"/>
              </w:rPr>
              <w:t xml:space="preserve">Delete()</w:t>
            </w:r>
          </w:p>
        </w:tc>
        <w:tc>
          <w:tcPr/>
          <w:p w:rsidR="00000000" w:rsidDel="00000000" w:rsidP="00000000" w:rsidRDefault="00000000" w:rsidRPr="00000000" w14:paraId="000009FF">
            <w:pPr>
              <w:ind w:firstLine="0"/>
              <w:rPr/>
            </w:pPr>
            <w:r w:rsidDel="00000000" w:rsidR="00000000" w:rsidRPr="00000000">
              <w:rPr>
                <w:rtl w:val="0"/>
              </w:rPr>
              <w:t xml:space="preserve">Xóa tất cả thông tin của nhân viên theo Mã Nhân Viên</w:t>
            </w:r>
          </w:p>
        </w:tc>
      </w:tr>
      <w:tr>
        <w:trPr>
          <w:cantSplit w:val="0"/>
          <w:tblHeader w:val="0"/>
        </w:trPr>
        <w:tc>
          <w:tcPr/>
          <w:p w:rsidR="00000000" w:rsidDel="00000000" w:rsidP="00000000" w:rsidRDefault="00000000" w:rsidRPr="00000000" w14:paraId="00000A00">
            <w:pPr>
              <w:ind w:firstLine="0"/>
              <w:rPr/>
            </w:pPr>
            <w:r w:rsidDel="00000000" w:rsidR="00000000" w:rsidRPr="00000000">
              <w:rPr>
                <w:rtl w:val="0"/>
              </w:rPr>
              <w:t xml:space="preserve">5</w:t>
            </w:r>
          </w:p>
        </w:tc>
        <w:tc>
          <w:tcPr/>
          <w:p w:rsidR="00000000" w:rsidDel="00000000" w:rsidP="00000000" w:rsidRDefault="00000000" w:rsidRPr="00000000" w14:paraId="00000A01">
            <w:pPr>
              <w:ind w:firstLine="0"/>
              <w:rPr/>
            </w:pPr>
            <w:r w:rsidDel="00000000" w:rsidR="00000000" w:rsidRPr="00000000">
              <w:rPr>
                <w:rtl w:val="0"/>
              </w:rPr>
              <w:t xml:space="preserve">getForm()</w:t>
            </w:r>
          </w:p>
        </w:tc>
        <w:tc>
          <w:tcPr/>
          <w:p w:rsidR="00000000" w:rsidDel="00000000" w:rsidP="00000000" w:rsidRDefault="00000000" w:rsidRPr="00000000" w14:paraId="00000A02">
            <w:pPr>
              <w:ind w:firstLine="0"/>
              <w:rPr/>
            </w:pPr>
            <w:r w:rsidDel="00000000" w:rsidR="00000000" w:rsidRPr="00000000">
              <w:rPr>
                <w:rtl w:val="0"/>
              </w:rPr>
              <w:t xml:space="preserve">Lấy ra nhân viên được nhập trên form</w:t>
            </w:r>
          </w:p>
        </w:tc>
      </w:tr>
      <w:tr>
        <w:trPr>
          <w:cantSplit w:val="0"/>
          <w:tblHeader w:val="0"/>
        </w:trPr>
        <w:tc>
          <w:tcPr/>
          <w:p w:rsidR="00000000" w:rsidDel="00000000" w:rsidP="00000000" w:rsidRDefault="00000000" w:rsidRPr="00000000" w14:paraId="00000A03">
            <w:pPr>
              <w:ind w:firstLine="0"/>
              <w:rPr/>
            </w:pPr>
            <w:r w:rsidDel="00000000" w:rsidR="00000000" w:rsidRPr="00000000">
              <w:rPr>
                <w:rtl w:val="0"/>
              </w:rPr>
              <w:t xml:space="preserve">6</w:t>
            </w:r>
          </w:p>
        </w:tc>
        <w:tc>
          <w:tcPr/>
          <w:p w:rsidR="00000000" w:rsidDel="00000000" w:rsidP="00000000" w:rsidRDefault="00000000" w:rsidRPr="00000000" w14:paraId="00000A04">
            <w:pPr>
              <w:ind w:firstLine="0"/>
              <w:rPr/>
            </w:pPr>
            <w:r w:rsidDel="00000000" w:rsidR="00000000" w:rsidRPr="00000000">
              <w:rPr>
                <w:rtl w:val="0"/>
              </w:rPr>
              <w:t xml:space="preserve">setForm()</w:t>
            </w:r>
          </w:p>
        </w:tc>
        <w:tc>
          <w:tcPr/>
          <w:p w:rsidR="00000000" w:rsidDel="00000000" w:rsidP="00000000" w:rsidRDefault="00000000" w:rsidRPr="00000000" w14:paraId="00000A05">
            <w:pPr>
              <w:ind w:firstLine="0"/>
              <w:rPr/>
            </w:pPr>
            <w:r w:rsidDel="00000000" w:rsidR="00000000" w:rsidRPr="00000000">
              <w:rPr>
                <w:rtl w:val="0"/>
              </w:rPr>
              <w:t xml:space="preserve">Lấy thông tin nhân viên có sẳn hiện lên trên form</w:t>
            </w:r>
          </w:p>
        </w:tc>
      </w:tr>
      <w:tr>
        <w:trPr>
          <w:cantSplit w:val="0"/>
          <w:tblHeader w:val="0"/>
        </w:trPr>
        <w:tc>
          <w:tcPr/>
          <w:p w:rsidR="00000000" w:rsidDel="00000000" w:rsidP="00000000" w:rsidRDefault="00000000" w:rsidRPr="00000000" w14:paraId="00000A06">
            <w:pPr>
              <w:ind w:firstLine="0"/>
              <w:rPr/>
            </w:pPr>
            <w:r w:rsidDel="00000000" w:rsidR="00000000" w:rsidRPr="00000000">
              <w:rPr>
                <w:rtl w:val="0"/>
              </w:rPr>
              <w:t xml:space="preserve">7</w:t>
            </w:r>
          </w:p>
        </w:tc>
        <w:tc>
          <w:tcPr/>
          <w:p w:rsidR="00000000" w:rsidDel="00000000" w:rsidP="00000000" w:rsidRDefault="00000000" w:rsidRPr="00000000" w14:paraId="00000A07">
            <w:pPr>
              <w:ind w:firstLine="0"/>
              <w:rPr/>
            </w:pPr>
            <w:r w:rsidDel="00000000" w:rsidR="00000000" w:rsidRPr="00000000">
              <w:rPr>
                <w:rtl w:val="0"/>
              </w:rPr>
              <w:t xml:space="preserve">clearForm()</w:t>
            </w:r>
          </w:p>
        </w:tc>
        <w:tc>
          <w:tcPr/>
          <w:p w:rsidR="00000000" w:rsidDel="00000000" w:rsidP="00000000" w:rsidRDefault="00000000" w:rsidRPr="00000000" w14:paraId="00000A08">
            <w:pPr>
              <w:ind w:firstLine="0"/>
              <w:rPr/>
            </w:pPr>
            <w:r w:rsidDel="00000000" w:rsidR="00000000" w:rsidRPr="00000000">
              <w:rPr>
                <w:rtl w:val="0"/>
              </w:rPr>
              <w:t xml:space="preserve">Làm trắng form</w:t>
            </w:r>
          </w:p>
        </w:tc>
      </w:tr>
      <w:tr>
        <w:trPr>
          <w:cantSplit w:val="0"/>
          <w:tblHeader w:val="0"/>
        </w:trPr>
        <w:tc>
          <w:tcPr/>
          <w:p w:rsidR="00000000" w:rsidDel="00000000" w:rsidP="00000000" w:rsidRDefault="00000000" w:rsidRPr="00000000" w14:paraId="00000A09">
            <w:pPr>
              <w:ind w:firstLine="0"/>
              <w:rPr/>
            </w:pPr>
            <w:r w:rsidDel="00000000" w:rsidR="00000000" w:rsidRPr="00000000">
              <w:rPr>
                <w:rtl w:val="0"/>
              </w:rPr>
              <w:t xml:space="preserve">8</w:t>
            </w:r>
          </w:p>
        </w:tc>
        <w:tc>
          <w:tcPr/>
          <w:p w:rsidR="00000000" w:rsidDel="00000000" w:rsidP="00000000" w:rsidRDefault="00000000" w:rsidRPr="00000000" w14:paraId="00000A0A">
            <w:pPr>
              <w:ind w:firstLine="0"/>
              <w:rPr/>
            </w:pPr>
            <w:r w:rsidDel="00000000" w:rsidR="00000000" w:rsidRPr="00000000">
              <w:rPr>
                <w:rtl w:val="0"/>
              </w:rPr>
              <w:t xml:space="preserve">Edit()</w:t>
            </w:r>
          </w:p>
        </w:tc>
        <w:tc>
          <w:tcPr/>
          <w:p w:rsidR="00000000" w:rsidDel="00000000" w:rsidP="00000000" w:rsidRDefault="00000000" w:rsidRPr="00000000" w14:paraId="00000A0B">
            <w:pPr>
              <w:ind w:firstLine="0"/>
              <w:rPr/>
            </w:pPr>
            <w:r w:rsidDel="00000000" w:rsidR="00000000" w:rsidRPr="00000000">
              <w:rPr>
                <w:rtl w:val="0"/>
              </w:rPr>
              <w:t xml:space="preserve">Cập nhật dữ liệu của bảng lại </w:t>
            </w:r>
          </w:p>
        </w:tc>
      </w:tr>
      <w:tr>
        <w:trPr>
          <w:cantSplit w:val="0"/>
          <w:trHeight w:val="225" w:hRule="atLeast"/>
          <w:tblHeader w:val="0"/>
        </w:trPr>
        <w:tc>
          <w:tcPr/>
          <w:p w:rsidR="00000000" w:rsidDel="00000000" w:rsidP="00000000" w:rsidRDefault="00000000" w:rsidRPr="00000000" w14:paraId="00000A0C">
            <w:pPr>
              <w:ind w:firstLine="0"/>
              <w:rPr/>
            </w:pPr>
            <w:r w:rsidDel="00000000" w:rsidR="00000000" w:rsidRPr="00000000">
              <w:rPr>
                <w:rtl w:val="0"/>
              </w:rPr>
              <w:t xml:space="preserve">9</w:t>
            </w:r>
          </w:p>
        </w:tc>
        <w:tc>
          <w:tcPr/>
          <w:p w:rsidR="00000000" w:rsidDel="00000000" w:rsidP="00000000" w:rsidRDefault="00000000" w:rsidRPr="00000000" w14:paraId="00000A0D">
            <w:pPr>
              <w:ind w:firstLine="0"/>
              <w:rPr/>
            </w:pPr>
            <w:r w:rsidDel="00000000" w:rsidR="00000000" w:rsidRPr="00000000">
              <w:rPr>
                <w:rtl w:val="0"/>
              </w:rPr>
              <w:t xml:space="preserve">fillTable()</w:t>
            </w:r>
          </w:p>
        </w:tc>
        <w:tc>
          <w:tcPr/>
          <w:p w:rsidR="00000000" w:rsidDel="00000000" w:rsidP="00000000" w:rsidRDefault="00000000" w:rsidRPr="00000000" w14:paraId="00000A0E">
            <w:pPr>
              <w:ind w:firstLine="0"/>
              <w:rPr/>
            </w:pPr>
            <w:r w:rsidDel="00000000" w:rsidR="00000000" w:rsidRPr="00000000">
              <w:rPr>
                <w:rtl w:val="0"/>
              </w:rPr>
              <w:t xml:space="preserve">Đưa dữ liệu vào bên trong bảng</w:t>
            </w:r>
          </w:p>
        </w:tc>
      </w:tr>
      <w:tr>
        <w:trPr>
          <w:cantSplit w:val="0"/>
          <w:tblHeader w:val="0"/>
        </w:trPr>
        <w:tc>
          <w:tcPr/>
          <w:p w:rsidR="00000000" w:rsidDel="00000000" w:rsidP="00000000" w:rsidRDefault="00000000" w:rsidRPr="00000000" w14:paraId="00000A0F">
            <w:pPr>
              <w:ind w:firstLine="0"/>
              <w:rPr/>
            </w:pPr>
            <w:r w:rsidDel="00000000" w:rsidR="00000000" w:rsidRPr="00000000">
              <w:rPr>
                <w:rtl w:val="0"/>
              </w:rPr>
              <w:t xml:space="preserve">10</w:t>
            </w:r>
          </w:p>
        </w:tc>
        <w:tc>
          <w:tcPr/>
          <w:p w:rsidR="00000000" w:rsidDel="00000000" w:rsidP="00000000" w:rsidRDefault="00000000" w:rsidRPr="00000000" w14:paraId="00000A10">
            <w:pPr>
              <w:ind w:firstLine="0"/>
              <w:rPr/>
            </w:pPr>
            <w:r w:rsidDel="00000000" w:rsidR="00000000" w:rsidRPr="00000000">
              <w:rPr>
                <w:rtl w:val="0"/>
              </w:rPr>
              <w:t xml:space="preserve">updateStatus()</w:t>
            </w:r>
          </w:p>
        </w:tc>
        <w:tc>
          <w:tcPr/>
          <w:p w:rsidR="00000000" w:rsidDel="00000000" w:rsidP="00000000" w:rsidRDefault="00000000" w:rsidRPr="00000000" w14:paraId="00000A11">
            <w:pPr>
              <w:ind w:firstLine="0"/>
              <w:rPr/>
            </w:pPr>
            <w:r w:rsidDel="00000000" w:rsidR="00000000" w:rsidRPr="00000000">
              <w:rPr>
                <w:rtl w:val="0"/>
              </w:rPr>
              <w:t xml:space="preserve">Hiển thị trạng thái của các nút</w:t>
            </w:r>
          </w:p>
        </w:tc>
      </w:tr>
      <w:tr>
        <w:trPr>
          <w:cantSplit w:val="0"/>
          <w:tblHeader w:val="0"/>
        </w:trPr>
        <w:tc>
          <w:tcPr/>
          <w:p w:rsidR="00000000" w:rsidDel="00000000" w:rsidP="00000000" w:rsidRDefault="00000000" w:rsidRPr="00000000" w14:paraId="00000A12">
            <w:pPr>
              <w:ind w:firstLine="0"/>
              <w:rPr/>
            </w:pPr>
            <w:r w:rsidDel="00000000" w:rsidR="00000000" w:rsidRPr="00000000">
              <w:rPr>
                <w:rtl w:val="0"/>
              </w:rPr>
              <w:t xml:space="preserve">11</w:t>
            </w:r>
          </w:p>
        </w:tc>
        <w:tc>
          <w:tcPr/>
          <w:p w:rsidR="00000000" w:rsidDel="00000000" w:rsidP="00000000" w:rsidRDefault="00000000" w:rsidRPr="00000000" w14:paraId="00000A13">
            <w:pPr>
              <w:ind w:firstLine="0"/>
              <w:rPr/>
            </w:pPr>
            <w:r w:rsidDel="00000000" w:rsidR="00000000" w:rsidRPr="00000000">
              <w:rPr>
                <w:rtl w:val="0"/>
              </w:rPr>
              <w:t xml:space="preserve">First()</w:t>
            </w:r>
          </w:p>
        </w:tc>
        <w:tc>
          <w:tcPr/>
          <w:p w:rsidR="00000000" w:rsidDel="00000000" w:rsidP="00000000" w:rsidRDefault="00000000" w:rsidRPr="00000000" w14:paraId="00000A14">
            <w:pPr>
              <w:ind w:firstLine="0"/>
              <w:rPr/>
            </w:pPr>
            <w:r w:rsidDel="00000000" w:rsidR="00000000" w:rsidRPr="00000000">
              <w:rPr>
                <w:rtl w:val="0"/>
              </w:rPr>
              <w:t xml:space="preserve">Trở Về Đầu Danh Sách</w:t>
            </w:r>
          </w:p>
        </w:tc>
      </w:tr>
      <w:tr>
        <w:trPr>
          <w:cantSplit w:val="0"/>
          <w:tblHeader w:val="0"/>
        </w:trPr>
        <w:tc>
          <w:tcPr/>
          <w:p w:rsidR="00000000" w:rsidDel="00000000" w:rsidP="00000000" w:rsidRDefault="00000000" w:rsidRPr="00000000" w14:paraId="00000A15">
            <w:pPr>
              <w:ind w:firstLine="0"/>
              <w:rPr/>
            </w:pPr>
            <w:r w:rsidDel="00000000" w:rsidR="00000000" w:rsidRPr="00000000">
              <w:rPr>
                <w:rtl w:val="0"/>
              </w:rPr>
              <w:t xml:space="preserve">12</w:t>
            </w:r>
          </w:p>
        </w:tc>
        <w:tc>
          <w:tcPr/>
          <w:p w:rsidR="00000000" w:rsidDel="00000000" w:rsidP="00000000" w:rsidRDefault="00000000" w:rsidRPr="00000000" w14:paraId="00000A16">
            <w:pPr>
              <w:ind w:firstLine="0"/>
              <w:rPr/>
            </w:pPr>
            <w:r w:rsidDel="00000000" w:rsidR="00000000" w:rsidRPr="00000000">
              <w:rPr>
                <w:rtl w:val="0"/>
              </w:rPr>
              <w:t xml:space="preserve">Prev()</w:t>
            </w:r>
          </w:p>
        </w:tc>
        <w:tc>
          <w:tcPr/>
          <w:p w:rsidR="00000000" w:rsidDel="00000000" w:rsidP="00000000" w:rsidRDefault="00000000" w:rsidRPr="00000000" w14:paraId="00000A17">
            <w:pPr>
              <w:ind w:firstLine="0"/>
              <w:rPr/>
            </w:pPr>
            <w:r w:rsidDel="00000000" w:rsidR="00000000" w:rsidRPr="00000000">
              <w:rPr>
                <w:rtl w:val="0"/>
              </w:rPr>
              <w:t xml:space="preserve">Trở Về</w:t>
            </w:r>
          </w:p>
        </w:tc>
      </w:tr>
      <w:tr>
        <w:trPr>
          <w:cantSplit w:val="0"/>
          <w:tblHeader w:val="0"/>
        </w:trPr>
        <w:tc>
          <w:tcPr/>
          <w:p w:rsidR="00000000" w:rsidDel="00000000" w:rsidP="00000000" w:rsidRDefault="00000000" w:rsidRPr="00000000" w14:paraId="00000A18">
            <w:pPr>
              <w:ind w:firstLine="0"/>
              <w:rPr/>
            </w:pPr>
            <w:r w:rsidDel="00000000" w:rsidR="00000000" w:rsidRPr="00000000">
              <w:rPr>
                <w:rtl w:val="0"/>
              </w:rPr>
              <w:t xml:space="preserve">13</w:t>
            </w:r>
          </w:p>
        </w:tc>
        <w:tc>
          <w:tcPr/>
          <w:p w:rsidR="00000000" w:rsidDel="00000000" w:rsidP="00000000" w:rsidRDefault="00000000" w:rsidRPr="00000000" w14:paraId="00000A19">
            <w:pPr>
              <w:ind w:firstLine="0"/>
              <w:rPr/>
            </w:pPr>
            <w:r w:rsidDel="00000000" w:rsidR="00000000" w:rsidRPr="00000000">
              <w:rPr>
                <w:rtl w:val="0"/>
              </w:rPr>
              <w:t xml:space="preserve">Next()</w:t>
            </w:r>
          </w:p>
        </w:tc>
        <w:tc>
          <w:tcPr/>
          <w:p w:rsidR="00000000" w:rsidDel="00000000" w:rsidP="00000000" w:rsidRDefault="00000000" w:rsidRPr="00000000" w14:paraId="00000A1A">
            <w:pPr>
              <w:ind w:firstLine="0"/>
              <w:rPr/>
            </w:pPr>
            <w:r w:rsidDel="00000000" w:rsidR="00000000" w:rsidRPr="00000000">
              <w:rPr>
                <w:rtl w:val="0"/>
              </w:rPr>
              <w:t xml:space="preserve">Tiếp Theo</w:t>
            </w:r>
          </w:p>
        </w:tc>
      </w:tr>
      <w:tr>
        <w:trPr>
          <w:cantSplit w:val="0"/>
          <w:tblHeader w:val="0"/>
        </w:trPr>
        <w:tc>
          <w:tcPr/>
          <w:p w:rsidR="00000000" w:rsidDel="00000000" w:rsidP="00000000" w:rsidRDefault="00000000" w:rsidRPr="00000000" w14:paraId="00000A1B">
            <w:pPr>
              <w:ind w:firstLine="0"/>
              <w:rPr/>
            </w:pPr>
            <w:r w:rsidDel="00000000" w:rsidR="00000000" w:rsidRPr="00000000">
              <w:rPr>
                <w:rtl w:val="0"/>
              </w:rPr>
              <w:t xml:space="preserve">14</w:t>
            </w:r>
          </w:p>
        </w:tc>
        <w:tc>
          <w:tcPr/>
          <w:p w:rsidR="00000000" w:rsidDel="00000000" w:rsidP="00000000" w:rsidRDefault="00000000" w:rsidRPr="00000000" w14:paraId="00000A1C">
            <w:pPr>
              <w:ind w:firstLine="0"/>
              <w:rPr/>
            </w:pPr>
            <w:r w:rsidDel="00000000" w:rsidR="00000000" w:rsidRPr="00000000">
              <w:rPr>
                <w:rtl w:val="0"/>
              </w:rPr>
              <w:t xml:space="preserve">Last()</w:t>
            </w:r>
          </w:p>
        </w:tc>
        <w:tc>
          <w:tcPr/>
          <w:p w:rsidR="00000000" w:rsidDel="00000000" w:rsidP="00000000" w:rsidRDefault="00000000" w:rsidRPr="00000000" w14:paraId="00000A1D">
            <w:pPr>
              <w:ind w:firstLine="0"/>
              <w:rPr/>
            </w:pPr>
            <w:r w:rsidDel="00000000" w:rsidR="00000000" w:rsidRPr="00000000">
              <w:rPr>
                <w:rtl w:val="0"/>
              </w:rPr>
              <w:t xml:space="preserve">Đến Cuối Danh Sách</w:t>
            </w:r>
          </w:p>
        </w:tc>
      </w:tr>
      <w:tr>
        <w:trPr>
          <w:cantSplit w:val="0"/>
          <w:tblHeader w:val="0"/>
        </w:trPr>
        <w:tc>
          <w:tcPr/>
          <w:p w:rsidR="00000000" w:rsidDel="00000000" w:rsidP="00000000" w:rsidRDefault="00000000" w:rsidRPr="00000000" w14:paraId="00000A1E">
            <w:pPr>
              <w:ind w:firstLine="0"/>
              <w:rPr/>
            </w:pPr>
            <w:r w:rsidDel="00000000" w:rsidR="00000000" w:rsidRPr="00000000">
              <w:rPr>
                <w:rtl w:val="0"/>
              </w:rPr>
            </w:r>
          </w:p>
        </w:tc>
        <w:tc>
          <w:tcPr/>
          <w:p w:rsidR="00000000" w:rsidDel="00000000" w:rsidP="00000000" w:rsidRDefault="00000000" w:rsidRPr="00000000" w14:paraId="00000A1F">
            <w:pPr>
              <w:ind w:firstLine="0"/>
              <w:rPr/>
            </w:pPr>
            <w:r w:rsidDel="00000000" w:rsidR="00000000" w:rsidRPr="00000000">
              <w:rPr>
                <w:rtl w:val="0"/>
              </w:rPr>
              <w:t xml:space="preserve">…</w:t>
            </w:r>
          </w:p>
        </w:tc>
        <w:tc>
          <w:tcPr/>
          <w:p w:rsidR="00000000" w:rsidDel="00000000" w:rsidP="00000000" w:rsidRDefault="00000000" w:rsidRPr="00000000" w14:paraId="00000A20">
            <w:pPr>
              <w:ind w:firstLine="0"/>
              <w:rPr/>
            </w:pPr>
            <w:r w:rsidDel="00000000" w:rsidR="00000000" w:rsidRPr="00000000">
              <w:rPr>
                <w:rtl w:val="0"/>
              </w:rPr>
            </w:r>
          </w:p>
        </w:tc>
      </w:tr>
    </w:tbl>
    <w:p w:rsidR="00000000" w:rsidDel="00000000" w:rsidP="00000000" w:rsidRDefault="00000000" w:rsidRPr="00000000" w14:paraId="00000A21">
      <w:pPr>
        <w:pStyle w:val="Heading4"/>
        <w:ind w:firstLine="864"/>
        <w:rPr/>
      </w:pPr>
      <w:r w:rsidDel="00000000" w:rsidR="00000000" w:rsidRPr="00000000">
        <w:rPr>
          <w:rtl w:val="0"/>
        </w:rPr>
        <w:t xml:space="preserve">4.5.3.2.ChuyenDeJDialog</w:t>
      </w:r>
    </w:p>
    <w:tbl>
      <w:tblPr>
        <w:tblStyle w:val="Table62"/>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2850"/>
        <w:gridCol w:w="5790"/>
        <w:tblGridChange w:id="0">
          <w:tblGrid>
            <w:gridCol w:w="715"/>
            <w:gridCol w:w="2850"/>
            <w:gridCol w:w="5790"/>
          </w:tblGrid>
        </w:tblGridChange>
      </w:tblGrid>
      <w:tr>
        <w:trPr>
          <w:cantSplit w:val="0"/>
          <w:tblHeader w:val="0"/>
        </w:trPr>
        <w:tc>
          <w:tcPr/>
          <w:p w:rsidR="00000000" w:rsidDel="00000000" w:rsidP="00000000" w:rsidRDefault="00000000" w:rsidRPr="00000000" w14:paraId="00000A22">
            <w:pPr>
              <w:ind w:firstLine="0"/>
              <w:rPr/>
            </w:pPr>
            <w:r w:rsidDel="00000000" w:rsidR="00000000" w:rsidRPr="00000000">
              <w:rPr>
                <w:rtl w:val="0"/>
              </w:rPr>
              <w:t xml:space="preserve">TT</w:t>
            </w:r>
          </w:p>
        </w:tc>
        <w:tc>
          <w:tcPr/>
          <w:p w:rsidR="00000000" w:rsidDel="00000000" w:rsidP="00000000" w:rsidRDefault="00000000" w:rsidRPr="00000000" w14:paraId="00000A23">
            <w:pPr>
              <w:ind w:firstLine="0"/>
              <w:rPr/>
            </w:pPr>
            <w:r w:rsidDel="00000000" w:rsidR="00000000" w:rsidRPr="00000000">
              <w:rPr>
                <w:rtl w:val="0"/>
              </w:rPr>
              <w:t xml:space="preserve">Phương thức</w:t>
            </w:r>
          </w:p>
        </w:tc>
        <w:tc>
          <w:tcPr/>
          <w:p w:rsidR="00000000" w:rsidDel="00000000" w:rsidP="00000000" w:rsidRDefault="00000000" w:rsidRPr="00000000" w14:paraId="00000A24">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A25">
            <w:pPr>
              <w:ind w:firstLine="0"/>
              <w:rPr/>
            </w:pPr>
            <w:r w:rsidDel="00000000" w:rsidR="00000000" w:rsidRPr="00000000">
              <w:rPr>
                <w:rtl w:val="0"/>
              </w:rPr>
              <w:t xml:space="preserve">1</w:t>
            </w:r>
          </w:p>
        </w:tc>
        <w:tc>
          <w:tcPr/>
          <w:p w:rsidR="00000000" w:rsidDel="00000000" w:rsidP="00000000" w:rsidRDefault="00000000" w:rsidRPr="00000000" w14:paraId="00000A26">
            <w:pPr>
              <w:ind w:firstLine="0"/>
              <w:rPr/>
            </w:pPr>
            <w:r w:rsidDel="00000000" w:rsidR="00000000" w:rsidRPr="00000000">
              <w:rPr>
                <w:rtl w:val="0"/>
              </w:rPr>
              <w:t xml:space="preserve">initComponents()</w:t>
            </w:r>
          </w:p>
        </w:tc>
        <w:tc>
          <w:tcPr/>
          <w:p w:rsidR="00000000" w:rsidDel="00000000" w:rsidP="00000000" w:rsidRDefault="00000000" w:rsidRPr="00000000" w14:paraId="00000A27">
            <w:pPr>
              <w:ind w:firstLine="0"/>
              <w:rPr/>
            </w:pPr>
            <w:r w:rsidDel="00000000" w:rsidR="00000000" w:rsidRPr="00000000">
              <w:rPr>
                <w:rtl w:val="0"/>
              </w:rPr>
              <w:t xml:space="preserve">Khởi tạo các thành phần mà netbean java swing cung cấp</w:t>
            </w:r>
          </w:p>
        </w:tc>
      </w:tr>
      <w:tr>
        <w:trPr>
          <w:cantSplit w:val="0"/>
          <w:tblHeader w:val="0"/>
        </w:trPr>
        <w:tc>
          <w:tcPr/>
          <w:p w:rsidR="00000000" w:rsidDel="00000000" w:rsidP="00000000" w:rsidRDefault="00000000" w:rsidRPr="00000000" w14:paraId="00000A28">
            <w:pPr>
              <w:ind w:firstLine="0"/>
              <w:rPr/>
            </w:pPr>
            <w:r w:rsidDel="00000000" w:rsidR="00000000" w:rsidRPr="00000000">
              <w:rPr>
                <w:rtl w:val="0"/>
              </w:rPr>
              <w:t xml:space="preserve">2</w:t>
            </w:r>
          </w:p>
        </w:tc>
        <w:tc>
          <w:tcPr/>
          <w:p w:rsidR="00000000" w:rsidDel="00000000" w:rsidP="00000000" w:rsidRDefault="00000000" w:rsidRPr="00000000" w14:paraId="00000A29">
            <w:pPr>
              <w:ind w:firstLine="0"/>
              <w:rPr/>
            </w:pPr>
            <w:r w:rsidDel="00000000" w:rsidR="00000000" w:rsidRPr="00000000">
              <w:rPr>
                <w:rtl w:val="0"/>
              </w:rPr>
              <w:t xml:space="preserve">Insert()</w:t>
            </w:r>
          </w:p>
        </w:tc>
        <w:tc>
          <w:tcPr/>
          <w:p w:rsidR="00000000" w:rsidDel="00000000" w:rsidP="00000000" w:rsidRDefault="00000000" w:rsidRPr="00000000" w14:paraId="00000A2A">
            <w:pPr>
              <w:ind w:firstLine="0"/>
              <w:rPr/>
            </w:pPr>
            <w:r w:rsidDel="00000000" w:rsidR="00000000" w:rsidRPr="00000000">
              <w:rPr>
                <w:rtl w:val="0"/>
              </w:rPr>
              <w:t xml:space="preserve">Thêm dữ liệu vào database</w:t>
            </w:r>
          </w:p>
        </w:tc>
      </w:tr>
      <w:tr>
        <w:trPr>
          <w:cantSplit w:val="0"/>
          <w:tblHeader w:val="0"/>
        </w:trPr>
        <w:tc>
          <w:tcPr/>
          <w:p w:rsidR="00000000" w:rsidDel="00000000" w:rsidP="00000000" w:rsidRDefault="00000000" w:rsidRPr="00000000" w14:paraId="00000A2B">
            <w:pPr>
              <w:ind w:firstLine="0"/>
              <w:rPr/>
            </w:pPr>
            <w:r w:rsidDel="00000000" w:rsidR="00000000" w:rsidRPr="00000000">
              <w:rPr>
                <w:rtl w:val="0"/>
              </w:rPr>
              <w:t xml:space="preserve">3</w:t>
            </w:r>
          </w:p>
        </w:tc>
        <w:tc>
          <w:tcPr/>
          <w:p w:rsidR="00000000" w:rsidDel="00000000" w:rsidP="00000000" w:rsidRDefault="00000000" w:rsidRPr="00000000" w14:paraId="00000A2C">
            <w:pPr>
              <w:ind w:firstLine="0"/>
              <w:rPr/>
            </w:pPr>
            <w:r w:rsidDel="00000000" w:rsidR="00000000" w:rsidRPr="00000000">
              <w:rPr>
                <w:rtl w:val="0"/>
              </w:rPr>
              <w:t xml:space="preserve">Update()</w:t>
            </w:r>
          </w:p>
        </w:tc>
        <w:tc>
          <w:tcPr/>
          <w:p w:rsidR="00000000" w:rsidDel="00000000" w:rsidP="00000000" w:rsidRDefault="00000000" w:rsidRPr="00000000" w14:paraId="00000A2D">
            <w:pPr>
              <w:ind w:firstLine="0"/>
              <w:rPr/>
            </w:pPr>
            <w:r w:rsidDel="00000000" w:rsidR="00000000" w:rsidRPr="00000000">
              <w:rPr>
                <w:rtl w:val="0"/>
              </w:rPr>
              <w:t xml:space="preserve">Cập nhật dữ liệu vào database</w:t>
            </w:r>
          </w:p>
        </w:tc>
      </w:tr>
      <w:tr>
        <w:trPr>
          <w:cantSplit w:val="0"/>
          <w:tblHeader w:val="0"/>
        </w:trPr>
        <w:tc>
          <w:tcPr/>
          <w:p w:rsidR="00000000" w:rsidDel="00000000" w:rsidP="00000000" w:rsidRDefault="00000000" w:rsidRPr="00000000" w14:paraId="00000A2E">
            <w:pPr>
              <w:ind w:firstLine="0"/>
              <w:rPr/>
            </w:pPr>
            <w:r w:rsidDel="00000000" w:rsidR="00000000" w:rsidRPr="00000000">
              <w:rPr>
                <w:rtl w:val="0"/>
              </w:rPr>
              <w:t xml:space="preserve">4</w:t>
            </w:r>
          </w:p>
        </w:tc>
        <w:tc>
          <w:tcPr/>
          <w:p w:rsidR="00000000" w:rsidDel="00000000" w:rsidP="00000000" w:rsidRDefault="00000000" w:rsidRPr="00000000" w14:paraId="00000A2F">
            <w:pPr>
              <w:ind w:firstLine="0"/>
              <w:rPr/>
            </w:pPr>
            <w:r w:rsidDel="00000000" w:rsidR="00000000" w:rsidRPr="00000000">
              <w:rPr>
                <w:rtl w:val="0"/>
              </w:rPr>
              <w:t xml:space="preserve">Delete()</w:t>
            </w:r>
          </w:p>
        </w:tc>
        <w:tc>
          <w:tcPr/>
          <w:p w:rsidR="00000000" w:rsidDel="00000000" w:rsidP="00000000" w:rsidRDefault="00000000" w:rsidRPr="00000000" w14:paraId="00000A30">
            <w:pPr>
              <w:ind w:firstLine="0"/>
              <w:rPr/>
            </w:pPr>
            <w:r w:rsidDel="00000000" w:rsidR="00000000" w:rsidRPr="00000000">
              <w:rPr>
                <w:rtl w:val="0"/>
              </w:rPr>
              <w:t xml:space="preserve">Xóa dữ liệu trong database theo maCD</w:t>
            </w:r>
          </w:p>
        </w:tc>
      </w:tr>
      <w:tr>
        <w:trPr>
          <w:cantSplit w:val="0"/>
          <w:tblHeader w:val="0"/>
        </w:trPr>
        <w:tc>
          <w:tcPr/>
          <w:p w:rsidR="00000000" w:rsidDel="00000000" w:rsidP="00000000" w:rsidRDefault="00000000" w:rsidRPr="00000000" w14:paraId="00000A31">
            <w:pPr>
              <w:ind w:firstLine="0"/>
              <w:rPr/>
            </w:pPr>
            <w:r w:rsidDel="00000000" w:rsidR="00000000" w:rsidRPr="00000000">
              <w:rPr>
                <w:rtl w:val="0"/>
              </w:rPr>
              <w:t xml:space="preserve">5</w:t>
            </w:r>
          </w:p>
        </w:tc>
        <w:tc>
          <w:tcPr/>
          <w:p w:rsidR="00000000" w:rsidDel="00000000" w:rsidP="00000000" w:rsidRDefault="00000000" w:rsidRPr="00000000" w14:paraId="00000A32">
            <w:pPr>
              <w:ind w:firstLine="0"/>
              <w:rPr/>
            </w:pPr>
            <w:r w:rsidDel="00000000" w:rsidR="00000000" w:rsidRPr="00000000">
              <w:rPr>
                <w:rtl w:val="0"/>
              </w:rPr>
              <w:t xml:space="preserve">getForm()</w:t>
            </w:r>
          </w:p>
        </w:tc>
        <w:tc>
          <w:tcPr/>
          <w:p w:rsidR="00000000" w:rsidDel="00000000" w:rsidP="00000000" w:rsidRDefault="00000000" w:rsidRPr="00000000" w14:paraId="00000A33">
            <w:pPr>
              <w:ind w:firstLine="0"/>
              <w:rPr/>
            </w:pPr>
            <w:r w:rsidDel="00000000" w:rsidR="00000000" w:rsidRPr="00000000">
              <w:rPr>
                <w:rtl w:val="0"/>
              </w:rPr>
              <w:t xml:space="preserve">Lấy thông tin chuyên đề từ Form thêm vào lớp ChuyenDe</w:t>
            </w:r>
          </w:p>
        </w:tc>
      </w:tr>
      <w:tr>
        <w:trPr>
          <w:cantSplit w:val="0"/>
          <w:tblHeader w:val="0"/>
        </w:trPr>
        <w:tc>
          <w:tcPr/>
          <w:p w:rsidR="00000000" w:rsidDel="00000000" w:rsidP="00000000" w:rsidRDefault="00000000" w:rsidRPr="00000000" w14:paraId="00000A34">
            <w:pPr>
              <w:ind w:firstLine="0"/>
              <w:rPr/>
            </w:pPr>
            <w:r w:rsidDel="00000000" w:rsidR="00000000" w:rsidRPr="00000000">
              <w:rPr>
                <w:rtl w:val="0"/>
              </w:rPr>
              <w:t xml:space="preserve">6</w:t>
            </w:r>
          </w:p>
        </w:tc>
        <w:tc>
          <w:tcPr/>
          <w:p w:rsidR="00000000" w:rsidDel="00000000" w:rsidP="00000000" w:rsidRDefault="00000000" w:rsidRPr="00000000" w14:paraId="00000A35">
            <w:pPr>
              <w:ind w:firstLine="0"/>
              <w:rPr/>
            </w:pPr>
            <w:r w:rsidDel="00000000" w:rsidR="00000000" w:rsidRPr="00000000">
              <w:rPr>
                <w:rtl w:val="0"/>
              </w:rPr>
              <w:t xml:space="preserve">setForm()</w:t>
            </w:r>
          </w:p>
        </w:tc>
        <w:tc>
          <w:tcPr/>
          <w:p w:rsidR="00000000" w:rsidDel="00000000" w:rsidP="00000000" w:rsidRDefault="00000000" w:rsidRPr="00000000" w14:paraId="00000A36">
            <w:pPr>
              <w:ind w:firstLine="0"/>
              <w:rPr/>
            </w:pPr>
            <w:r w:rsidDel="00000000" w:rsidR="00000000" w:rsidRPr="00000000">
              <w:rPr>
                <w:rtl w:val="0"/>
              </w:rPr>
              <w:t xml:space="preserve">Lấy thông tin chuyên đề có sẵn hiện lên trên Form</w:t>
            </w:r>
          </w:p>
        </w:tc>
      </w:tr>
      <w:tr>
        <w:trPr>
          <w:cantSplit w:val="0"/>
          <w:tblHeader w:val="0"/>
        </w:trPr>
        <w:tc>
          <w:tcPr/>
          <w:p w:rsidR="00000000" w:rsidDel="00000000" w:rsidP="00000000" w:rsidRDefault="00000000" w:rsidRPr="00000000" w14:paraId="00000A37">
            <w:pPr>
              <w:ind w:firstLine="0"/>
              <w:rPr/>
            </w:pPr>
            <w:r w:rsidDel="00000000" w:rsidR="00000000" w:rsidRPr="00000000">
              <w:rPr>
                <w:rtl w:val="0"/>
              </w:rPr>
              <w:t xml:space="preserve">7</w:t>
            </w:r>
          </w:p>
        </w:tc>
        <w:tc>
          <w:tcPr/>
          <w:p w:rsidR="00000000" w:rsidDel="00000000" w:rsidP="00000000" w:rsidRDefault="00000000" w:rsidRPr="00000000" w14:paraId="00000A38">
            <w:pPr>
              <w:ind w:firstLine="0"/>
              <w:rPr/>
            </w:pPr>
            <w:r w:rsidDel="00000000" w:rsidR="00000000" w:rsidRPr="00000000">
              <w:rPr>
                <w:rtl w:val="0"/>
              </w:rPr>
              <w:t xml:space="preserve">clearForm()</w:t>
            </w:r>
          </w:p>
        </w:tc>
        <w:tc>
          <w:tcPr/>
          <w:p w:rsidR="00000000" w:rsidDel="00000000" w:rsidP="00000000" w:rsidRDefault="00000000" w:rsidRPr="00000000" w14:paraId="00000A39">
            <w:pPr>
              <w:ind w:firstLine="0"/>
              <w:rPr/>
            </w:pPr>
            <w:r w:rsidDel="00000000" w:rsidR="00000000" w:rsidRPr="00000000">
              <w:rPr>
                <w:rtl w:val="0"/>
              </w:rPr>
              <w:t xml:space="preserve">Làm trắng các trường ghi trong form</w:t>
            </w:r>
          </w:p>
        </w:tc>
      </w:tr>
      <w:tr>
        <w:trPr>
          <w:cantSplit w:val="0"/>
          <w:tblHeader w:val="0"/>
        </w:trPr>
        <w:tc>
          <w:tcPr/>
          <w:p w:rsidR="00000000" w:rsidDel="00000000" w:rsidP="00000000" w:rsidRDefault="00000000" w:rsidRPr="00000000" w14:paraId="00000A3A">
            <w:pPr>
              <w:ind w:firstLine="0"/>
              <w:rPr/>
            </w:pPr>
            <w:r w:rsidDel="00000000" w:rsidR="00000000" w:rsidRPr="00000000">
              <w:rPr>
                <w:rtl w:val="0"/>
              </w:rPr>
              <w:t xml:space="preserve">8</w:t>
            </w:r>
          </w:p>
        </w:tc>
        <w:tc>
          <w:tcPr/>
          <w:p w:rsidR="00000000" w:rsidDel="00000000" w:rsidP="00000000" w:rsidRDefault="00000000" w:rsidRPr="00000000" w14:paraId="00000A3B">
            <w:pPr>
              <w:ind w:firstLine="0"/>
              <w:rPr/>
            </w:pPr>
            <w:r w:rsidDel="00000000" w:rsidR="00000000" w:rsidRPr="00000000">
              <w:rPr>
                <w:rtl w:val="0"/>
              </w:rPr>
              <w:t xml:space="preserve">Edit()</w:t>
            </w:r>
          </w:p>
        </w:tc>
        <w:tc>
          <w:tcPr/>
          <w:p w:rsidR="00000000" w:rsidDel="00000000" w:rsidP="00000000" w:rsidRDefault="00000000" w:rsidRPr="00000000" w14:paraId="00000A3C">
            <w:pPr>
              <w:ind w:firstLine="0"/>
              <w:rPr/>
            </w:pPr>
            <w:r w:rsidDel="00000000" w:rsidR="00000000" w:rsidRPr="00000000">
              <w:rPr>
                <w:rtl w:val="0"/>
              </w:rPr>
              <w:t xml:space="preserve">Chỉnh sửa thông tin chuyên đề có sẵn và cập nhật lại databse</w:t>
            </w:r>
          </w:p>
        </w:tc>
      </w:tr>
      <w:tr>
        <w:trPr>
          <w:cantSplit w:val="0"/>
          <w:tblHeader w:val="0"/>
        </w:trPr>
        <w:tc>
          <w:tcPr/>
          <w:p w:rsidR="00000000" w:rsidDel="00000000" w:rsidP="00000000" w:rsidRDefault="00000000" w:rsidRPr="00000000" w14:paraId="00000A3D">
            <w:pPr>
              <w:ind w:firstLine="0"/>
              <w:rPr/>
            </w:pPr>
            <w:r w:rsidDel="00000000" w:rsidR="00000000" w:rsidRPr="00000000">
              <w:rPr>
                <w:rtl w:val="0"/>
              </w:rPr>
              <w:t xml:space="preserve">9</w:t>
            </w:r>
          </w:p>
        </w:tc>
        <w:tc>
          <w:tcPr/>
          <w:p w:rsidR="00000000" w:rsidDel="00000000" w:rsidP="00000000" w:rsidRDefault="00000000" w:rsidRPr="00000000" w14:paraId="00000A3E">
            <w:pPr>
              <w:ind w:firstLine="0"/>
              <w:rPr/>
            </w:pPr>
            <w:r w:rsidDel="00000000" w:rsidR="00000000" w:rsidRPr="00000000">
              <w:rPr>
                <w:rtl w:val="0"/>
              </w:rPr>
              <w:t xml:space="preserve">fillTable()</w:t>
            </w:r>
          </w:p>
        </w:tc>
        <w:tc>
          <w:tcPr/>
          <w:p w:rsidR="00000000" w:rsidDel="00000000" w:rsidP="00000000" w:rsidRDefault="00000000" w:rsidRPr="00000000" w14:paraId="00000A3F">
            <w:pPr>
              <w:ind w:firstLine="0"/>
              <w:rPr/>
            </w:pPr>
            <w:r w:rsidDel="00000000" w:rsidR="00000000" w:rsidRPr="00000000">
              <w:rPr>
                <w:rtl w:val="0"/>
              </w:rPr>
              <w:t xml:space="preserve">Đổ dữ liệu  từ database vào trong table của form</w:t>
            </w:r>
          </w:p>
        </w:tc>
      </w:tr>
      <w:tr>
        <w:trPr>
          <w:cantSplit w:val="0"/>
          <w:tblHeader w:val="0"/>
        </w:trPr>
        <w:tc>
          <w:tcPr/>
          <w:p w:rsidR="00000000" w:rsidDel="00000000" w:rsidP="00000000" w:rsidRDefault="00000000" w:rsidRPr="00000000" w14:paraId="00000A40">
            <w:pPr>
              <w:ind w:firstLine="0"/>
              <w:rPr/>
            </w:pPr>
            <w:r w:rsidDel="00000000" w:rsidR="00000000" w:rsidRPr="00000000">
              <w:rPr>
                <w:rtl w:val="0"/>
              </w:rPr>
              <w:t xml:space="preserve">10</w:t>
            </w:r>
          </w:p>
        </w:tc>
        <w:tc>
          <w:tcPr/>
          <w:p w:rsidR="00000000" w:rsidDel="00000000" w:rsidP="00000000" w:rsidRDefault="00000000" w:rsidRPr="00000000" w14:paraId="00000A41">
            <w:pPr>
              <w:ind w:firstLine="0"/>
              <w:rPr/>
            </w:pPr>
            <w:r w:rsidDel="00000000" w:rsidR="00000000" w:rsidRPr="00000000">
              <w:rPr>
                <w:rtl w:val="0"/>
              </w:rPr>
              <w:t xml:space="preserve">updateStatus()</w:t>
            </w:r>
          </w:p>
        </w:tc>
        <w:tc>
          <w:tcPr/>
          <w:p w:rsidR="00000000" w:rsidDel="00000000" w:rsidP="00000000" w:rsidRDefault="00000000" w:rsidRPr="00000000" w14:paraId="00000A42">
            <w:pPr>
              <w:ind w:firstLine="0"/>
              <w:rPr/>
            </w:pPr>
            <w:r w:rsidDel="00000000" w:rsidR="00000000" w:rsidRPr="00000000">
              <w:rPr>
                <w:rtl w:val="0"/>
              </w:rPr>
              <w:t xml:space="preserve">Cập nhật trạng thái form và trạng thái điều hướng</w:t>
            </w:r>
          </w:p>
        </w:tc>
      </w:tr>
      <w:tr>
        <w:trPr>
          <w:cantSplit w:val="0"/>
          <w:tblHeader w:val="0"/>
        </w:trPr>
        <w:tc>
          <w:tcPr/>
          <w:p w:rsidR="00000000" w:rsidDel="00000000" w:rsidP="00000000" w:rsidRDefault="00000000" w:rsidRPr="00000000" w14:paraId="00000A43">
            <w:pPr>
              <w:ind w:firstLine="0"/>
              <w:rPr/>
            </w:pPr>
            <w:r w:rsidDel="00000000" w:rsidR="00000000" w:rsidRPr="00000000">
              <w:rPr>
                <w:rtl w:val="0"/>
              </w:rPr>
              <w:t xml:space="preserve">11</w:t>
            </w:r>
          </w:p>
        </w:tc>
        <w:tc>
          <w:tcPr/>
          <w:p w:rsidR="00000000" w:rsidDel="00000000" w:rsidP="00000000" w:rsidRDefault="00000000" w:rsidRPr="00000000" w14:paraId="00000A44">
            <w:pPr>
              <w:ind w:firstLine="0"/>
              <w:rPr/>
            </w:pPr>
            <w:r w:rsidDel="00000000" w:rsidR="00000000" w:rsidRPr="00000000">
              <w:rPr>
                <w:rtl w:val="0"/>
              </w:rPr>
              <w:t xml:space="preserve">First()</w:t>
            </w:r>
          </w:p>
        </w:tc>
        <w:tc>
          <w:tcPr/>
          <w:p w:rsidR="00000000" w:rsidDel="00000000" w:rsidP="00000000" w:rsidRDefault="00000000" w:rsidRPr="00000000" w14:paraId="00000A45">
            <w:pPr>
              <w:ind w:firstLine="0"/>
              <w:rPr/>
            </w:pPr>
            <w:r w:rsidDel="00000000" w:rsidR="00000000" w:rsidRPr="00000000">
              <w:rPr>
                <w:rtl w:val="0"/>
              </w:rPr>
              <w:t xml:space="preserve">Chọn hàng dữ liệu trên cùng</w:t>
            </w:r>
          </w:p>
        </w:tc>
      </w:tr>
      <w:tr>
        <w:trPr>
          <w:cantSplit w:val="0"/>
          <w:tblHeader w:val="0"/>
        </w:trPr>
        <w:tc>
          <w:tcPr/>
          <w:p w:rsidR="00000000" w:rsidDel="00000000" w:rsidP="00000000" w:rsidRDefault="00000000" w:rsidRPr="00000000" w14:paraId="00000A46">
            <w:pPr>
              <w:ind w:firstLine="0"/>
              <w:rPr/>
            </w:pPr>
            <w:r w:rsidDel="00000000" w:rsidR="00000000" w:rsidRPr="00000000">
              <w:rPr>
                <w:rtl w:val="0"/>
              </w:rPr>
              <w:t xml:space="preserve">12</w:t>
            </w:r>
          </w:p>
        </w:tc>
        <w:tc>
          <w:tcPr/>
          <w:p w:rsidR="00000000" w:rsidDel="00000000" w:rsidP="00000000" w:rsidRDefault="00000000" w:rsidRPr="00000000" w14:paraId="00000A47">
            <w:pPr>
              <w:ind w:firstLine="0"/>
              <w:rPr/>
            </w:pPr>
            <w:r w:rsidDel="00000000" w:rsidR="00000000" w:rsidRPr="00000000">
              <w:rPr>
                <w:rtl w:val="0"/>
              </w:rPr>
              <w:t xml:space="preserve">Prev()</w:t>
            </w:r>
          </w:p>
        </w:tc>
        <w:tc>
          <w:tcPr/>
          <w:p w:rsidR="00000000" w:rsidDel="00000000" w:rsidP="00000000" w:rsidRDefault="00000000" w:rsidRPr="00000000" w14:paraId="00000A48">
            <w:pPr>
              <w:ind w:firstLine="0"/>
              <w:rPr/>
            </w:pPr>
            <w:r w:rsidDel="00000000" w:rsidR="00000000" w:rsidRPr="00000000">
              <w:rPr>
                <w:rtl w:val="0"/>
              </w:rPr>
              <w:t xml:space="preserve">Chọn hàng dữ liệu lùi lại một hàng</w:t>
            </w:r>
          </w:p>
        </w:tc>
      </w:tr>
      <w:tr>
        <w:trPr>
          <w:cantSplit w:val="0"/>
          <w:tblHeader w:val="0"/>
        </w:trPr>
        <w:tc>
          <w:tcPr/>
          <w:p w:rsidR="00000000" w:rsidDel="00000000" w:rsidP="00000000" w:rsidRDefault="00000000" w:rsidRPr="00000000" w14:paraId="00000A49">
            <w:pPr>
              <w:ind w:firstLine="0"/>
              <w:rPr/>
            </w:pPr>
            <w:r w:rsidDel="00000000" w:rsidR="00000000" w:rsidRPr="00000000">
              <w:rPr>
                <w:rtl w:val="0"/>
              </w:rPr>
              <w:t xml:space="preserve">13</w:t>
            </w:r>
          </w:p>
        </w:tc>
        <w:tc>
          <w:tcPr/>
          <w:p w:rsidR="00000000" w:rsidDel="00000000" w:rsidP="00000000" w:rsidRDefault="00000000" w:rsidRPr="00000000" w14:paraId="00000A4A">
            <w:pPr>
              <w:ind w:firstLine="0"/>
              <w:rPr/>
            </w:pPr>
            <w:r w:rsidDel="00000000" w:rsidR="00000000" w:rsidRPr="00000000">
              <w:rPr>
                <w:rtl w:val="0"/>
              </w:rPr>
              <w:t xml:space="preserve">Next()</w:t>
            </w:r>
          </w:p>
        </w:tc>
        <w:tc>
          <w:tcPr/>
          <w:p w:rsidR="00000000" w:rsidDel="00000000" w:rsidP="00000000" w:rsidRDefault="00000000" w:rsidRPr="00000000" w14:paraId="00000A4B">
            <w:pPr>
              <w:ind w:firstLine="0"/>
              <w:rPr/>
            </w:pPr>
            <w:r w:rsidDel="00000000" w:rsidR="00000000" w:rsidRPr="00000000">
              <w:rPr>
                <w:rtl w:val="0"/>
              </w:rPr>
              <w:t xml:space="preserve">Chọn hàng dữ liệu kế tiếp</w:t>
            </w:r>
          </w:p>
        </w:tc>
      </w:tr>
      <w:tr>
        <w:trPr>
          <w:cantSplit w:val="0"/>
          <w:tblHeader w:val="0"/>
        </w:trPr>
        <w:tc>
          <w:tcPr/>
          <w:p w:rsidR="00000000" w:rsidDel="00000000" w:rsidP="00000000" w:rsidRDefault="00000000" w:rsidRPr="00000000" w14:paraId="00000A4C">
            <w:pPr>
              <w:ind w:firstLine="0"/>
              <w:rPr/>
            </w:pPr>
            <w:r w:rsidDel="00000000" w:rsidR="00000000" w:rsidRPr="00000000">
              <w:rPr>
                <w:rtl w:val="0"/>
              </w:rPr>
              <w:t xml:space="preserve">14</w:t>
            </w:r>
          </w:p>
        </w:tc>
        <w:tc>
          <w:tcPr/>
          <w:p w:rsidR="00000000" w:rsidDel="00000000" w:rsidP="00000000" w:rsidRDefault="00000000" w:rsidRPr="00000000" w14:paraId="00000A4D">
            <w:pPr>
              <w:ind w:firstLine="0"/>
              <w:rPr/>
            </w:pPr>
            <w:r w:rsidDel="00000000" w:rsidR="00000000" w:rsidRPr="00000000">
              <w:rPr>
                <w:rtl w:val="0"/>
              </w:rPr>
              <w:t xml:space="preserve">Last()</w:t>
            </w:r>
          </w:p>
        </w:tc>
        <w:tc>
          <w:tcPr/>
          <w:p w:rsidR="00000000" w:rsidDel="00000000" w:rsidP="00000000" w:rsidRDefault="00000000" w:rsidRPr="00000000" w14:paraId="00000A4E">
            <w:pPr>
              <w:ind w:firstLine="0"/>
              <w:rPr/>
            </w:pPr>
            <w:r w:rsidDel="00000000" w:rsidR="00000000" w:rsidRPr="00000000">
              <w:rPr>
                <w:rtl w:val="0"/>
              </w:rPr>
              <w:t xml:space="preserve">Chọn hàng dữ liệu dưới cùng</w:t>
            </w:r>
          </w:p>
        </w:tc>
      </w:tr>
      <w:tr>
        <w:trPr>
          <w:cantSplit w:val="0"/>
          <w:tblHeader w:val="0"/>
        </w:trPr>
        <w:tc>
          <w:tcPr/>
          <w:p w:rsidR="00000000" w:rsidDel="00000000" w:rsidP="00000000" w:rsidRDefault="00000000" w:rsidRPr="00000000" w14:paraId="00000A4F">
            <w:pPr>
              <w:ind w:firstLine="0"/>
              <w:rPr/>
            </w:pPr>
            <w:r w:rsidDel="00000000" w:rsidR="00000000" w:rsidRPr="00000000">
              <w:rPr>
                <w:rtl w:val="0"/>
              </w:rPr>
              <w:t xml:space="preserve">15</w:t>
            </w:r>
          </w:p>
        </w:tc>
        <w:tc>
          <w:tcPr/>
          <w:p w:rsidR="00000000" w:rsidDel="00000000" w:rsidP="00000000" w:rsidRDefault="00000000" w:rsidRPr="00000000" w14:paraId="00000A50">
            <w:pPr>
              <w:ind w:firstLine="0"/>
              <w:rPr/>
            </w:pPr>
            <w:r w:rsidDel="00000000" w:rsidR="00000000" w:rsidRPr="00000000">
              <w:rPr>
                <w:rtl w:val="0"/>
              </w:rPr>
              <w:t xml:space="preserve">ChooserImage()</w:t>
            </w:r>
          </w:p>
        </w:tc>
        <w:tc>
          <w:tcPr/>
          <w:p w:rsidR="00000000" w:rsidDel="00000000" w:rsidP="00000000" w:rsidRDefault="00000000" w:rsidRPr="00000000" w14:paraId="00000A51">
            <w:pPr>
              <w:ind w:firstLine="0"/>
              <w:rPr/>
            </w:pPr>
            <w:r w:rsidDel="00000000" w:rsidR="00000000" w:rsidRPr="00000000">
              <w:rPr>
                <w:rtl w:val="0"/>
              </w:rPr>
              <w:t xml:space="preserve">Hiện bảng FileChooser cho phép chọn ảnh đại diện chuyên đề</w:t>
            </w:r>
          </w:p>
        </w:tc>
      </w:tr>
      <w:tr>
        <w:trPr>
          <w:cantSplit w:val="0"/>
          <w:tblHeader w:val="0"/>
        </w:trPr>
        <w:tc>
          <w:tcPr/>
          <w:p w:rsidR="00000000" w:rsidDel="00000000" w:rsidP="00000000" w:rsidRDefault="00000000" w:rsidRPr="00000000" w14:paraId="00000A52">
            <w:pPr>
              <w:ind w:firstLine="0"/>
              <w:rPr/>
            </w:pPr>
            <w:r w:rsidDel="00000000" w:rsidR="00000000" w:rsidRPr="00000000">
              <w:rPr>
                <w:rtl w:val="0"/>
              </w:rPr>
              <w:t xml:space="preserve">16</w:t>
            </w:r>
          </w:p>
        </w:tc>
        <w:tc>
          <w:tcPr/>
          <w:p w:rsidR="00000000" w:rsidDel="00000000" w:rsidP="00000000" w:rsidRDefault="00000000" w:rsidRPr="00000000" w14:paraId="00000A53">
            <w:pPr>
              <w:ind w:firstLine="0"/>
              <w:rPr/>
            </w:pPr>
            <w:r w:rsidDel="00000000" w:rsidR="00000000" w:rsidRPr="00000000">
              <w:rPr>
                <w:rtl w:val="0"/>
              </w:rPr>
              <w:t xml:space="preserve">chuyenDeJInternalFrame()</w:t>
            </w:r>
          </w:p>
        </w:tc>
        <w:tc>
          <w:tcPr/>
          <w:p w:rsidR="00000000" w:rsidDel="00000000" w:rsidP="00000000" w:rsidRDefault="00000000" w:rsidRPr="00000000" w14:paraId="00000A54">
            <w:pPr>
              <w:ind w:firstLine="0"/>
              <w:rPr/>
            </w:pPr>
            <w:r w:rsidDel="00000000" w:rsidR="00000000" w:rsidRPr="00000000">
              <w:rPr>
                <w:rtl w:val="0"/>
              </w:rPr>
              <w:t xml:space="preserve">Mở cửa sổ chuyên đề </w:t>
            </w:r>
          </w:p>
        </w:tc>
      </w:tr>
    </w:tbl>
    <w:p w:rsidR="00000000" w:rsidDel="00000000" w:rsidP="00000000" w:rsidRDefault="00000000" w:rsidRPr="00000000" w14:paraId="00000A55">
      <w:pPr>
        <w:pStyle w:val="Heading4"/>
        <w:ind w:firstLine="864"/>
        <w:rPr/>
      </w:pPr>
      <w:r w:rsidDel="00000000" w:rsidR="00000000" w:rsidRPr="00000000">
        <w:rPr>
          <w:rtl w:val="0"/>
        </w:rPr>
        <w:t xml:space="preserve">4.5.3.3.NguoiHocJDialog</w:t>
      </w:r>
    </w:p>
    <w:tbl>
      <w:tblPr>
        <w:tblStyle w:val="Table6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A56">
            <w:pPr>
              <w:ind w:firstLine="0"/>
              <w:rPr/>
            </w:pPr>
            <w:r w:rsidDel="00000000" w:rsidR="00000000" w:rsidRPr="00000000">
              <w:rPr>
                <w:rtl w:val="0"/>
              </w:rPr>
              <w:t xml:space="preserve">TT</w:t>
            </w:r>
          </w:p>
        </w:tc>
        <w:tc>
          <w:tcPr/>
          <w:p w:rsidR="00000000" w:rsidDel="00000000" w:rsidP="00000000" w:rsidRDefault="00000000" w:rsidRPr="00000000" w14:paraId="00000A57">
            <w:pPr>
              <w:ind w:firstLine="0"/>
              <w:rPr/>
            </w:pPr>
            <w:r w:rsidDel="00000000" w:rsidR="00000000" w:rsidRPr="00000000">
              <w:rPr>
                <w:rtl w:val="0"/>
              </w:rPr>
              <w:t xml:space="preserve">Phương thức</w:t>
            </w:r>
          </w:p>
        </w:tc>
        <w:tc>
          <w:tcPr/>
          <w:p w:rsidR="00000000" w:rsidDel="00000000" w:rsidP="00000000" w:rsidRDefault="00000000" w:rsidRPr="00000000" w14:paraId="00000A58">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A59">
            <w:pPr>
              <w:ind w:firstLine="0"/>
              <w:rPr/>
            </w:pPr>
            <w:r w:rsidDel="00000000" w:rsidR="00000000" w:rsidRPr="00000000">
              <w:rPr>
                <w:rtl w:val="0"/>
              </w:rPr>
              <w:t xml:space="preserve">1</w:t>
            </w:r>
          </w:p>
        </w:tc>
        <w:tc>
          <w:tcPr/>
          <w:p w:rsidR="00000000" w:rsidDel="00000000" w:rsidP="00000000" w:rsidRDefault="00000000" w:rsidRPr="00000000" w14:paraId="00000A5A">
            <w:pPr>
              <w:ind w:firstLine="0"/>
              <w:rPr/>
            </w:pPr>
            <w:r w:rsidDel="00000000" w:rsidR="00000000" w:rsidRPr="00000000">
              <w:rPr>
                <w:rtl w:val="0"/>
              </w:rPr>
              <w:t xml:space="preserve">init()</w:t>
            </w:r>
          </w:p>
        </w:tc>
        <w:tc>
          <w:tcPr/>
          <w:p w:rsidR="00000000" w:rsidDel="00000000" w:rsidP="00000000" w:rsidRDefault="00000000" w:rsidRPr="00000000" w14:paraId="00000A5B">
            <w:pPr>
              <w:ind w:firstLine="0"/>
              <w:rPr/>
            </w:pPr>
            <w:r w:rsidDel="00000000" w:rsidR="00000000" w:rsidRPr="00000000">
              <w:rPr>
                <w:rtl w:val="0"/>
              </w:rPr>
              <w:t xml:space="preserve">Hiển thị cửa sổ chức năng người học cho người dùng</w:t>
            </w:r>
          </w:p>
        </w:tc>
      </w:tr>
      <w:tr>
        <w:trPr>
          <w:cantSplit w:val="0"/>
          <w:tblHeader w:val="0"/>
        </w:trPr>
        <w:tc>
          <w:tcPr/>
          <w:p w:rsidR="00000000" w:rsidDel="00000000" w:rsidP="00000000" w:rsidRDefault="00000000" w:rsidRPr="00000000" w14:paraId="00000A5C">
            <w:pPr>
              <w:ind w:firstLine="0"/>
              <w:rPr/>
            </w:pPr>
            <w:r w:rsidDel="00000000" w:rsidR="00000000" w:rsidRPr="00000000">
              <w:rPr>
                <w:rtl w:val="0"/>
              </w:rPr>
              <w:t xml:space="preserve">2</w:t>
            </w:r>
          </w:p>
        </w:tc>
        <w:tc>
          <w:tcPr/>
          <w:p w:rsidR="00000000" w:rsidDel="00000000" w:rsidP="00000000" w:rsidRDefault="00000000" w:rsidRPr="00000000" w14:paraId="00000A5D">
            <w:pPr>
              <w:ind w:firstLine="0"/>
              <w:rPr/>
            </w:pPr>
            <w:r w:rsidDel="00000000" w:rsidR="00000000" w:rsidRPr="00000000">
              <w:rPr>
                <w:rtl w:val="0"/>
              </w:rPr>
              <w:t xml:space="preserve">Insert()</w:t>
            </w:r>
          </w:p>
        </w:tc>
        <w:tc>
          <w:tcPr/>
          <w:p w:rsidR="00000000" w:rsidDel="00000000" w:rsidP="00000000" w:rsidRDefault="00000000" w:rsidRPr="00000000" w14:paraId="00000A5E">
            <w:pPr>
              <w:ind w:firstLine="0"/>
              <w:rPr/>
            </w:pPr>
            <w:r w:rsidDel="00000000" w:rsidR="00000000" w:rsidRPr="00000000">
              <w:rPr>
                <w:rtl w:val="0"/>
              </w:rPr>
              <w:t xml:space="preserve">Thêm người học mới vào cửa sổ chức năng người học</w:t>
            </w:r>
          </w:p>
        </w:tc>
      </w:tr>
      <w:tr>
        <w:trPr>
          <w:cantSplit w:val="0"/>
          <w:tblHeader w:val="0"/>
        </w:trPr>
        <w:tc>
          <w:tcPr/>
          <w:p w:rsidR="00000000" w:rsidDel="00000000" w:rsidP="00000000" w:rsidRDefault="00000000" w:rsidRPr="00000000" w14:paraId="00000A5F">
            <w:pPr>
              <w:ind w:firstLine="0"/>
              <w:rPr/>
            </w:pPr>
            <w:r w:rsidDel="00000000" w:rsidR="00000000" w:rsidRPr="00000000">
              <w:rPr>
                <w:rtl w:val="0"/>
              </w:rPr>
              <w:t xml:space="preserve">3</w:t>
            </w:r>
          </w:p>
        </w:tc>
        <w:tc>
          <w:tcPr/>
          <w:p w:rsidR="00000000" w:rsidDel="00000000" w:rsidP="00000000" w:rsidRDefault="00000000" w:rsidRPr="00000000" w14:paraId="00000A60">
            <w:pPr>
              <w:ind w:firstLine="0"/>
              <w:rPr/>
            </w:pPr>
            <w:r w:rsidDel="00000000" w:rsidR="00000000" w:rsidRPr="00000000">
              <w:rPr>
                <w:rtl w:val="0"/>
              </w:rPr>
              <w:t xml:space="preserve">Update()</w:t>
            </w:r>
          </w:p>
        </w:tc>
        <w:tc>
          <w:tcPr/>
          <w:p w:rsidR="00000000" w:rsidDel="00000000" w:rsidP="00000000" w:rsidRDefault="00000000" w:rsidRPr="00000000" w14:paraId="00000A61">
            <w:pPr>
              <w:ind w:firstLine="0"/>
              <w:rPr/>
            </w:pPr>
            <w:r w:rsidDel="00000000" w:rsidR="00000000" w:rsidRPr="00000000">
              <w:rPr>
                <w:rtl w:val="0"/>
              </w:rPr>
              <w:t xml:space="preserve">Cập nhật thông tin của người học vào </w:t>
            </w:r>
          </w:p>
        </w:tc>
      </w:tr>
      <w:tr>
        <w:trPr>
          <w:cantSplit w:val="0"/>
          <w:tblHeader w:val="0"/>
        </w:trPr>
        <w:tc>
          <w:tcPr/>
          <w:p w:rsidR="00000000" w:rsidDel="00000000" w:rsidP="00000000" w:rsidRDefault="00000000" w:rsidRPr="00000000" w14:paraId="00000A62">
            <w:pPr>
              <w:ind w:firstLine="0"/>
              <w:rPr/>
            </w:pPr>
            <w:r w:rsidDel="00000000" w:rsidR="00000000" w:rsidRPr="00000000">
              <w:rPr>
                <w:rtl w:val="0"/>
              </w:rPr>
              <w:t xml:space="preserve">4</w:t>
            </w:r>
          </w:p>
        </w:tc>
        <w:tc>
          <w:tcPr/>
          <w:p w:rsidR="00000000" w:rsidDel="00000000" w:rsidP="00000000" w:rsidRDefault="00000000" w:rsidRPr="00000000" w14:paraId="00000A63">
            <w:pPr>
              <w:ind w:firstLine="0"/>
              <w:rPr/>
            </w:pPr>
            <w:r w:rsidDel="00000000" w:rsidR="00000000" w:rsidRPr="00000000">
              <w:rPr>
                <w:rtl w:val="0"/>
              </w:rPr>
              <w:t xml:space="preserve">Delete()</w:t>
            </w:r>
          </w:p>
        </w:tc>
        <w:tc>
          <w:tcPr/>
          <w:p w:rsidR="00000000" w:rsidDel="00000000" w:rsidP="00000000" w:rsidRDefault="00000000" w:rsidRPr="00000000" w14:paraId="00000A64">
            <w:pPr>
              <w:ind w:firstLine="0"/>
              <w:rPr/>
            </w:pPr>
            <w:r w:rsidDel="00000000" w:rsidR="00000000" w:rsidRPr="00000000">
              <w:rPr>
                <w:rtl w:val="0"/>
              </w:rPr>
              <w:t xml:space="preserve">Xóa thông tin của người học thông qua mã người học </w:t>
            </w:r>
          </w:p>
        </w:tc>
      </w:tr>
      <w:tr>
        <w:trPr>
          <w:cantSplit w:val="0"/>
          <w:tblHeader w:val="0"/>
        </w:trPr>
        <w:tc>
          <w:tcPr/>
          <w:p w:rsidR="00000000" w:rsidDel="00000000" w:rsidP="00000000" w:rsidRDefault="00000000" w:rsidRPr="00000000" w14:paraId="00000A65">
            <w:pPr>
              <w:ind w:firstLine="0"/>
              <w:rPr/>
            </w:pPr>
            <w:r w:rsidDel="00000000" w:rsidR="00000000" w:rsidRPr="00000000">
              <w:rPr>
                <w:rtl w:val="0"/>
              </w:rPr>
              <w:t xml:space="preserve">5</w:t>
            </w:r>
          </w:p>
        </w:tc>
        <w:tc>
          <w:tcPr/>
          <w:p w:rsidR="00000000" w:rsidDel="00000000" w:rsidP="00000000" w:rsidRDefault="00000000" w:rsidRPr="00000000" w14:paraId="00000A66">
            <w:pPr>
              <w:ind w:firstLine="0"/>
              <w:rPr/>
            </w:pPr>
            <w:r w:rsidDel="00000000" w:rsidR="00000000" w:rsidRPr="00000000">
              <w:rPr>
                <w:rtl w:val="0"/>
              </w:rPr>
              <w:t xml:space="preserve">getForm()</w:t>
            </w:r>
          </w:p>
        </w:tc>
        <w:tc>
          <w:tcPr/>
          <w:p w:rsidR="00000000" w:rsidDel="00000000" w:rsidP="00000000" w:rsidRDefault="00000000" w:rsidRPr="00000000" w14:paraId="00000A67">
            <w:pPr>
              <w:ind w:firstLine="0"/>
              <w:rPr/>
            </w:pPr>
            <w:r w:rsidDel="00000000" w:rsidR="00000000" w:rsidRPr="00000000">
              <w:rPr>
                <w:rtl w:val="0"/>
              </w:rPr>
              <w:t xml:space="preserve">Lấy ra thông tin người học từ form thêm vào chức năng NGUOIHOC</w:t>
            </w:r>
          </w:p>
        </w:tc>
      </w:tr>
      <w:tr>
        <w:trPr>
          <w:cantSplit w:val="0"/>
          <w:tblHeader w:val="0"/>
        </w:trPr>
        <w:tc>
          <w:tcPr/>
          <w:p w:rsidR="00000000" w:rsidDel="00000000" w:rsidP="00000000" w:rsidRDefault="00000000" w:rsidRPr="00000000" w14:paraId="00000A68">
            <w:pPr>
              <w:ind w:firstLine="0"/>
              <w:rPr/>
            </w:pPr>
            <w:r w:rsidDel="00000000" w:rsidR="00000000" w:rsidRPr="00000000">
              <w:rPr>
                <w:rtl w:val="0"/>
              </w:rPr>
              <w:t xml:space="preserve">6</w:t>
            </w:r>
          </w:p>
        </w:tc>
        <w:tc>
          <w:tcPr/>
          <w:p w:rsidR="00000000" w:rsidDel="00000000" w:rsidP="00000000" w:rsidRDefault="00000000" w:rsidRPr="00000000" w14:paraId="00000A69">
            <w:pPr>
              <w:ind w:firstLine="0"/>
              <w:rPr/>
            </w:pPr>
            <w:r w:rsidDel="00000000" w:rsidR="00000000" w:rsidRPr="00000000">
              <w:rPr>
                <w:rtl w:val="0"/>
              </w:rPr>
              <w:t xml:space="preserve">setForm()</w:t>
            </w:r>
          </w:p>
        </w:tc>
        <w:tc>
          <w:tcPr/>
          <w:p w:rsidR="00000000" w:rsidDel="00000000" w:rsidP="00000000" w:rsidRDefault="00000000" w:rsidRPr="00000000" w14:paraId="00000A6A">
            <w:pPr>
              <w:ind w:firstLine="0"/>
              <w:rPr/>
            </w:pPr>
            <w:r w:rsidDel="00000000" w:rsidR="00000000" w:rsidRPr="00000000">
              <w:rPr>
                <w:rtl w:val="0"/>
              </w:rPr>
              <w:t xml:space="preserve">Lấy ra thông tin người học có sẳn từ form</w:t>
            </w:r>
          </w:p>
        </w:tc>
      </w:tr>
      <w:tr>
        <w:trPr>
          <w:cantSplit w:val="0"/>
          <w:tblHeader w:val="0"/>
        </w:trPr>
        <w:tc>
          <w:tcPr/>
          <w:p w:rsidR="00000000" w:rsidDel="00000000" w:rsidP="00000000" w:rsidRDefault="00000000" w:rsidRPr="00000000" w14:paraId="00000A6B">
            <w:pPr>
              <w:ind w:firstLine="0"/>
              <w:rPr/>
            </w:pPr>
            <w:r w:rsidDel="00000000" w:rsidR="00000000" w:rsidRPr="00000000">
              <w:rPr>
                <w:rtl w:val="0"/>
              </w:rPr>
              <w:t xml:space="preserve">7</w:t>
            </w:r>
          </w:p>
        </w:tc>
        <w:tc>
          <w:tcPr/>
          <w:p w:rsidR="00000000" w:rsidDel="00000000" w:rsidP="00000000" w:rsidRDefault="00000000" w:rsidRPr="00000000" w14:paraId="00000A6C">
            <w:pPr>
              <w:ind w:firstLine="0"/>
              <w:rPr/>
            </w:pPr>
            <w:r w:rsidDel="00000000" w:rsidR="00000000" w:rsidRPr="00000000">
              <w:rPr>
                <w:rtl w:val="0"/>
              </w:rPr>
              <w:t xml:space="preserve">clearForm()</w:t>
            </w:r>
          </w:p>
        </w:tc>
        <w:tc>
          <w:tcPr/>
          <w:p w:rsidR="00000000" w:rsidDel="00000000" w:rsidP="00000000" w:rsidRDefault="00000000" w:rsidRPr="00000000" w14:paraId="00000A6D">
            <w:pPr>
              <w:ind w:firstLine="0"/>
              <w:rPr/>
            </w:pPr>
            <w:r w:rsidDel="00000000" w:rsidR="00000000" w:rsidRPr="00000000">
              <w:rPr>
                <w:rtl w:val="0"/>
              </w:rPr>
              <w:t xml:space="preserve">Làm các thông tin đc nhập trong Form</w:t>
            </w:r>
          </w:p>
        </w:tc>
      </w:tr>
      <w:tr>
        <w:trPr>
          <w:cantSplit w:val="0"/>
          <w:tblHeader w:val="0"/>
        </w:trPr>
        <w:tc>
          <w:tcPr/>
          <w:p w:rsidR="00000000" w:rsidDel="00000000" w:rsidP="00000000" w:rsidRDefault="00000000" w:rsidRPr="00000000" w14:paraId="00000A6E">
            <w:pPr>
              <w:ind w:firstLine="0"/>
              <w:rPr/>
            </w:pPr>
            <w:r w:rsidDel="00000000" w:rsidR="00000000" w:rsidRPr="00000000">
              <w:rPr>
                <w:rtl w:val="0"/>
              </w:rPr>
              <w:t xml:space="preserve">8</w:t>
            </w:r>
          </w:p>
        </w:tc>
        <w:tc>
          <w:tcPr/>
          <w:p w:rsidR="00000000" w:rsidDel="00000000" w:rsidP="00000000" w:rsidRDefault="00000000" w:rsidRPr="00000000" w14:paraId="00000A6F">
            <w:pPr>
              <w:ind w:firstLine="0"/>
              <w:rPr/>
            </w:pPr>
            <w:r w:rsidDel="00000000" w:rsidR="00000000" w:rsidRPr="00000000">
              <w:rPr>
                <w:rtl w:val="0"/>
              </w:rPr>
              <w:t xml:space="preserve">Edit()</w:t>
            </w:r>
          </w:p>
        </w:tc>
        <w:tc>
          <w:tcPr/>
          <w:p w:rsidR="00000000" w:rsidDel="00000000" w:rsidP="00000000" w:rsidRDefault="00000000" w:rsidRPr="00000000" w14:paraId="00000A70">
            <w:pPr>
              <w:ind w:firstLine="0"/>
              <w:rPr/>
            </w:pPr>
            <w:r w:rsidDel="00000000" w:rsidR="00000000" w:rsidRPr="00000000">
              <w:rPr>
                <w:rtl w:val="0"/>
              </w:rPr>
              <w:t xml:space="preserve">Chỉnh sửa các thông tin của người học và cập nhật lại vào form</w:t>
            </w:r>
          </w:p>
        </w:tc>
      </w:tr>
      <w:tr>
        <w:trPr>
          <w:cantSplit w:val="0"/>
          <w:tblHeader w:val="0"/>
        </w:trPr>
        <w:tc>
          <w:tcPr/>
          <w:p w:rsidR="00000000" w:rsidDel="00000000" w:rsidP="00000000" w:rsidRDefault="00000000" w:rsidRPr="00000000" w14:paraId="00000A71">
            <w:pPr>
              <w:ind w:firstLine="0"/>
              <w:rPr/>
            </w:pPr>
            <w:r w:rsidDel="00000000" w:rsidR="00000000" w:rsidRPr="00000000">
              <w:rPr>
                <w:rtl w:val="0"/>
              </w:rPr>
              <w:t xml:space="preserve">9</w:t>
            </w:r>
          </w:p>
        </w:tc>
        <w:tc>
          <w:tcPr/>
          <w:p w:rsidR="00000000" w:rsidDel="00000000" w:rsidP="00000000" w:rsidRDefault="00000000" w:rsidRPr="00000000" w14:paraId="00000A72">
            <w:pPr>
              <w:ind w:firstLine="0"/>
              <w:rPr/>
            </w:pPr>
            <w:r w:rsidDel="00000000" w:rsidR="00000000" w:rsidRPr="00000000">
              <w:rPr>
                <w:rtl w:val="0"/>
              </w:rPr>
              <w:t xml:space="preserve">fillTable()</w:t>
            </w:r>
          </w:p>
        </w:tc>
        <w:tc>
          <w:tcPr/>
          <w:p w:rsidR="00000000" w:rsidDel="00000000" w:rsidP="00000000" w:rsidRDefault="00000000" w:rsidRPr="00000000" w14:paraId="00000A73">
            <w:pPr>
              <w:ind w:firstLine="0"/>
              <w:rPr/>
            </w:pPr>
            <w:r w:rsidDel="00000000" w:rsidR="00000000" w:rsidRPr="00000000">
              <w:rPr>
                <w:rtl w:val="0"/>
              </w:rPr>
              <w:t xml:space="preserve">Đưa dữ liệu vào bảng chức năng người học</w:t>
            </w:r>
          </w:p>
        </w:tc>
      </w:tr>
      <w:tr>
        <w:trPr>
          <w:cantSplit w:val="0"/>
          <w:tblHeader w:val="0"/>
        </w:trPr>
        <w:tc>
          <w:tcPr/>
          <w:p w:rsidR="00000000" w:rsidDel="00000000" w:rsidP="00000000" w:rsidRDefault="00000000" w:rsidRPr="00000000" w14:paraId="00000A74">
            <w:pPr>
              <w:ind w:firstLine="0"/>
              <w:rPr/>
            </w:pPr>
            <w:r w:rsidDel="00000000" w:rsidR="00000000" w:rsidRPr="00000000">
              <w:rPr>
                <w:rtl w:val="0"/>
              </w:rPr>
              <w:t xml:space="preserve">10</w:t>
            </w:r>
          </w:p>
        </w:tc>
        <w:tc>
          <w:tcPr/>
          <w:p w:rsidR="00000000" w:rsidDel="00000000" w:rsidP="00000000" w:rsidRDefault="00000000" w:rsidRPr="00000000" w14:paraId="00000A75">
            <w:pPr>
              <w:ind w:firstLine="0"/>
              <w:rPr/>
            </w:pPr>
            <w:r w:rsidDel="00000000" w:rsidR="00000000" w:rsidRPr="00000000">
              <w:rPr>
                <w:rtl w:val="0"/>
              </w:rPr>
              <w:t xml:space="preserve">updateStatus()</w:t>
            </w:r>
          </w:p>
        </w:tc>
        <w:tc>
          <w:tcPr/>
          <w:p w:rsidR="00000000" w:rsidDel="00000000" w:rsidP="00000000" w:rsidRDefault="00000000" w:rsidRPr="00000000" w14:paraId="00000A76">
            <w:pPr>
              <w:ind w:firstLine="0"/>
              <w:rPr/>
            </w:pPr>
            <w:r w:rsidDel="00000000" w:rsidR="00000000" w:rsidRPr="00000000">
              <w:rPr>
                <w:rtl w:val="0"/>
              </w:rPr>
              <w:t xml:space="preserve">Cập nhật trang thái của các thanh điều hướng</w:t>
            </w:r>
          </w:p>
        </w:tc>
      </w:tr>
      <w:tr>
        <w:trPr>
          <w:cantSplit w:val="0"/>
          <w:tblHeader w:val="0"/>
        </w:trPr>
        <w:tc>
          <w:tcPr/>
          <w:p w:rsidR="00000000" w:rsidDel="00000000" w:rsidP="00000000" w:rsidRDefault="00000000" w:rsidRPr="00000000" w14:paraId="00000A77">
            <w:pPr>
              <w:ind w:firstLine="0"/>
              <w:rPr/>
            </w:pPr>
            <w:r w:rsidDel="00000000" w:rsidR="00000000" w:rsidRPr="00000000">
              <w:rPr>
                <w:rtl w:val="0"/>
              </w:rPr>
              <w:t xml:space="preserve">11</w:t>
            </w:r>
          </w:p>
        </w:tc>
        <w:tc>
          <w:tcPr/>
          <w:p w:rsidR="00000000" w:rsidDel="00000000" w:rsidP="00000000" w:rsidRDefault="00000000" w:rsidRPr="00000000" w14:paraId="00000A78">
            <w:pPr>
              <w:ind w:firstLine="0"/>
              <w:rPr/>
            </w:pPr>
            <w:r w:rsidDel="00000000" w:rsidR="00000000" w:rsidRPr="00000000">
              <w:rPr>
                <w:rtl w:val="0"/>
              </w:rPr>
              <w:t xml:space="preserve">First()</w:t>
            </w:r>
          </w:p>
        </w:tc>
        <w:tc>
          <w:tcPr/>
          <w:p w:rsidR="00000000" w:rsidDel="00000000" w:rsidP="00000000" w:rsidRDefault="00000000" w:rsidRPr="00000000" w14:paraId="00000A79">
            <w:pPr>
              <w:ind w:firstLine="0"/>
              <w:rPr/>
            </w:pPr>
            <w:r w:rsidDel="00000000" w:rsidR="00000000" w:rsidRPr="00000000">
              <w:rPr>
                <w:rtl w:val="0"/>
              </w:rPr>
              <w:t xml:space="preserve">Đến trang đầu tiên của danh sách</w:t>
            </w:r>
          </w:p>
        </w:tc>
      </w:tr>
      <w:tr>
        <w:trPr>
          <w:cantSplit w:val="0"/>
          <w:tblHeader w:val="0"/>
        </w:trPr>
        <w:tc>
          <w:tcPr/>
          <w:p w:rsidR="00000000" w:rsidDel="00000000" w:rsidP="00000000" w:rsidRDefault="00000000" w:rsidRPr="00000000" w14:paraId="00000A7A">
            <w:pPr>
              <w:ind w:firstLine="0"/>
              <w:rPr/>
            </w:pPr>
            <w:r w:rsidDel="00000000" w:rsidR="00000000" w:rsidRPr="00000000">
              <w:rPr>
                <w:rtl w:val="0"/>
              </w:rPr>
              <w:t xml:space="preserve">12</w:t>
            </w:r>
          </w:p>
        </w:tc>
        <w:tc>
          <w:tcPr/>
          <w:p w:rsidR="00000000" w:rsidDel="00000000" w:rsidP="00000000" w:rsidRDefault="00000000" w:rsidRPr="00000000" w14:paraId="00000A7B">
            <w:pPr>
              <w:ind w:firstLine="0"/>
              <w:rPr/>
            </w:pPr>
            <w:r w:rsidDel="00000000" w:rsidR="00000000" w:rsidRPr="00000000">
              <w:rPr>
                <w:rtl w:val="0"/>
              </w:rPr>
              <w:t xml:space="preserve">Prev()</w:t>
            </w:r>
          </w:p>
        </w:tc>
        <w:tc>
          <w:tcPr/>
          <w:p w:rsidR="00000000" w:rsidDel="00000000" w:rsidP="00000000" w:rsidRDefault="00000000" w:rsidRPr="00000000" w14:paraId="00000A7C">
            <w:pPr>
              <w:ind w:firstLine="0"/>
              <w:rPr/>
            </w:pPr>
            <w:r w:rsidDel="00000000" w:rsidR="00000000" w:rsidRPr="00000000">
              <w:rPr>
                <w:rtl w:val="0"/>
              </w:rPr>
              <w:t xml:space="preserve">Trở về trước một trang</w:t>
            </w:r>
          </w:p>
        </w:tc>
      </w:tr>
      <w:tr>
        <w:trPr>
          <w:cantSplit w:val="0"/>
          <w:tblHeader w:val="0"/>
        </w:trPr>
        <w:tc>
          <w:tcPr/>
          <w:p w:rsidR="00000000" w:rsidDel="00000000" w:rsidP="00000000" w:rsidRDefault="00000000" w:rsidRPr="00000000" w14:paraId="00000A7D">
            <w:pPr>
              <w:ind w:firstLine="0"/>
              <w:rPr/>
            </w:pPr>
            <w:r w:rsidDel="00000000" w:rsidR="00000000" w:rsidRPr="00000000">
              <w:rPr>
                <w:rtl w:val="0"/>
              </w:rPr>
              <w:t xml:space="preserve">13</w:t>
            </w:r>
          </w:p>
        </w:tc>
        <w:tc>
          <w:tcPr/>
          <w:p w:rsidR="00000000" w:rsidDel="00000000" w:rsidP="00000000" w:rsidRDefault="00000000" w:rsidRPr="00000000" w14:paraId="00000A7E">
            <w:pPr>
              <w:ind w:firstLine="0"/>
              <w:rPr/>
            </w:pPr>
            <w:r w:rsidDel="00000000" w:rsidR="00000000" w:rsidRPr="00000000">
              <w:rPr>
                <w:rtl w:val="0"/>
              </w:rPr>
              <w:t xml:space="preserve">Next()</w:t>
            </w:r>
          </w:p>
        </w:tc>
        <w:tc>
          <w:tcPr/>
          <w:p w:rsidR="00000000" w:rsidDel="00000000" w:rsidP="00000000" w:rsidRDefault="00000000" w:rsidRPr="00000000" w14:paraId="00000A7F">
            <w:pPr>
              <w:ind w:firstLine="0"/>
              <w:rPr/>
            </w:pPr>
            <w:r w:rsidDel="00000000" w:rsidR="00000000" w:rsidRPr="00000000">
              <w:rPr>
                <w:rtl w:val="0"/>
              </w:rPr>
              <w:t xml:space="preserve">Kế tiếp một trang</w:t>
            </w:r>
          </w:p>
        </w:tc>
      </w:tr>
      <w:tr>
        <w:trPr>
          <w:cantSplit w:val="0"/>
          <w:tblHeader w:val="0"/>
        </w:trPr>
        <w:tc>
          <w:tcPr/>
          <w:p w:rsidR="00000000" w:rsidDel="00000000" w:rsidP="00000000" w:rsidRDefault="00000000" w:rsidRPr="00000000" w14:paraId="00000A80">
            <w:pPr>
              <w:ind w:firstLine="0"/>
              <w:rPr/>
            </w:pPr>
            <w:r w:rsidDel="00000000" w:rsidR="00000000" w:rsidRPr="00000000">
              <w:rPr>
                <w:rtl w:val="0"/>
              </w:rPr>
              <w:t xml:space="preserve">14</w:t>
            </w:r>
          </w:p>
        </w:tc>
        <w:tc>
          <w:tcPr/>
          <w:p w:rsidR="00000000" w:rsidDel="00000000" w:rsidP="00000000" w:rsidRDefault="00000000" w:rsidRPr="00000000" w14:paraId="00000A81">
            <w:pPr>
              <w:ind w:firstLine="0"/>
              <w:rPr/>
            </w:pPr>
            <w:r w:rsidDel="00000000" w:rsidR="00000000" w:rsidRPr="00000000">
              <w:rPr>
                <w:rtl w:val="0"/>
              </w:rPr>
              <w:t xml:space="preserve">Last()</w:t>
            </w:r>
          </w:p>
        </w:tc>
        <w:tc>
          <w:tcPr/>
          <w:p w:rsidR="00000000" w:rsidDel="00000000" w:rsidP="00000000" w:rsidRDefault="00000000" w:rsidRPr="00000000" w14:paraId="00000A82">
            <w:pPr>
              <w:ind w:firstLine="0"/>
              <w:rPr/>
            </w:pPr>
            <w:r w:rsidDel="00000000" w:rsidR="00000000" w:rsidRPr="00000000">
              <w:rPr>
                <w:rtl w:val="0"/>
              </w:rPr>
              <w:t xml:space="preserve">Đến trang cuối cùng của danh sách</w:t>
            </w:r>
          </w:p>
        </w:tc>
      </w:tr>
      <w:tr>
        <w:trPr>
          <w:cantSplit w:val="0"/>
          <w:tblHeader w:val="0"/>
        </w:trPr>
        <w:tc>
          <w:tcPr/>
          <w:p w:rsidR="00000000" w:rsidDel="00000000" w:rsidP="00000000" w:rsidRDefault="00000000" w:rsidRPr="00000000" w14:paraId="00000A83">
            <w:pPr>
              <w:jc w:val="center"/>
              <w:rPr>
                <w:sz w:val="24"/>
                <w:szCs w:val="24"/>
              </w:rPr>
            </w:pPr>
            <w:r w:rsidDel="00000000" w:rsidR="00000000" w:rsidRPr="00000000">
              <w:rPr>
                <w:rtl w:val="0"/>
              </w:rPr>
            </w:r>
          </w:p>
        </w:tc>
        <w:tc>
          <w:tcPr/>
          <w:p w:rsidR="00000000" w:rsidDel="00000000" w:rsidP="00000000" w:rsidRDefault="00000000" w:rsidRPr="00000000" w14:paraId="00000A84">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A85">
            <w:pPr>
              <w:rPr>
                <w:sz w:val="24"/>
                <w:szCs w:val="24"/>
              </w:rPr>
            </w:pPr>
            <w:r w:rsidDel="00000000" w:rsidR="00000000" w:rsidRPr="00000000">
              <w:rPr>
                <w:rtl w:val="0"/>
              </w:rPr>
            </w:r>
          </w:p>
        </w:tc>
      </w:tr>
    </w:tbl>
    <w:p w:rsidR="00000000" w:rsidDel="00000000" w:rsidP="00000000" w:rsidRDefault="00000000" w:rsidRPr="00000000" w14:paraId="00000A86">
      <w:pPr>
        <w:pStyle w:val="Heading4"/>
        <w:ind w:firstLine="864"/>
        <w:rPr/>
      </w:pPr>
      <w:r w:rsidDel="00000000" w:rsidR="00000000" w:rsidRPr="00000000">
        <w:rPr>
          <w:rtl w:val="0"/>
        </w:rPr>
        <w:t xml:space="preserve">4.5.3.4.KhoaHocJDialog</w:t>
      </w:r>
    </w:p>
    <w:tbl>
      <w:tblPr>
        <w:tblStyle w:val="Table64"/>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2130"/>
        <w:gridCol w:w="6510"/>
        <w:tblGridChange w:id="0">
          <w:tblGrid>
            <w:gridCol w:w="715"/>
            <w:gridCol w:w="2130"/>
            <w:gridCol w:w="6510"/>
          </w:tblGrid>
        </w:tblGridChange>
      </w:tblGrid>
      <w:tr>
        <w:trPr>
          <w:cantSplit w:val="0"/>
          <w:tblHeader w:val="0"/>
        </w:trPr>
        <w:tc>
          <w:tcPr/>
          <w:p w:rsidR="00000000" w:rsidDel="00000000" w:rsidP="00000000" w:rsidRDefault="00000000" w:rsidRPr="00000000" w14:paraId="00000A87">
            <w:pPr>
              <w:ind w:firstLine="0"/>
              <w:rPr/>
            </w:pPr>
            <w:r w:rsidDel="00000000" w:rsidR="00000000" w:rsidRPr="00000000">
              <w:rPr>
                <w:rtl w:val="0"/>
              </w:rPr>
              <w:t xml:space="preserve">TT</w:t>
            </w:r>
          </w:p>
        </w:tc>
        <w:tc>
          <w:tcPr/>
          <w:p w:rsidR="00000000" w:rsidDel="00000000" w:rsidP="00000000" w:rsidRDefault="00000000" w:rsidRPr="00000000" w14:paraId="00000A88">
            <w:pPr>
              <w:ind w:firstLine="0"/>
              <w:rPr/>
            </w:pPr>
            <w:r w:rsidDel="00000000" w:rsidR="00000000" w:rsidRPr="00000000">
              <w:rPr>
                <w:rtl w:val="0"/>
              </w:rPr>
              <w:t xml:space="preserve">Phương thức</w:t>
            </w:r>
          </w:p>
        </w:tc>
        <w:tc>
          <w:tcPr/>
          <w:p w:rsidR="00000000" w:rsidDel="00000000" w:rsidP="00000000" w:rsidRDefault="00000000" w:rsidRPr="00000000" w14:paraId="00000A89">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A8A">
            <w:pPr>
              <w:ind w:firstLine="0"/>
              <w:rPr/>
            </w:pPr>
            <w:r w:rsidDel="00000000" w:rsidR="00000000" w:rsidRPr="00000000">
              <w:rPr>
                <w:rtl w:val="0"/>
              </w:rPr>
              <w:t xml:space="preserve">1</w:t>
            </w:r>
          </w:p>
        </w:tc>
        <w:tc>
          <w:tcPr/>
          <w:p w:rsidR="00000000" w:rsidDel="00000000" w:rsidP="00000000" w:rsidRDefault="00000000" w:rsidRPr="00000000" w14:paraId="00000A8B">
            <w:pPr>
              <w:ind w:firstLine="0"/>
              <w:rPr/>
            </w:pPr>
            <w:r w:rsidDel="00000000" w:rsidR="00000000" w:rsidRPr="00000000">
              <w:rPr>
                <w:rtl w:val="0"/>
              </w:rPr>
              <w:t xml:space="preserve">initComponents()</w:t>
            </w:r>
          </w:p>
        </w:tc>
        <w:tc>
          <w:tcPr/>
          <w:p w:rsidR="00000000" w:rsidDel="00000000" w:rsidP="00000000" w:rsidRDefault="00000000" w:rsidRPr="00000000" w14:paraId="00000A8C">
            <w:pPr>
              <w:ind w:firstLine="0"/>
              <w:rPr/>
            </w:pPr>
            <w:r w:rsidDel="00000000" w:rsidR="00000000" w:rsidRPr="00000000">
              <w:rPr>
                <w:rtl w:val="0"/>
              </w:rPr>
              <w:t xml:space="preserve">Khởi tạo các thành phần mà netbean java swing cung cấp</w:t>
            </w:r>
          </w:p>
        </w:tc>
      </w:tr>
      <w:tr>
        <w:trPr>
          <w:cantSplit w:val="0"/>
          <w:tblHeader w:val="0"/>
        </w:trPr>
        <w:tc>
          <w:tcPr/>
          <w:p w:rsidR="00000000" w:rsidDel="00000000" w:rsidP="00000000" w:rsidRDefault="00000000" w:rsidRPr="00000000" w14:paraId="00000A8D">
            <w:pPr>
              <w:ind w:firstLine="0"/>
              <w:rPr/>
            </w:pPr>
            <w:r w:rsidDel="00000000" w:rsidR="00000000" w:rsidRPr="00000000">
              <w:rPr>
                <w:rtl w:val="0"/>
              </w:rPr>
              <w:t xml:space="preserve">2</w:t>
            </w:r>
          </w:p>
        </w:tc>
        <w:tc>
          <w:tcPr/>
          <w:p w:rsidR="00000000" w:rsidDel="00000000" w:rsidP="00000000" w:rsidRDefault="00000000" w:rsidRPr="00000000" w14:paraId="00000A8E">
            <w:pPr>
              <w:ind w:firstLine="0"/>
              <w:rPr/>
            </w:pPr>
            <w:r w:rsidDel="00000000" w:rsidR="00000000" w:rsidRPr="00000000">
              <w:rPr>
                <w:rtl w:val="0"/>
              </w:rPr>
              <w:t xml:space="preserve">Insert()</w:t>
            </w:r>
          </w:p>
        </w:tc>
        <w:tc>
          <w:tcPr/>
          <w:p w:rsidR="00000000" w:rsidDel="00000000" w:rsidP="00000000" w:rsidRDefault="00000000" w:rsidRPr="00000000" w14:paraId="00000A8F">
            <w:pPr>
              <w:ind w:firstLine="0"/>
              <w:rPr/>
            </w:pPr>
            <w:r w:rsidDel="00000000" w:rsidR="00000000" w:rsidRPr="00000000">
              <w:rPr>
                <w:rtl w:val="0"/>
              </w:rPr>
              <w:t xml:space="preserve">Thêm dữ liệu vào database</w:t>
            </w:r>
          </w:p>
        </w:tc>
      </w:tr>
      <w:tr>
        <w:trPr>
          <w:cantSplit w:val="0"/>
          <w:tblHeader w:val="0"/>
        </w:trPr>
        <w:tc>
          <w:tcPr/>
          <w:p w:rsidR="00000000" w:rsidDel="00000000" w:rsidP="00000000" w:rsidRDefault="00000000" w:rsidRPr="00000000" w14:paraId="00000A90">
            <w:pPr>
              <w:ind w:firstLine="0"/>
              <w:rPr/>
            </w:pPr>
            <w:r w:rsidDel="00000000" w:rsidR="00000000" w:rsidRPr="00000000">
              <w:rPr>
                <w:rtl w:val="0"/>
              </w:rPr>
              <w:t xml:space="preserve">3</w:t>
            </w:r>
          </w:p>
        </w:tc>
        <w:tc>
          <w:tcPr/>
          <w:p w:rsidR="00000000" w:rsidDel="00000000" w:rsidP="00000000" w:rsidRDefault="00000000" w:rsidRPr="00000000" w14:paraId="00000A91">
            <w:pPr>
              <w:ind w:firstLine="0"/>
              <w:rPr/>
            </w:pPr>
            <w:r w:rsidDel="00000000" w:rsidR="00000000" w:rsidRPr="00000000">
              <w:rPr>
                <w:rtl w:val="0"/>
              </w:rPr>
              <w:t xml:space="preserve">Update()</w:t>
            </w:r>
          </w:p>
        </w:tc>
        <w:tc>
          <w:tcPr/>
          <w:p w:rsidR="00000000" w:rsidDel="00000000" w:rsidP="00000000" w:rsidRDefault="00000000" w:rsidRPr="00000000" w14:paraId="00000A92">
            <w:pPr>
              <w:ind w:firstLine="0"/>
              <w:rPr/>
            </w:pPr>
            <w:r w:rsidDel="00000000" w:rsidR="00000000" w:rsidRPr="00000000">
              <w:rPr>
                <w:rtl w:val="0"/>
              </w:rPr>
              <w:t xml:space="preserve">Cập nhật dữ liệu vào database</w:t>
            </w:r>
          </w:p>
        </w:tc>
      </w:tr>
      <w:tr>
        <w:trPr>
          <w:cantSplit w:val="0"/>
          <w:trHeight w:val="225" w:hRule="atLeast"/>
          <w:tblHeader w:val="0"/>
        </w:trPr>
        <w:tc>
          <w:tcPr/>
          <w:p w:rsidR="00000000" w:rsidDel="00000000" w:rsidP="00000000" w:rsidRDefault="00000000" w:rsidRPr="00000000" w14:paraId="00000A93">
            <w:pPr>
              <w:ind w:firstLine="0"/>
              <w:rPr/>
            </w:pPr>
            <w:r w:rsidDel="00000000" w:rsidR="00000000" w:rsidRPr="00000000">
              <w:rPr>
                <w:rtl w:val="0"/>
              </w:rPr>
              <w:t xml:space="preserve">4</w:t>
            </w:r>
          </w:p>
        </w:tc>
        <w:tc>
          <w:tcPr/>
          <w:p w:rsidR="00000000" w:rsidDel="00000000" w:rsidP="00000000" w:rsidRDefault="00000000" w:rsidRPr="00000000" w14:paraId="00000A94">
            <w:pPr>
              <w:ind w:firstLine="0"/>
              <w:rPr/>
            </w:pPr>
            <w:r w:rsidDel="00000000" w:rsidR="00000000" w:rsidRPr="00000000">
              <w:rPr>
                <w:rtl w:val="0"/>
              </w:rPr>
              <w:t xml:space="preserve">Delete()</w:t>
            </w:r>
          </w:p>
        </w:tc>
        <w:tc>
          <w:tcPr/>
          <w:p w:rsidR="00000000" w:rsidDel="00000000" w:rsidP="00000000" w:rsidRDefault="00000000" w:rsidRPr="00000000" w14:paraId="00000A95">
            <w:pPr>
              <w:ind w:firstLine="0"/>
              <w:rPr/>
            </w:pPr>
            <w:r w:rsidDel="00000000" w:rsidR="00000000" w:rsidRPr="00000000">
              <w:rPr>
                <w:rtl w:val="0"/>
              </w:rPr>
              <w:t xml:space="preserve">Xóa dữ liệu trong database theo maCD</w:t>
            </w:r>
          </w:p>
        </w:tc>
      </w:tr>
      <w:tr>
        <w:trPr>
          <w:cantSplit w:val="0"/>
          <w:tblHeader w:val="0"/>
        </w:trPr>
        <w:tc>
          <w:tcPr/>
          <w:p w:rsidR="00000000" w:rsidDel="00000000" w:rsidP="00000000" w:rsidRDefault="00000000" w:rsidRPr="00000000" w14:paraId="00000A96">
            <w:pPr>
              <w:ind w:firstLine="0"/>
              <w:rPr/>
            </w:pPr>
            <w:r w:rsidDel="00000000" w:rsidR="00000000" w:rsidRPr="00000000">
              <w:rPr>
                <w:rtl w:val="0"/>
              </w:rPr>
              <w:t xml:space="preserve">5</w:t>
            </w:r>
          </w:p>
        </w:tc>
        <w:tc>
          <w:tcPr/>
          <w:p w:rsidR="00000000" w:rsidDel="00000000" w:rsidP="00000000" w:rsidRDefault="00000000" w:rsidRPr="00000000" w14:paraId="00000A97">
            <w:pPr>
              <w:ind w:firstLine="0"/>
              <w:rPr/>
            </w:pPr>
            <w:r w:rsidDel="00000000" w:rsidR="00000000" w:rsidRPr="00000000">
              <w:rPr>
                <w:rtl w:val="0"/>
              </w:rPr>
              <w:t xml:space="preserve">getForm()</w:t>
            </w:r>
          </w:p>
        </w:tc>
        <w:tc>
          <w:tcPr/>
          <w:p w:rsidR="00000000" w:rsidDel="00000000" w:rsidP="00000000" w:rsidRDefault="00000000" w:rsidRPr="00000000" w14:paraId="00000A98">
            <w:pPr>
              <w:ind w:firstLine="0"/>
              <w:rPr/>
            </w:pPr>
            <w:r w:rsidDel="00000000" w:rsidR="00000000" w:rsidRPr="00000000">
              <w:rPr>
                <w:rtl w:val="0"/>
              </w:rPr>
              <w:t xml:space="preserve">Lấy thông tin khóa học từ Form thêm vào lớp KhoaHoc</w:t>
            </w:r>
          </w:p>
        </w:tc>
      </w:tr>
      <w:tr>
        <w:trPr>
          <w:cantSplit w:val="0"/>
          <w:tblHeader w:val="0"/>
        </w:trPr>
        <w:tc>
          <w:tcPr/>
          <w:p w:rsidR="00000000" w:rsidDel="00000000" w:rsidP="00000000" w:rsidRDefault="00000000" w:rsidRPr="00000000" w14:paraId="00000A99">
            <w:pPr>
              <w:ind w:firstLine="0"/>
              <w:rPr/>
            </w:pPr>
            <w:r w:rsidDel="00000000" w:rsidR="00000000" w:rsidRPr="00000000">
              <w:rPr>
                <w:rtl w:val="0"/>
              </w:rPr>
              <w:t xml:space="preserve">6</w:t>
            </w:r>
          </w:p>
        </w:tc>
        <w:tc>
          <w:tcPr/>
          <w:p w:rsidR="00000000" w:rsidDel="00000000" w:rsidP="00000000" w:rsidRDefault="00000000" w:rsidRPr="00000000" w14:paraId="00000A9A">
            <w:pPr>
              <w:ind w:firstLine="0"/>
              <w:rPr/>
            </w:pPr>
            <w:r w:rsidDel="00000000" w:rsidR="00000000" w:rsidRPr="00000000">
              <w:rPr>
                <w:rtl w:val="0"/>
              </w:rPr>
              <w:t xml:space="preserve">setForm()</w:t>
            </w:r>
          </w:p>
        </w:tc>
        <w:tc>
          <w:tcPr/>
          <w:p w:rsidR="00000000" w:rsidDel="00000000" w:rsidP="00000000" w:rsidRDefault="00000000" w:rsidRPr="00000000" w14:paraId="00000A9B">
            <w:pPr>
              <w:ind w:firstLine="0"/>
              <w:rPr/>
            </w:pPr>
            <w:r w:rsidDel="00000000" w:rsidR="00000000" w:rsidRPr="00000000">
              <w:rPr>
                <w:rtl w:val="0"/>
              </w:rPr>
              <w:t xml:space="preserve">Lấy thông tin khóa học có sẵn hiện lên trên Form</w:t>
            </w:r>
          </w:p>
        </w:tc>
      </w:tr>
      <w:tr>
        <w:trPr>
          <w:cantSplit w:val="0"/>
          <w:tblHeader w:val="0"/>
        </w:trPr>
        <w:tc>
          <w:tcPr/>
          <w:p w:rsidR="00000000" w:rsidDel="00000000" w:rsidP="00000000" w:rsidRDefault="00000000" w:rsidRPr="00000000" w14:paraId="00000A9C">
            <w:pPr>
              <w:ind w:firstLine="0"/>
              <w:rPr/>
            </w:pPr>
            <w:r w:rsidDel="00000000" w:rsidR="00000000" w:rsidRPr="00000000">
              <w:rPr>
                <w:rtl w:val="0"/>
              </w:rPr>
              <w:t xml:space="preserve">7</w:t>
            </w:r>
          </w:p>
        </w:tc>
        <w:tc>
          <w:tcPr/>
          <w:p w:rsidR="00000000" w:rsidDel="00000000" w:rsidP="00000000" w:rsidRDefault="00000000" w:rsidRPr="00000000" w14:paraId="00000A9D">
            <w:pPr>
              <w:ind w:firstLine="0"/>
              <w:rPr/>
            </w:pPr>
            <w:r w:rsidDel="00000000" w:rsidR="00000000" w:rsidRPr="00000000">
              <w:rPr>
                <w:rtl w:val="0"/>
              </w:rPr>
              <w:t xml:space="preserve">clearForm()</w:t>
            </w:r>
          </w:p>
        </w:tc>
        <w:tc>
          <w:tcPr/>
          <w:p w:rsidR="00000000" w:rsidDel="00000000" w:rsidP="00000000" w:rsidRDefault="00000000" w:rsidRPr="00000000" w14:paraId="00000A9E">
            <w:pPr>
              <w:ind w:firstLine="0"/>
              <w:rPr/>
            </w:pPr>
            <w:r w:rsidDel="00000000" w:rsidR="00000000" w:rsidRPr="00000000">
              <w:rPr>
                <w:rtl w:val="0"/>
              </w:rPr>
              <w:t xml:space="preserve">Làm trắng các trường ghi trong form</w:t>
            </w:r>
          </w:p>
        </w:tc>
      </w:tr>
      <w:tr>
        <w:trPr>
          <w:cantSplit w:val="0"/>
          <w:tblHeader w:val="0"/>
        </w:trPr>
        <w:tc>
          <w:tcPr/>
          <w:p w:rsidR="00000000" w:rsidDel="00000000" w:rsidP="00000000" w:rsidRDefault="00000000" w:rsidRPr="00000000" w14:paraId="00000A9F">
            <w:pPr>
              <w:ind w:firstLine="0"/>
              <w:rPr/>
            </w:pPr>
            <w:r w:rsidDel="00000000" w:rsidR="00000000" w:rsidRPr="00000000">
              <w:rPr>
                <w:rtl w:val="0"/>
              </w:rPr>
              <w:t xml:space="preserve">8</w:t>
            </w:r>
          </w:p>
        </w:tc>
        <w:tc>
          <w:tcPr/>
          <w:p w:rsidR="00000000" w:rsidDel="00000000" w:rsidP="00000000" w:rsidRDefault="00000000" w:rsidRPr="00000000" w14:paraId="00000AA0">
            <w:pPr>
              <w:ind w:firstLine="0"/>
              <w:rPr/>
            </w:pPr>
            <w:r w:rsidDel="00000000" w:rsidR="00000000" w:rsidRPr="00000000">
              <w:rPr>
                <w:rtl w:val="0"/>
              </w:rPr>
              <w:t xml:space="preserve">Edit()</w:t>
            </w:r>
          </w:p>
        </w:tc>
        <w:tc>
          <w:tcPr/>
          <w:p w:rsidR="00000000" w:rsidDel="00000000" w:rsidP="00000000" w:rsidRDefault="00000000" w:rsidRPr="00000000" w14:paraId="00000AA1">
            <w:pPr>
              <w:ind w:firstLine="0"/>
              <w:rPr/>
            </w:pPr>
            <w:r w:rsidDel="00000000" w:rsidR="00000000" w:rsidRPr="00000000">
              <w:rPr>
                <w:rtl w:val="0"/>
              </w:rPr>
              <w:t xml:space="preserve">Chỉnh sửa thông tin khóa học có sẵn và cập nhật lại databse</w:t>
            </w:r>
          </w:p>
        </w:tc>
      </w:tr>
      <w:tr>
        <w:trPr>
          <w:cantSplit w:val="0"/>
          <w:tblHeader w:val="0"/>
        </w:trPr>
        <w:tc>
          <w:tcPr/>
          <w:p w:rsidR="00000000" w:rsidDel="00000000" w:rsidP="00000000" w:rsidRDefault="00000000" w:rsidRPr="00000000" w14:paraId="00000AA2">
            <w:pPr>
              <w:ind w:firstLine="0"/>
              <w:rPr/>
            </w:pPr>
            <w:r w:rsidDel="00000000" w:rsidR="00000000" w:rsidRPr="00000000">
              <w:rPr>
                <w:rtl w:val="0"/>
              </w:rPr>
              <w:t xml:space="preserve">9</w:t>
            </w:r>
          </w:p>
        </w:tc>
        <w:tc>
          <w:tcPr/>
          <w:p w:rsidR="00000000" w:rsidDel="00000000" w:rsidP="00000000" w:rsidRDefault="00000000" w:rsidRPr="00000000" w14:paraId="00000AA3">
            <w:pPr>
              <w:ind w:firstLine="0"/>
              <w:rPr/>
            </w:pPr>
            <w:r w:rsidDel="00000000" w:rsidR="00000000" w:rsidRPr="00000000">
              <w:rPr>
                <w:rtl w:val="0"/>
              </w:rPr>
              <w:t xml:space="preserve">fillTable()</w:t>
            </w:r>
          </w:p>
        </w:tc>
        <w:tc>
          <w:tcPr/>
          <w:p w:rsidR="00000000" w:rsidDel="00000000" w:rsidP="00000000" w:rsidRDefault="00000000" w:rsidRPr="00000000" w14:paraId="00000AA4">
            <w:pPr>
              <w:ind w:firstLine="0"/>
              <w:rPr/>
            </w:pPr>
            <w:r w:rsidDel="00000000" w:rsidR="00000000" w:rsidRPr="00000000">
              <w:rPr>
                <w:rtl w:val="0"/>
              </w:rPr>
              <w:t xml:space="preserve">Đổ dữ liệu  từ database vào trong table của form</w:t>
            </w:r>
          </w:p>
        </w:tc>
      </w:tr>
      <w:tr>
        <w:trPr>
          <w:cantSplit w:val="0"/>
          <w:tblHeader w:val="0"/>
        </w:trPr>
        <w:tc>
          <w:tcPr/>
          <w:p w:rsidR="00000000" w:rsidDel="00000000" w:rsidP="00000000" w:rsidRDefault="00000000" w:rsidRPr="00000000" w14:paraId="00000AA5">
            <w:pPr>
              <w:ind w:firstLine="0"/>
              <w:rPr/>
            </w:pPr>
            <w:r w:rsidDel="00000000" w:rsidR="00000000" w:rsidRPr="00000000">
              <w:rPr>
                <w:rtl w:val="0"/>
              </w:rPr>
              <w:t xml:space="preserve">10</w:t>
            </w:r>
          </w:p>
        </w:tc>
        <w:tc>
          <w:tcPr/>
          <w:p w:rsidR="00000000" w:rsidDel="00000000" w:rsidP="00000000" w:rsidRDefault="00000000" w:rsidRPr="00000000" w14:paraId="00000AA6">
            <w:pPr>
              <w:ind w:firstLine="0"/>
              <w:rPr/>
            </w:pPr>
            <w:r w:rsidDel="00000000" w:rsidR="00000000" w:rsidRPr="00000000">
              <w:rPr>
                <w:rtl w:val="0"/>
              </w:rPr>
              <w:t xml:space="preserve">updateStatus()</w:t>
            </w:r>
          </w:p>
        </w:tc>
        <w:tc>
          <w:tcPr/>
          <w:p w:rsidR="00000000" w:rsidDel="00000000" w:rsidP="00000000" w:rsidRDefault="00000000" w:rsidRPr="00000000" w14:paraId="00000AA7">
            <w:pPr>
              <w:ind w:firstLine="0"/>
              <w:rPr/>
            </w:pPr>
            <w:r w:rsidDel="00000000" w:rsidR="00000000" w:rsidRPr="00000000">
              <w:rPr>
                <w:rtl w:val="0"/>
              </w:rPr>
              <w:t xml:space="preserve">Cập nhật trạng thái form và trạng thái điều hướng</w:t>
            </w:r>
          </w:p>
        </w:tc>
      </w:tr>
      <w:tr>
        <w:trPr>
          <w:cantSplit w:val="0"/>
          <w:tblHeader w:val="0"/>
        </w:trPr>
        <w:tc>
          <w:tcPr/>
          <w:p w:rsidR="00000000" w:rsidDel="00000000" w:rsidP="00000000" w:rsidRDefault="00000000" w:rsidRPr="00000000" w14:paraId="00000AA8">
            <w:pPr>
              <w:ind w:firstLine="0"/>
              <w:rPr/>
            </w:pPr>
            <w:r w:rsidDel="00000000" w:rsidR="00000000" w:rsidRPr="00000000">
              <w:rPr>
                <w:rtl w:val="0"/>
              </w:rPr>
              <w:t xml:space="preserve">11</w:t>
            </w:r>
          </w:p>
        </w:tc>
        <w:tc>
          <w:tcPr/>
          <w:p w:rsidR="00000000" w:rsidDel="00000000" w:rsidP="00000000" w:rsidRDefault="00000000" w:rsidRPr="00000000" w14:paraId="00000AA9">
            <w:pPr>
              <w:ind w:firstLine="0"/>
              <w:rPr/>
            </w:pPr>
            <w:r w:rsidDel="00000000" w:rsidR="00000000" w:rsidRPr="00000000">
              <w:rPr>
                <w:rtl w:val="0"/>
              </w:rPr>
              <w:t xml:space="preserve">First()</w:t>
            </w:r>
          </w:p>
        </w:tc>
        <w:tc>
          <w:tcPr/>
          <w:p w:rsidR="00000000" w:rsidDel="00000000" w:rsidP="00000000" w:rsidRDefault="00000000" w:rsidRPr="00000000" w14:paraId="00000AAA">
            <w:pPr>
              <w:ind w:firstLine="0"/>
              <w:rPr/>
            </w:pPr>
            <w:r w:rsidDel="00000000" w:rsidR="00000000" w:rsidRPr="00000000">
              <w:rPr>
                <w:rtl w:val="0"/>
              </w:rPr>
              <w:t xml:space="preserve">Chọn hàng dữ liệu trên cùng</w:t>
            </w:r>
          </w:p>
        </w:tc>
      </w:tr>
      <w:tr>
        <w:trPr>
          <w:cantSplit w:val="0"/>
          <w:tblHeader w:val="0"/>
        </w:trPr>
        <w:tc>
          <w:tcPr/>
          <w:p w:rsidR="00000000" w:rsidDel="00000000" w:rsidP="00000000" w:rsidRDefault="00000000" w:rsidRPr="00000000" w14:paraId="00000AAB">
            <w:pPr>
              <w:ind w:firstLine="0"/>
              <w:rPr/>
            </w:pPr>
            <w:r w:rsidDel="00000000" w:rsidR="00000000" w:rsidRPr="00000000">
              <w:rPr>
                <w:rtl w:val="0"/>
              </w:rPr>
              <w:t xml:space="preserve">12</w:t>
            </w:r>
          </w:p>
        </w:tc>
        <w:tc>
          <w:tcPr/>
          <w:p w:rsidR="00000000" w:rsidDel="00000000" w:rsidP="00000000" w:rsidRDefault="00000000" w:rsidRPr="00000000" w14:paraId="00000AAC">
            <w:pPr>
              <w:ind w:firstLine="0"/>
              <w:rPr/>
            </w:pPr>
            <w:r w:rsidDel="00000000" w:rsidR="00000000" w:rsidRPr="00000000">
              <w:rPr>
                <w:rtl w:val="0"/>
              </w:rPr>
              <w:t xml:space="preserve">Prev()</w:t>
            </w:r>
          </w:p>
        </w:tc>
        <w:tc>
          <w:tcPr/>
          <w:p w:rsidR="00000000" w:rsidDel="00000000" w:rsidP="00000000" w:rsidRDefault="00000000" w:rsidRPr="00000000" w14:paraId="00000AAD">
            <w:pPr>
              <w:ind w:firstLine="0"/>
              <w:rPr/>
            </w:pPr>
            <w:r w:rsidDel="00000000" w:rsidR="00000000" w:rsidRPr="00000000">
              <w:rPr>
                <w:rtl w:val="0"/>
              </w:rPr>
              <w:t xml:space="preserve">Chọn hàng dữ liệu lùi lại một hàng</w:t>
            </w:r>
          </w:p>
        </w:tc>
      </w:tr>
      <w:tr>
        <w:trPr>
          <w:cantSplit w:val="0"/>
          <w:tblHeader w:val="0"/>
        </w:trPr>
        <w:tc>
          <w:tcPr/>
          <w:p w:rsidR="00000000" w:rsidDel="00000000" w:rsidP="00000000" w:rsidRDefault="00000000" w:rsidRPr="00000000" w14:paraId="00000AAE">
            <w:pPr>
              <w:ind w:firstLine="0"/>
              <w:rPr/>
            </w:pPr>
            <w:r w:rsidDel="00000000" w:rsidR="00000000" w:rsidRPr="00000000">
              <w:rPr>
                <w:rtl w:val="0"/>
              </w:rPr>
              <w:t xml:space="preserve">13</w:t>
            </w:r>
          </w:p>
        </w:tc>
        <w:tc>
          <w:tcPr/>
          <w:p w:rsidR="00000000" w:rsidDel="00000000" w:rsidP="00000000" w:rsidRDefault="00000000" w:rsidRPr="00000000" w14:paraId="00000AAF">
            <w:pPr>
              <w:ind w:firstLine="0"/>
              <w:rPr/>
            </w:pPr>
            <w:r w:rsidDel="00000000" w:rsidR="00000000" w:rsidRPr="00000000">
              <w:rPr>
                <w:rtl w:val="0"/>
              </w:rPr>
              <w:t xml:space="preserve">Next()</w:t>
            </w:r>
          </w:p>
        </w:tc>
        <w:tc>
          <w:tcPr/>
          <w:p w:rsidR="00000000" w:rsidDel="00000000" w:rsidP="00000000" w:rsidRDefault="00000000" w:rsidRPr="00000000" w14:paraId="00000AB0">
            <w:pPr>
              <w:ind w:firstLine="0"/>
              <w:rPr/>
            </w:pPr>
            <w:r w:rsidDel="00000000" w:rsidR="00000000" w:rsidRPr="00000000">
              <w:rPr>
                <w:rtl w:val="0"/>
              </w:rPr>
              <w:t xml:space="preserve">Chọn hàng dữ liệu kế tiếp</w:t>
            </w:r>
          </w:p>
        </w:tc>
      </w:tr>
      <w:tr>
        <w:trPr>
          <w:cantSplit w:val="0"/>
          <w:tblHeader w:val="0"/>
        </w:trPr>
        <w:tc>
          <w:tcPr/>
          <w:p w:rsidR="00000000" w:rsidDel="00000000" w:rsidP="00000000" w:rsidRDefault="00000000" w:rsidRPr="00000000" w14:paraId="00000AB1">
            <w:pPr>
              <w:ind w:firstLine="0"/>
              <w:rPr/>
            </w:pPr>
            <w:r w:rsidDel="00000000" w:rsidR="00000000" w:rsidRPr="00000000">
              <w:rPr>
                <w:rtl w:val="0"/>
              </w:rPr>
              <w:t xml:space="preserve">14</w:t>
            </w:r>
          </w:p>
        </w:tc>
        <w:tc>
          <w:tcPr/>
          <w:p w:rsidR="00000000" w:rsidDel="00000000" w:rsidP="00000000" w:rsidRDefault="00000000" w:rsidRPr="00000000" w14:paraId="00000AB2">
            <w:pPr>
              <w:ind w:firstLine="0"/>
              <w:rPr/>
            </w:pPr>
            <w:r w:rsidDel="00000000" w:rsidR="00000000" w:rsidRPr="00000000">
              <w:rPr>
                <w:rtl w:val="0"/>
              </w:rPr>
              <w:t xml:space="preserve">Last()</w:t>
            </w:r>
          </w:p>
        </w:tc>
        <w:tc>
          <w:tcPr/>
          <w:p w:rsidR="00000000" w:rsidDel="00000000" w:rsidP="00000000" w:rsidRDefault="00000000" w:rsidRPr="00000000" w14:paraId="00000AB3">
            <w:pPr>
              <w:ind w:firstLine="0"/>
              <w:rPr/>
            </w:pPr>
            <w:r w:rsidDel="00000000" w:rsidR="00000000" w:rsidRPr="00000000">
              <w:rPr>
                <w:rtl w:val="0"/>
              </w:rPr>
              <w:t xml:space="preserve">Chọn hàng dữ liệu dưới cùng</w:t>
            </w:r>
          </w:p>
        </w:tc>
      </w:tr>
      <w:tr>
        <w:trPr>
          <w:cantSplit w:val="0"/>
          <w:tblHeader w:val="0"/>
        </w:trPr>
        <w:tc>
          <w:tcPr/>
          <w:p w:rsidR="00000000" w:rsidDel="00000000" w:rsidP="00000000" w:rsidRDefault="00000000" w:rsidRPr="00000000" w14:paraId="00000AB4">
            <w:pPr>
              <w:ind w:firstLine="0"/>
              <w:rPr/>
            </w:pPr>
            <w:r w:rsidDel="00000000" w:rsidR="00000000" w:rsidRPr="00000000">
              <w:rPr>
                <w:rtl w:val="0"/>
              </w:rPr>
              <w:t xml:space="preserve">15</w:t>
            </w:r>
          </w:p>
        </w:tc>
        <w:tc>
          <w:tcPr/>
          <w:p w:rsidR="00000000" w:rsidDel="00000000" w:rsidP="00000000" w:rsidRDefault="00000000" w:rsidRPr="00000000" w14:paraId="00000AB5">
            <w:pPr>
              <w:ind w:firstLine="0"/>
              <w:rPr/>
            </w:pPr>
            <w:r w:rsidDel="00000000" w:rsidR="00000000" w:rsidRPr="00000000">
              <w:rPr>
                <w:rtl w:val="0"/>
              </w:rPr>
              <w:t xml:space="preserve">  ChooseChuyenDe()</w:t>
            </w:r>
          </w:p>
        </w:tc>
        <w:tc>
          <w:tcPr/>
          <w:p w:rsidR="00000000" w:rsidDel="00000000" w:rsidP="00000000" w:rsidRDefault="00000000" w:rsidRPr="00000000" w14:paraId="00000AB6">
            <w:pPr>
              <w:ind w:firstLine="0"/>
              <w:rPr/>
            </w:pPr>
            <w:r w:rsidDel="00000000" w:rsidR="00000000" w:rsidRPr="00000000">
              <w:rPr>
                <w:rtl w:val="0"/>
              </w:rPr>
              <w:t xml:space="preserve">Đổ dữ liệu vào table theo chuyên đề khi chọn trên combobox</w:t>
            </w:r>
          </w:p>
        </w:tc>
      </w:tr>
      <w:tr>
        <w:trPr>
          <w:cantSplit w:val="0"/>
          <w:tblHeader w:val="0"/>
        </w:trPr>
        <w:tc>
          <w:tcPr/>
          <w:p w:rsidR="00000000" w:rsidDel="00000000" w:rsidP="00000000" w:rsidRDefault="00000000" w:rsidRPr="00000000" w14:paraId="00000AB7">
            <w:pPr>
              <w:ind w:firstLine="0"/>
              <w:rPr/>
            </w:pPr>
            <w:r w:rsidDel="00000000" w:rsidR="00000000" w:rsidRPr="00000000">
              <w:rPr>
                <w:rtl w:val="0"/>
              </w:rPr>
              <w:t xml:space="preserve">16</w:t>
            </w:r>
          </w:p>
        </w:tc>
        <w:tc>
          <w:tcPr/>
          <w:p w:rsidR="00000000" w:rsidDel="00000000" w:rsidP="00000000" w:rsidRDefault="00000000" w:rsidRPr="00000000" w14:paraId="00000AB8">
            <w:pPr>
              <w:ind w:firstLine="0"/>
              <w:rPr/>
            </w:pPr>
            <w:r w:rsidDel="00000000" w:rsidR="00000000" w:rsidRPr="00000000">
              <w:rPr>
                <w:rtl w:val="0"/>
              </w:rPr>
              <w:t xml:space="preserve">fillComboBoxChuyenDe()</w:t>
            </w:r>
          </w:p>
        </w:tc>
        <w:tc>
          <w:tcPr/>
          <w:p w:rsidR="00000000" w:rsidDel="00000000" w:rsidP="00000000" w:rsidRDefault="00000000" w:rsidRPr="00000000" w14:paraId="00000AB9">
            <w:pPr>
              <w:ind w:firstLine="0"/>
              <w:rPr/>
            </w:pPr>
            <w:r w:rsidDel="00000000" w:rsidR="00000000" w:rsidRPr="00000000">
              <w:rPr>
                <w:rtl w:val="0"/>
              </w:rPr>
              <w:t xml:space="preserve">Đỗ dữ liệu tên chuyên đề vào combobox</w:t>
            </w:r>
          </w:p>
        </w:tc>
      </w:tr>
    </w:tbl>
    <w:p w:rsidR="00000000" w:rsidDel="00000000" w:rsidP="00000000" w:rsidRDefault="00000000" w:rsidRPr="00000000" w14:paraId="00000ABA">
      <w:pPr>
        <w:pStyle w:val="Heading4"/>
        <w:ind w:firstLine="864"/>
        <w:rPr/>
      </w:pPr>
      <w:r w:rsidDel="00000000" w:rsidR="00000000" w:rsidRPr="00000000">
        <w:rPr>
          <w:rtl w:val="0"/>
        </w:rPr>
        <w:t xml:space="preserve">4.5.3.5.HocVienJDialog</w:t>
      </w:r>
    </w:p>
    <w:tbl>
      <w:tblPr>
        <w:tblStyle w:val="Table65"/>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2175"/>
        <w:gridCol w:w="6465"/>
        <w:tblGridChange w:id="0">
          <w:tblGrid>
            <w:gridCol w:w="715"/>
            <w:gridCol w:w="2175"/>
            <w:gridCol w:w="6465"/>
          </w:tblGrid>
        </w:tblGridChange>
      </w:tblGrid>
      <w:tr>
        <w:trPr>
          <w:cantSplit w:val="0"/>
          <w:tblHeader w:val="0"/>
        </w:trPr>
        <w:tc>
          <w:tcPr/>
          <w:p w:rsidR="00000000" w:rsidDel="00000000" w:rsidP="00000000" w:rsidRDefault="00000000" w:rsidRPr="00000000" w14:paraId="00000ABB">
            <w:pPr>
              <w:ind w:firstLine="0"/>
              <w:rPr/>
            </w:pPr>
            <w:r w:rsidDel="00000000" w:rsidR="00000000" w:rsidRPr="00000000">
              <w:rPr>
                <w:rtl w:val="0"/>
              </w:rPr>
              <w:t xml:space="preserve">TT</w:t>
            </w:r>
          </w:p>
        </w:tc>
        <w:tc>
          <w:tcPr/>
          <w:p w:rsidR="00000000" w:rsidDel="00000000" w:rsidP="00000000" w:rsidRDefault="00000000" w:rsidRPr="00000000" w14:paraId="00000ABC">
            <w:pPr>
              <w:ind w:firstLine="0"/>
              <w:rPr/>
            </w:pPr>
            <w:r w:rsidDel="00000000" w:rsidR="00000000" w:rsidRPr="00000000">
              <w:rPr>
                <w:rtl w:val="0"/>
              </w:rPr>
              <w:t xml:space="preserve">Phương thức</w:t>
            </w:r>
          </w:p>
        </w:tc>
        <w:tc>
          <w:tcPr/>
          <w:p w:rsidR="00000000" w:rsidDel="00000000" w:rsidP="00000000" w:rsidRDefault="00000000" w:rsidRPr="00000000" w14:paraId="00000ABD">
            <w:pPr>
              <w:ind w:firstLine="0"/>
              <w:rPr/>
            </w:pPr>
            <w:r w:rsidDel="00000000" w:rsidR="00000000" w:rsidRPr="00000000">
              <w:rPr>
                <w:rtl w:val="0"/>
              </w:rPr>
              <w:t xml:space="preserve">Mô tả</w:t>
            </w:r>
          </w:p>
        </w:tc>
      </w:tr>
      <w:tr>
        <w:trPr>
          <w:cantSplit w:val="0"/>
          <w:trHeight w:val="375" w:hRule="atLeast"/>
          <w:tblHeader w:val="0"/>
        </w:trPr>
        <w:tc>
          <w:tcPr/>
          <w:p w:rsidR="00000000" w:rsidDel="00000000" w:rsidP="00000000" w:rsidRDefault="00000000" w:rsidRPr="00000000" w14:paraId="00000ABE">
            <w:pPr>
              <w:ind w:firstLine="0"/>
              <w:rPr/>
            </w:pPr>
            <w:r w:rsidDel="00000000" w:rsidR="00000000" w:rsidRPr="00000000">
              <w:rPr>
                <w:rtl w:val="0"/>
              </w:rPr>
              <w:t xml:space="preserve">1</w:t>
            </w:r>
          </w:p>
        </w:tc>
        <w:tc>
          <w:tcPr/>
          <w:p w:rsidR="00000000" w:rsidDel="00000000" w:rsidP="00000000" w:rsidRDefault="00000000" w:rsidRPr="00000000" w14:paraId="00000ABF">
            <w:pPr>
              <w:ind w:firstLine="0"/>
              <w:rPr/>
            </w:pPr>
            <w:r w:rsidDel="00000000" w:rsidR="00000000" w:rsidRPr="00000000">
              <w:rPr>
                <w:rtl w:val="0"/>
              </w:rPr>
              <w:t xml:space="preserve"> fillTable</w:t>
            </w:r>
          </w:p>
        </w:tc>
        <w:tc>
          <w:tcPr/>
          <w:p w:rsidR="00000000" w:rsidDel="00000000" w:rsidP="00000000" w:rsidRDefault="00000000" w:rsidRPr="00000000" w14:paraId="00000AC0">
            <w:pPr>
              <w:ind w:firstLine="0"/>
              <w:rPr/>
            </w:pPr>
            <w:r w:rsidDel="00000000" w:rsidR="00000000" w:rsidRPr="00000000">
              <w:rPr>
                <w:rtl w:val="0"/>
              </w:rPr>
              <w:t xml:space="preserve">Đổ dữ liệu  từ database vào trong table của form</w:t>
            </w:r>
          </w:p>
        </w:tc>
      </w:tr>
      <w:tr>
        <w:trPr>
          <w:cantSplit w:val="0"/>
          <w:tblHeader w:val="0"/>
        </w:trPr>
        <w:tc>
          <w:tcPr/>
          <w:p w:rsidR="00000000" w:rsidDel="00000000" w:rsidP="00000000" w:rsidRDefault="00000000" w:rsidRPr="00000000" w14:paraId="00000AC1">
            <w:pPr>
              <w:ind w:firstLine="0"/>
              <w:rPr/>
            </w:pPr>
            <w:r w:rsidDel="00000000" w:rsidR="00000000" w:rsidRPr="00000000">
              <w:rPr>
                <w:rtl w:val="0"/>
              </w:rPr>
              <w:t xml:space="preserve">2</w:t>
            </w:r>
          </w:p>
        </w:tc>
        <w:tc>
          <w:tcPr/>
          <w:p w:rsidR="00000000" w:rsidDel="00000000" w:rsidP="00000000" w:rsidRDefault="00000000" w:rsidRPr="00000000" w14:paraId="00000AC2">
            <w:pPr>
              <w:ind w:firstLine="0"/>
              <w:rPr/>
            </w:pPr>
            <w:r w:rsidDel="00000000" w:rsidR="00000000" w:rsidRPr="00000000">
              <w:rPr>
                <w:rtl w:val="0"/>
              </w:rPr>
              <w:t xml:space="preserve">fillComboBoxKhoaHoc</w:t>
            </w:r>
          </w:p>
        </w:tc>
        <w:tc>
          <w:tcPr/>
          <w:p w:rsidR="00000000" w:rsidDel="00000000" w:rsidP="00000000" w:rsidRDefault="00000000" w:rsidRPr="00000000" w14:paraId="00000AC3">
            <w:pPr>
              <w:ind w:firstLine="0"/>
              <w:rPr/>
            </w:pPr>
            <w:r w:rsidDel="00000000" w:rsidR="00000000" w:rsidRPr="00000000">
              <w:rPr>
                <w:rtl w:val="0"/>
              </w:rPr>
              <w:t xml:space="preserve">Đổ dữ liệu vào table theo Khóa học khi chọn trên combox</w:t>
            </w:r>
          </w:p>
        </w:tc>
      </w:tr>
      <w:tr>
        <w:trPr>
          <w:cantSplit w:val="0"/>
          <w:tblHeader w:val="0"/>
        </w:trPr>
        <w:tc>
          <w:tcPr/>
          <w:p w:rsidR="00000000" w:rsidDel="00000000" w:rsidP="00000000" w:rsidRDefault="00000000" w:rsidRPr="00000000" w14:paraId="00000AC4">
            <w:pPr>
              <w:ind w:firstLine="0"/>
              <w:rPr/>
            </w:pPr>
            <w:r w:rsidDel="00000000" w:rsidR="00000000" w:rsidRPr="00000000">
              <w:rPr>
                <w:rtl w:val="0"/>
              </w:rPr>
              <w:t xml:space="preserve">3</w:t>
            </w:r>
          </w:p>
        </w:tc>
        <w:tc>
          <w:tcPr/>
          <w:p w:rsidR="00000000" w:rsidDel="00000000" w:rsidP="00000000" w:rsidRDefault="00000000" w:rsidRPr="00000000" w14:paraId="00000AC5">
            <w:pPr>
              <w:ind w:firstLine="0"/>
              <w:rPr/>
            </w:pPr>
            <w:r w:rsidDel="00000000" w:rsidR="00000000" w:rsidRPr="00000000">
              <w:rPr>
                <w:rtl w:val="0"/>
              </w:rPr>
              <w:t xml:space="preserve">fillComboBoxNam</w:t>
            </w:r>
          </w:p>
        </w:tc>
        <w:tc>
          <w:tcPr/>
          <w:p w:rsidR="00000000" w:rsidDel="00000000" w:rsidP="00000000" w:rsidRDefault="00000000" w:rsidRPr="00000000" w14:paraId="00000AC6">
            <w:pPr>
              <w:ind w:firstLine="0"/>
              <w:rPr/>
            </w:pPr>
            <w:r w:rsidDel="00000000" w:rsidR="00000000" w:rsidRPr="00000000">
              <w:rPr>
                <w:rtl w:val="0"/>
              </w:rPr>
              <w:t xml:space="preserve">Đổ dữ liệu vào table theo Năm khi chọn trên combox</w:t>
            </w:r>
          </w:p>
        </w:tc>
      </w:tr>
      <w:tr>
        <w:trPr>
          <w:cantSplit w:val="0"/>
          <w:tblHeader w:val="0"/>
        </w:trPr>
        <w:tc>
          <w:tcPr/>
          <w:p w:rsidR="00000000" w:rsidDel="00000000" w:rsidP="00000000" w:rsidRDefault="00000000" w:rsidRPr="00000000" w14:paraId="00000AC7">
            <w:pPr>
              <w:ind w:firstLine="0"/>
              <w:rPr/>
            </w:pPr>
            <w:r w:rsidDel="00000000" w:rsidR="00000000" w:rsidRPr="00000000">
              <w:rPr>
                <w:rtl w:val="0"/>
              </w:rPr>
              <w:t xml:space="preserve">4</w:t>
            </w:r>
          </w:p>
        </w:tc>
        <w:tc>
          <w:tcPr/>
          <w:p w:rsidR="00000000" w:rsidDel="00000000" w:rsidP="00000000" w:rsidRDefault="00000000" w:rsidRPr="00000000" w14:paraId="00000AC8">
            <w:pPr>
              <w:ind w:firstLine="0"/>
              <w:rPr/>
            </w:pPr>
            <w:r w:rsidDel="00000000" w:rsidR="00000000" w:rsidRPr="00000000">
              <w:rPr>
                <w:rtl w:val="0"/>
              </w:rPr>
            </w:r>
          </w:p>
        </w:tc>
        <w:tc>
          <w:tcPr/>
          <w:p w:rsidR="00000000" w:rsidDel="00000000" w:rsidP="00000000" w:rsidRDefault="00000000" w:rsidRPr="00000000" w14:paraId="00000AC9">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ACA">
            <w:pPr>
              <w:ind w:firstLine="0"/>
              <w:rPr/>
            </w:pPr>
            <w:r w:rsidDel="00000000" w:rsidR="00000000" w:rsidRPr="00000000">
              <w:rPr>
                <w:rtl w:val="0"/>
              </w:rPr>
              <w:t xml:space="preserve">5</w:t>
            </w:r>
          </w:p>
        </w:tc>
        <w:tc>
          <w:tcPr/>
          <w:p w:rsidR="00000000" w:rsidDel="00000000" w:rsidP="00000000" w:rsidRDefault="00000000" w:rsidRPr="00000000" w14:paraId="00000ACB">
            <w:pPr>
              <w:ind w:firstLine="0"/>
              <w:rPr/>
            </w:pPr>
            <w:r w:rsidDel="00000000" w:rsidR="00000000" w:rsidRPr="00000000">
              <w:rPr>
                <w:rtl w:val="0"/>
              </w:rPr>
            </w:r>
          </w:p>
        </w:tc>
        <w:tc>
          <w:tcPr/>
          <w:p w:rsidR="00000000" w:rsidDel="00000000" w:rsidP="00000000" w:rsidRDefault="00000000" w:rsidRPr="00000000" w14:paraId="00000ACC">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ACD">
            <w:pPr>
              <w:jc w:val="center"/>
              <w:rPr>
                <w:sz w:val="24"/>
                <w:szCs w:val="24"/>
              </w:rPr>
            </w:pPr>
            <w:r w:rsidDel="00000000" w:rsidR="00000000" w:rsidRPr="00000000">
              <w:rPr>
                <w:rtl w:val="0"/>
              </w:rPr>
            </w:r>
          </w:p>
        </w:tc>
        <w:tc>
          <w:tcPr/>
          <w:p w:rsidR="00000000" w:rsidDel="00000000" w:rsidP="00000000" w:rsidRDefault="00000000" w:rsidRPr="00000000" w14:paraId="00000ACE">
            <w:pPr>
              <w:rPr>
                <w:sz w:val="24"/>
                <w:szCs w:val="24"/>
              </w:rPr>
            </w:pPr>
            <w:r w:rsidDel="00000000" w:rsidR="00000000" w:rsidRPr="00000000">
              <w:rPr>
                <w:rtl w:val="0"/>
              </w:rPr>
            </w:r>
          </w:p>
        </w:tc>
        <w:tc>
          <w:tcPr/>
          <w:p w:rsidR="00000000" w:rsidDel="00000000" w:rsidP="00000000" w:rsidRDefault="00000000" w:rsidRPr="00000000" w14:paraId="00000ACF">
            <w:pPr>
              <w:rPr>
                <w:sz w:val="24"/>
                <w:szCs w:val="24"/>
              </w:rPr>
            </w:pPr>
            <w:r w:rsidDel="00000000" w:rsidR="00000000" w:rsidRPr="00000000">
              <w:rPr>
                <w:rtl w:val="0"/>
              </w:rPr>
            </w:r>
          </w:p>
        </w:tc>
      </w:tr>
      <w:tr>
        <w:trPr>
          <w:cantSplit w:val="0"/>
          <w:trHeight w:val="585" w:hRule="atLeast"/>
          <w:tblHeader w:val="0"/>
        </w:trPr>
        <w:tc>
          <w:tcPr/>
          <w:p w:rsidR="00000000" w:rsidDel="00000000" w:rsidP="00000000" w:rsidRDefault="00000000" w:rsidRPr="00000000" w14:paraId="00000AD0">
            <w:pPr>
              <w:jc w:val="center"/>
              <w:rPr>
                <w:sz w:val="24"/>
                <w:szCs w:val="24"/>
              </w:rPr>
            </w:pPr>
            <w:r w:rsidDel="00000000" w:rsidR="00000000" w:rsidRPr="00000000">
              <w:rPr>
                <w:rtl w:val="0"/>
              </w:rPr>
            </w:r>
          </w:p>
        </w:tc>
        <w:tc>
          <w:tcPr/>
          <w:p w:rsidR="00000000" w:rsidDel="00000000" w:rsidP="00000000" w:rsidRDefault="00000000" w:rsidRPr="00000000" w14:paraId="00000AD1">
            <w:pPr>
              <w:rPr>
                <w:sz w:val="24"/>
                <w:szCs w:val="24"/>
              </w:rPr>
            </w:pPr>
            <w:r w:rsidDel="00000000" w:rsidR="00000000" w:rsidRPr="00000000">
              <w:rPr>
                <w:rtl w:val="0"/>
              </w:rPr>
            </w:r>
          </w:p>
        </w:tc>
        <w:tc>
          <w:tcPr/>
          <w:p w:rsidR="00000000" w:rsidDel="00000000" w:rsidP="00000000" w:rsidRDefault="00000000" w:rsidRPr="00000000" w14:paraId="00000AD2">
            <w:pPr>
              <w:rPr>
                <w:sz w:val="24"/>
                <w:szCs w:val="24"/>
              </w:rPr>
            </w:pPr>
            <w:r w:rsidDel="00000000" w:rsidR="00000000" w:rsidRPr="00000000">
              <w:rPr>
                <w:rtl w:val="0"/>
              </w:rPr>
            </w:r>
          </w:p>
        </w:tc>
      </w:tr>
    </w:tbl>
    <w:p w:rsidR="00000000" w:rsidDel="00000000" w:rsidP="00000000" w:rsidRDefault="00000000" w:rsidRPr="00000000" w14:paraId="00000AD3">
      <w:pPr>
        <w:pStyle w:val="Heading4"/>
        <w:ind w:firstLine="720"/>
        <w:rPr/>
      </w:pPr>
      <w:bookmarkStart w:colFirst="0" w:colLast="0" w:name="_37m2jsg" w:id="62"/>
      <w:bookmarkEnd w:id="62"/>
      <w:r w:rsidDel="00000000" w:rsidR="00000000" w:rsidRPr="00000000">
        <w:rPr>
          <w:rtl w:val="0"/>
        </w:rPr>
        <w:t xml:space="preserve">4.5.4.6.</w:t>
      </w:r>
      <w:r w:rsidDel="00000000" w:rsidR="00000000" w:rsidRPr="00000000">
        <w:rPr>
          <w:rtl w:val="0"/>
        </w:rPr>
        <w:t xml:space="preserve">Cửa sổ chức năng tổng hợp - thống kê </w:t>
      </w:r>
    </w:p>
    <w:tbl>
      <w:tblPr>
        <w:tblStyle w:val="Table66"/>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2895"/>
        <w:gridCol w:w="5745"/>
        <w:tblGridChange w:id="0">
          <w:tblGrid>
            <w:gridCol w:w="715"/>
            <w:gridCol w:w="2895"/>
            <w:gridCol w:w="5745"/>
          </w:tblGrid>
        </w:tblGridChange>
      </w:tblGrid>
      <w:tr>
        <w:trPr>
          <w:cantSplit w:val="0"/>
          <w:tblHeader w:val="0"/>
        </w:trPr>
        <w:tc>
          <w:tcPr/>
          <w:p w:rsidR="00000000" w:rsidDel="00000000" w:rsidP="00000000" w:rsidRDefault="00000000" w:rsidRPr="00000000" w14:paraId="00000AD4">
            <w:pPr>
              <w:ind w:firstLine="0"/>
              <w:rPr/>
            </w:pPr>
            <w:r w:rsidDel="00000000" w:rsidR="00000000" w:rsidRPr="00000000">
              <w:rPr>
                <w:rtl w:val="0"/>
              </w:rPr>
              <w:t xml:space="preserve">TT</w:t>
            </w:r>
          </w:p>
        </w:tc>
        <w:tc>
          <w:tcPr/>
          <w:p w:rsidR="00000000" w:rsidDel="00000000" w:rsidP="00000000" w:rsidRDefault="00000000" w:rsidRPr="00000000" w14:paraId="00000AD5">
            <w:pPr>
              <w:ind w:firstLine="0"/>
              <w:rPr/>
            </w:pPr>
            <w:r w:rsidDel="00000000" w:rsidR="00000000" w:rsidRPr="00000000">
              <w:rPr>
                <w:rtl w:val="0"/>
              </w:rPr>
              <w:t xml:space="preserve">Phương thức</w:t>
            </w:r>
          </w:p>
        </w:tc>
        <w:tc>
          <w:tcPr/>
          <w:p w:rsidR="00000000" w:rsidDel="00000000" w:rsidP="00000000" w:rsidRDefault="00000000" w:rsidRPr="00000000" w14:paraId="00000AD6">
            <w:pPr>
              <w:ind w:firstLine="0"/>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AD7">
            <w:pPr>
              <w:ind w:firstLine="0"/>
              <w:rPr/>
            </w:pPr>
            <w:r w:rsidDel="00000000" w:rsidR="00000000" w:rsidRPr="00000000">
              <w:rPr>
                <w:rtl w:val="0"/>
              </w:rPr>
              <w:t xml:space="preserve">1</w:t>
            </w:r>
          </w:p>
        </w:tc>
        <w:tc>
          <w:tcPr/>
          <w:p w:rsidR="00000000" w:rsidDel="00000000" w:rsidP="00000000" w:rsidRDefault="00000000" w:rsidRPr="00000000" w14:paraId="00000AD8">
            <w:pPr>
              <w:ind w:firstLine="0"/>
              <w:rPr/>
            </w:pPr>
            <w:r w:rsidDel="00000000" w:rsidR="00000000" w:rsidRPr="00000000">
              <w:rPr>
                <w:rtl w:val="0"/>
              </w:rPr>
              <w:t xml:space="preserve"> fillTable</w:t>
            </w:r>
          </w:p>
        </w:tc>
        <w:tc>
          <w:tcPr/>
          <w:p w:rsidR="00000000" w:rsidDel="00000000" w:rsidP="00000000" w:rsidRDefault="00000000" w:rsidRPr="00000000" w14:paraId="00000AD9">
            <w:pPr>
              <w:ind w:firstLine="0"/>
              <w:rPr/>
            </w:pPr>
            <w:r w:rsidDel="00000000" w:rsidR="00000000" w:rsidRPr="00000000">
              <w:rPr>
                <w:rtl w:val="0"/>
              </w:rPr>
              <w:t xml:space="preserve">Đổ dữ liệu  từ database vào trong table của form</w:t>
            </w:r>
          </w:p>
        </w:tc>
      </w:tr>
      <w:tr>
        <w:trPr>
          <w:cantSplit w:val="0"/>
          <w:tblHeader w:val="0"/>
        </w:trPr>
        <w:tc>
          <w:tcPr/>
          <w:p w:rsidR="00000000" w:rsidDel="00000000" w:rsidP="00000000" w:rsidRDefault="00000000" w:rsidRPr="00000000" w14:paraId="00000ADA">
            <w:pPr>
              <w:ind w:firstLine="0"/>
              <w:rPr/>
            </w:pPr>
            <w:r w:rsidDel="00000000" w:rsidR="00000000" w:rsidRPr="00000000">
              <w:rPr>
                <w:rtl w:val="0"/>
              </w:rPr>
              <w:t xml:space="preserve">2</w:t>
            </w:r>
          </w:p>
        </w:tc>
        <w:tc>
          <w:tcPr/>
          <w:p w:rsidR="00000000" w:rsidDel="00000000" w:rsidP="00000000" w:rsidRDefault="00000000" w:rsidRPr="00000000" w14:paraId="00000ADB">
            <w:pPr>
              <w:ind w:firstLine="0"/>
              <w:rPr/>
            </w:pPr>
            <w:r w:rsidDel="00000000" w:rsidR="00000000" w:rsidRPr="00000000">
              <w:rPr>
                <w:rtl w:val="0"/>
              </w:rPr>
              <w:t xml:space="preserve">fillComboBoxKhoaHoc</w:t>
            </w:r>
          </w:p>
        </w:tc>
        <w:tc>
          <w:tcPr/>
          <w:p w:rsidR="00000000" w:rsidDel="00000000" w:rsidP="00000000" w:rsidRDefault="00000000" w:rsidRPr="00000000" w14:paraId="00000ADC">
            <w:pPr>
              <w:ind w:firstLine="0"/>
              <w:rPr/>
            </w:pPr>
            <w:r w:rsidDel="00000000" w:rsidR="00000000" w:rsidRPr="00000000">
              <w:rPr>
                <w:rtl w:val="0"/>
              </w:rPr>
              <w:t xml:space="preserve">Đổ dữ liệu vào table theo Khóa học khi chọn trên combox</w:t>
            </w:r>
          </w:p>
        </w:tc>
      </w:tr>
      <w:tr>
        <w:trPr>
          <w:cantSplit w:val="0"/>
          <w:tblHeader w:val="0"/>
        </w:trPr>
        <w:tc>
          <w:tcPr/>
          <w:p w:rsidR="00000000" w:rsidDel="00000000" w:rsidP="00000000" w:rsidRDefault="00000000" w:rsidRPr="00000000" w14:paraId="00000ADD">
            <w:pPr>
              <w:ind w:firstLine="0"/>
              <w:rPr/>
            </w:pPr>
            <w:r w:rsidDel="00000000" w:rsidR="00000000" w:rsidRPr="00000000">
              <w:rPr>
                <w:rtl w:val="0"/>
              </w:rPr>
              <w:t xml:space="preserve">3</w:t>
            </w:r>
          </w:p>
        </w:tc>
        <w:tc>
          <w:tcPr/>
          <w:p w:rsidR="00000000" w:rsidDel="00000000" w:rsidP="00000000" w:rsidRDefault="00000000" w:rsidRPr="00000000" w14:paraId="00000ADE">
            <w:pPr>
              <w:ind w:firstLine="0"/>
              <w:rPr/>
            </w:pPr>
            <w:r w:rsidDel="00000000" w:rsidR="00000000" w:rsidRPr="00000000">
              <w:rPr>
                <w:rtl w:val="0"/>
              </w:rPr>
              <w:t xml:space="preserve">fillComboBoxNam</w:t>
            </w:r>
          </w:p>
        </w:tc>
        <w:tc>
          <w:tcPr/>
          <w:p w:rsidR="00000000" w:rsidDel="00000000" w:rsidP="00000000" w:rsidRDefault="00000000" w:rsidRPr="00000000" w14:paraId="00000ADF">
            <w:pPr>
              <w:ind w:firstLine="0"/>
              <w:rPr/>
            </w:pPr>
            <w:r w:rsidDel="00000000" w:rsidR="00000000" w:rsidRPr="00000000">
              <w:rPr>
                <w:rtl w:val="0"/>
              </w:rPr>
              <w:t xml:space="preserve">Đổ dữ liệu vào table theo Năm khi chọn trên combox</w:t>
            </w:r>
          </w:p>
        </w:tc>
      </w:tr>
      <w:tr>
        <w:trPr>
          <w:cantSplit w:val="0"/>
          <w:tblHeader w:val="0"/>
        </w:trPr>
        <w:tc>
          <w:tcPr/>
          <w:p w:rsidR="00000000" w:rsidDel="00000000" w:rsidP="00000000" w:rsidRDefault="00000000" w:rsidRPr="00000000" w14:paraId="00000AE0">
            <w:pPr>
              <w:jc w:val="center"/>
              <w:rPr>
                <w:sz w:val="24"/>
                <w:szCs w:val="24"/>
              </w:rPr>
            </w:pPr>
            <w:r w:rsidDel="00000000" w:rsidR="00000000" w:rsidRPr="00000000">
              <w:rPr>
                <w:rtl w:val="0"/>
              </w:rPr>
            </w:r>
          </w:p>
        </w:tc>
        <w:tc>
          <w:tcPr/>
          <w:p w:rsidR="00000000" w:rsidDel="00000000" w:rsidP="00000000" w:rsidRDefault="00000000" w:rsidRPr="00000000" w14:paraId="00000AE1">
            <w:pPr>
              <w:rPr>
                <w:sz w:val="24"/>
                <w:szCs w:val="24"/>
              </w:rPr>
            </w:pPr>
            <w:r w:rsidDel="00000000" w:rsidR="00000000" w:rsidRPr="00000000">
              <w:rPr>
                <w:rtl w:val="0"/>
              </w:rPr>
            </w:r>
          </w:p>
        </w:tc>
        <w:tc>
          <w:tcPr/>
          <w:p w:rsidR="00000000" w:rsidDel="00000000" w:rsidP="00000000" w:rsidRDefault="00000000" w:rsidRPr="00000000" w14:paraId="00000AE2">
            <w:pPr>
              <w:rPr>
                <w:sz w:val="24"/>
                <w:szCs w:val="24"/>
              </w:rPr>
            </w:pPr>
            <w:r w:rsidDel="00000000" w:rsidR="00000000" w:rsidRPr="00000000">
              <w:rPr>
                <w:rtl w:val="0"/>
              </w:rPr>
            </w:r>
          </w:p>
        </w:tc>
      </w:tr>
    </w:tbl>
    <w:p w:rsidR="00000000" w:rsidDel="00000000" w:rsidP="00000000" w:rsidRDefault="00000000" w:rsidRPr="00000000" w14:paraId="00000AE3">
      <w:pPr>
        <w:pStyle w:val="Title"/>
        <w:rPr>
          <w:color w:val="ff0000"/>
        </w:rPr>
      </w:pPr>
      <w:bookmarkStart w:colFirst="0" w:colLast="0" w:name="_1mrcu09" w:id="63"/>
      <w:bookmarkEnd w:id="63"/>
      <w:r w:rsidDel="00000000" w:rsidR="00000000" w:rsidRPr="00000000">
        <w:rPr>
          <w:color w:val="ff0000"/>
          <w:rtl w:val="0"/>
        </w:rPr>
        <w:t xml:space="preserve">5.Kiểm thử phần mềm và sửa lỗi</w:t>
      </w:r>
    </w:p>
    <w:p w:rsidR="00000000" w:rsidDel="00000000" w:rsidP="00000000" w:rsidRDefault="00000000" w:rsidRPr="00000000" w14:paraId="00000AE4">
      <w:pPr>
        <w:pStyle w:val="Heading2"/>
        <w:ind w:firstLine="576"/>
        <w:rPr/>
      </w:pPr>
      <w:bookmarkStart w:colFirst="0" w:colLast="0" w:name="_46r0co2" w:id="64"/>
      <w:bookmarkEnd w:id="64"/>
      <w:r w:rsidDel="00000000" w:rsidR="00000000" w:rsidRPr="00000000">
        <w:rPr>
          <w:rtl w:val="0"/>
        </w:rPr>
        <w:t xml:space="preserve">5.1.</w:t>
      </w:r>
      <w:r w:rsidDel="00000000" w:rsidR="00000000" w:rsidRPr="00000000">
        <w:rPr>
          <w:rtl w:val="0"/>
        </w:rPr>
        <w:t xml:space="preserve">DangNhapJDialog</w:t>
      </w:r>
    </w:p>
    <w:tbl>
      <w:tblPr>
        <w:tblStyle w:val="Table67"/>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9.45454545454544"/>
        <w:gridCol w:w="2950.181818181818"/>
        <w:gridCol w:w="1668.5454545454545"/>
        <w:gridCol w:w="1934.5454545454545"/>
        <w:gridCol w:w="1934.5454545454545"/>
        <w:gridCol w:w="1027.7272727272727"/>
        <w:tblGridChange w:id="0">
          <w:tblGrid>
            <w:gridCol w:w="459.45454545454544"/>
            <w:gridCol w:w="2950.181818181818"/>
            <w:gridCol w:w="1668.5454545454545"/>
            <w:gridCol w:w="1934.5454545454545"/>
            <w:gridCol w:w="1934.5454545454545"/>
            <w:gridCol w:w="1027.7272727272727"/>
          </w:tblGrid>
        </w:tblGridChange>
      </w:tblGrid>
      <w:tr>
        <w:trPr>
          <w:cantSplit w:val="0"/>
          <w:tblHeader w:val="0"/>
        </w:trPr>
        <w:tc>
          <w:tcPr/>
          <w:p w:rsidR="00000000" w:rsidDel="00000000" w:rsidP="00000000" w:rsidRDefault="00000000" w:rsidRPr="00000000" w14:paraId="00000AE5">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AE6">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AE7">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AE8">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AE9">
            <w:pPr>
              <w:rPr>
                <w:b w:val="1"/>
                <w:smallCaps w:val="1"/>
                <w:sz w:val="24"/>
                <w:szCs w:val="24"/>
              </w:rPr>
            </w:pPr>
            <w:r w:rsidDel="00000000" w:rsidR="00000000" w:rsidRPr="00000000">
              <w:rPr>
                <w:b w:val="1"/>
                <w:smallCaps w:val="1"/>
                <w:sz w:val="24"/>
                <w:szCs w:val="24"/>
                <w:rtl w:val="0"/>
              </w:rPr>
              <w:t xml:space="preserve">Kết Quả Thực Tế</w:t>
            </w:r>
          </w:p>
        </w:tc>
        <w:tc>
          <w:tcPr/>
          <w:p w:rsidR="00000000" w:rsidDel="00000000" w:rsidP="00000000" w:rsidRDefault="00000000" w:rsidRPr="00000000" w14:paraId="00000AEA">
            <w:pPr>
              <w:rPr>
                <w:b w:val="1"/>
                <w:smallCaps w:val="1"/>
                <w:sz w:val="24"/>
                <w:szCs w:val="24"/>
              </w:rPr>
            </w:pPr>
            <w:r w:rsidDel="00000000" w:rsidR="00000000" w:rsidRPr="00000000">
              <w:rPr>
                <w:b w:val="1"/>
                <w:smallCaps w:val="1"/>
                <w:sz w:val="24"/>
                <w:szCs w:val="24"/>
                <w:rtl w:val="0"/>
              </w:rPr>
              <w:t xml:space="preserve">Trạng Thái</w:t>
            </w:r>
          </w:p>
        </w:tc>
      </w:tr>
      <w:tr>
        <w:trPr>
          <w:cantSplit w:val="0"/>
          <w:tblHeader w:val="0"/>
        </w:trPr>
        <w:tc>
          <w:tcPr/>
          <w:p w:rsidR="00000000" w:rsidDel="00000000" w:rsidP="00000000" w:rsidRDefault="00000000" w:rsidRPr="00000000" w14:paraId="00000AEB">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AEC">
            <w:pPr>
              <w:rPr>
                <w:sz w:val="24"/>
                <w:szCs w:val="24"/>
              </w:rPr>
            </w:pPr>
            <w:r w:rsidDel="00000000" w:rsidR="00000000" w:rsidRPr="00000000">
              <w:rPr>
                <w:sz w:val="24"/>
                <w:szCs w:val="24"/>
                <w:rtl w:val="0"/>
              </w:rPr>
              <w:t xml:space="preserve">Đăng nhập để trống tên và mật khẩu</w:t>
            </w:r>
          </w:p>
        </w:tc>
        <w:tc>
          <w:tcPr/>
          <w:p w:rsidR="00000000" w:rsidDel="00000000" w:rsidP="00000000" w:rsidRDefault="00000000" w:rsidRPr="00000000" w14:paraId="00000AED">
            <w:pPr>
              <w:rPr>
                <w:sz w:val="24"/>
                <w:szCs w:val="24"/>
              </w:rPr>
            </w:pPr>
            <w:r w:rsidDel="00000000" w:rsidR="00000000" w:rsidRPr="00000000">
              <w:rPr>
                <w:rtl w:val="0"/>
              </w:rPr>
            </w:r>
          </w:p>
        </w:tc>
        <w:tc>
          <w:tcPr/>
          <w:p w:rsidR="00000000" w:rsidDel="00000000" w:rsidP="00000000" w:rsidRDefault="00000000" w:rsidRPr="00000000" w14:paraId="00000AEE">
            <w:pPr>
              <w:rPr>
                <w:sz w:val="24"/>
                <w:szCs w:val="24"/>
              </w:rPr>
            </w:pPr>
            <w:r w:rsidDel="00000000" w:rsidR="00000000" w:rsidRPr="00000000">
              <w:rPr>
                <w:sz w:val="24"/>
                <w:szCs w:val="24"/>
                <w:rtl w:val="0"/>
              </w:rPr>
              <w:t xml:space="preserve">Yêu cầu nhập</w:t>
            </w:r>
          </w:p>
        </w:tc>
        <w:tc>
          <w:tcPr/>
          <w:p w:rsidR="00000000" w:rsidDel="00000000" w:rsidP="00000000" w:rsidRDefault="00000000" w:rsidRPr="00000000" w14:paraId="00000AEF">
            <w:pPr>
              <w:rPr>
                <w:sz w:val="24"/>
                <w:szCs w:val="24"/>
              </w:rPr>
            </w:pPr>
            <w:r w:rsidDel="00000000" w:rsidR="00000000" w:rsidRPr="00000000">
              <w:rPr>
                <w:rtl w:val="0"/>
              </w:rPr>
            </w:r>
          </w:p>
        </w:tc>
        <w:tc>
          <w:tcPr/>
          <w:p w:rsidR="00000000" w:rsidDel="00000000" w:rsidP="00000000" w:rsidRDefault="00000000" w:rsidRPr="00000000" w14:paraId="00000AF0">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AF1">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AF2">
            <w:pPr>
              <w:rPr>
                <w:sz w:val="24"/>
                <w:szCs w:val="24"/>
              </w:rPr>
            </w:pPr>
            <w:r w:rsidDel="00000000" w:rsidR="00000000" w:rsidRPr="00000000">
              <w:rPr>
                <w:sz w:val="24"/>
                <w:szCs w:val="24"/>
                <w:rtl w:val="0"/>
              </w:rPr>
              <w:t xml:space="preserve">Đăng nhập sai tên</w:t>
            </w:r>
          </w:p>
        </w:tc>
        <w:tc>
          <w:tcPr/>
          <w:p w:rsidR="00000000" w:rsidDel="00000000" w:rsidP="00000000" w:rsidRDefault="00000000" w:rsidRPr="00000000" w14:paraId="00000AF3">
            <w:pPr>
              <w:rPr>
                <w:sz w:val="24"/>
                <w:szCs w:val="24"/>
              </w:rPr>
            </w:pPr>
            <w:r w:rsidDel="00000000" w:rsidR="00000000" w:rsidRPr="00000000">
              <w:rPr>
                <w:sz w:val="24"/>
                <w:szCs w:val="24"/>
                <w:rtl w:val="0"/>
              </w:rPr>
              <w:t xml:space="preserve">TeoVN, songsong</w:t>
            </w:r>
          </w:p>
        </w:tc>
        <w:tc>
          <w:tcPr/>
          <w:p w:rsidR="00000000" w:rsidDel="00000000" w:rsidP="00000000" w:rsidRDefault="00000000" w:rsidRPr="00000000" w14:paraId="00000AF4">
            <w:pPr>
              <w:rPr>
                <w:sz w:val="24"/>
                <w:szCs w:val="24"/>
              </w:rPr>
            </w:pPr>
            <w:r w:rsidDel="00000000" w:rsidR="00000000" w:rsidRPr="00000000">
              <w:rPr>
                <w:sz w:val="24"/>
                <w:szCs w:val="24"/>
                <w:rtl w:val="0"/>
              </w:rPr>
              <w:t xml:space="preserve">Sai tên đăng nhập</w:t>
            </w:r>
          </w:p>
        </w:tc>
        <w:tc>
          <w:tcPr/>
          <w:p w:rsidR="00000000" w:rsidDel="00000000" w:rsidP="00000000" w:rsidRDefault="00000000" w:rsidRPr="00000000" w14:paraId="00000AF5">
            <w:pPr>
              <w:rPr>
                <w:sz w:val="24"/>
                <w:szCs w:val="24"/>
              </w:rPr>
            </w:pPr>
            <w:r w:rsidDel="00000000" w:rsidR="00000000" w:rsidRPr="00000000">
              <w:rPr>
                <w:rtl w:val="0"/>
              </w:rPr>
            </w:r>
          </w:p>
        </w:tc>
        <w:tc>
          <w:tcPr/>
          <w:p w:rsidR="00000000" w:rsidDel="00000000" w:rsidP="00000000" w:rsidRDefault="00000000" w:rsidRPr="00000000" w14:paraId="00000AF6">
            <w:pPr>
              <w:rPr>
                <w:sz w:val="24"/>
                <w:szCs w:val="24"/>
              </w:rPr>
            </w:pPr>
            <w:r w:rsidDel="00000000" w:rsidR="00000000" w:rsidRPr="00000000">
              <w:rPr>
                <w:sz w:val="24"/>
                <w:szCs w:val="24"/>
                <w:rtl w:val="0"/>
              </w:rPr>
              <w:t xml:space="preserve">not</w:t>
            </w:r>
          </w:p>
        </w:tc>
      </w:tr>
      <w:tr>
        <w:trPr>
          <w:cantSplit w:val="0"/>
          <w:tblHeader w:val="0"/>
        </w:trPr>
        <w:tc>
          <w:tcPr/>
          <w:p w:rsidR="00000000" w:rsidDel="00000000" w:rsidP="00000000" w:rsidRDefault="00000000" w:rsidRPr="00000000" w14:paraId="00000AF7">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AF8">
            <w:pPr>
              <w:rPr>
                <w:sz w:val="24"/>
                <w:szCs w:val="24"/>
              </w:rPr>
            </w:pPr>
            <w:r w:rsidDel="00000000" w:rsidR="00000000" w:rsidRPr="00000000">
              <w:rPr>
                <w:sz w:val="24"/>
                <w:szCs w:val="24"/>
                <w:rtl w:val="0"/>
              </w:rPr>
              <w:t xml:space="preserve">Đăng nhập sai mật khẩu</w:t>
            </w:r>
          </w:p>
        </w:tc>
        <w:tc>
          <w:tcPr/>
          <w:p w:rsidR="00000000" w:rsidDel="00000000" w:rsidP="00000000" w:rsidRDefault="00000000" w:rsidRPr="00000000" w14:paraId="00000AF9">
            <w:pPr>
              <w:rPr>
                <w:sz w:val="24"/>
                <w:szCs w:val="24"/>
              </w:rPr>
            </w:pPr>
            <w:r w:rsidDel="00000000" w:rsidR="00000000" w:rsidRPr="00000000">
              <w:rPr>
                <w:sz w:val="24"/>
                <w:szCs w:val="24"/>
                <w:rtl w:val="0"/>
              </w:rPr>
              <w:t xml:space="preserve">TeoNV, 123</w:t>
            </w:r>
          </w:p>
        </w:tc>
        <w:tc>
          <w:tcPr/>
          <w:p w:rsidR="00000000" w:rsidDel="00000000" w:rsidP="00000000" w:rsidRDefault="00000000" w:rsidRPr="00000000" w14:paraId="00000AFA">
            <w:pPr>
              <w:rPr>
                <w:sz w:val="24"/>
                <w:szCs w:val="24"/>
              </w:rPr>
            </w:pPr>
            <w:r w:rsidDel="00000000" w:rsidR="00000000" w:rsidRPr="00000000">
              <w:rPr>
                <w:sz w:val="24"/>
                <w:szCs w:val="24"/>
                <w:rtl w:val="0"/>
              </w:rPr>
              <w:t xml:space="preserve">Sai mật khẩu</w:t>
            </w:r>
          </w:p>
        </w:tc>
        <w:tc>
          <w:tcPr/>
          <w:p w:rsidR="00000000" w:rsidDel="00000000" w:rsidP="00000000" w:rsidRDefault="00000000" w:rsidRPr="00000000" w14:paraId="00000AFB">
            <w:pPr>
              <w:rPr>
                <w:sz w:val="24"/>
                <w:szCs w:val="24"/>
              </w:rPr>
            </w:pPr>
            <w:r w:rsidDel="00000000" w:rsidR="00000000" w:rsidRPr="00000000">
              <w:rPr>
                <w:rtl w:val="0"/>
              </w:rPr>
            </w:r>
          </w:p>
        </w:tc>
        <w:tc>
          <w:tcPr/>
          <w:p w:rsidR="00000000" w:rsidDel="00000000" w:rsidP="00000000" w:rsidRDefault="00000000" w:rsidRPr="00000000" w14:paraId="00000AFC">
            <w:pPr>
              <w:rPr>
                <w:sz w:val="24"/>
                <w:szCs w:val="24"/>
              </w:rPr>
            </w:pPr>
            <w:r w:rsidDel="00000000" w:rsidR="00000000" w:rsidRPr="00000000">
              <w:rPr>
                <w:sz w:val="24"/>
                <w:szCs w:val="24"/>
                <w:rtl w:val="0"/>
              </w:rPr>
              <w:t xml:space="preserve">95%</w:t>
            </w:r>
          </w:p>
        </w:tc>
      </w:tr>
      <w:tr>
        <w:trPr>
          <w:cantSplit w:val="0"/>
          <w:tblHeader w:val="0"/>
        </w:trPr>
        <w:tc>
          <w:tcPr/>
          <w:p w:rsidR="00000000" w:rsidDel="00000000" w:rsidP="00000000" w:rsidRDefault="00000000" w:rsidRPr="00000000" w14:paraId="00000AFD">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AFE">
            <w:pPr>
              <w:rPr>
                <w:sz w:val="24"/>
                <w:szCs w:val="24"/>
              </w:rPr>
            </w:pPr>
            <w:r w:rsidDel="00000000" w:rsidR="00000000" w:rsidRPr="00000000">
              <w:rPr>
                <w:sz w:val="24"/>
                <w:szCs w:val="24"/>
                <w:rtl w:val="0"/>
              </w:rPr>
              <w:t xml:space="preserve">Đăng nhập đúng</w:t>
            </w:r>
          </w:p>
        </w:tc>
        <w:tc>
          <w:tcPr/>
          <w:p w:rsidR="00000000" w:rsidDel="00000000" w:rsidP="00000000" w:rsidRDefault="00000000" w:rsidRPr="00000000" w14:paraId="00000AFF">
            <w:pPr>
              <w:rPr>
                <w:sz w:val="24"/>
                <w:szCs w:val="24"/>
              </w:rPr>
            </w:pPr>
            <w:r w:rsidDel="00000000" w:rsidR="00000000" w:rsidRPr="00000000">
              <w:rPr>
                <w:sz w:val="24"/>
                <w:szCs w:val="24"/>
                <w:rtl w:val="0"/>
              </w:rPr>
              <w:t xml:space="preserve">TeoNV, songlong</w:t>
            </w:r>
          </w:p>
        </w:tc>
        <w:tc>
          <w:tcPr/>
          <w:p w:rsidR="00000000" w:rsidDel="00000000" w:rsidP="00000000" w:rsidRDefault="00000000" w:rsidRPr="00000000" w14:paraId="00000B00">
            <w:pPr>
              <w:rPr>
                <w:sz w:val="24"/>
                <w:szCs w:val="24"/>
              </w:rPr>
            </w:pPr>
            <w:r w:rsidDel="00000000" w:rsidR="00000000" w:rsidRPr="00000000">
              <w:rPr>
                <w:sz w:val="24"/>
                <w:szCs w:val="24"/>
                <w:rtl w:val="0"/>
              </w:rPr>
              <w:t xml:space="preserve">Đóng cửa sổ</w:t>
            </w:r>
          </w:p>
        </w:tc>
        <w:tc>
          <w:tcPr/>
          <w:p w:rsidR="00000000" w:rsidDel="00000000" w:rsidP="00000000" w:rsidRDefault="00000000" w:rsidRPr="00000000" w14:paraId="00000B01">
            <w:pPr>
              <w:rPr>
                <w:sz w:val="24"/>
                <w:szCs w:val="24"/>
              </w:rPr>
            </w:pPr>
            <w:r w:rsidDel="00000000" w:rsidR="00000000" w:rsidRPr="00000000">
              <w:rPr>
                <w:rtl w:val="0"/>
              </w:rPr>
            </w:r>
          </w:p>
        </w:tc>
        <w:tc>
          <w:tcPr/>
          <w:p w:rsidR="00000000" w:rsidDel="00000000" w:rsidP="00000000" w:rsidRDefault="00000000" w:rsidRPr="00000000" w14:paraId="00000B02">
            <w:pPr>
              <w:rPr>
                <w:sz w:val="24"/>
                <w:szCs w:val="24"/>
              </w:rPr>
            </w:pPr>
            <w:r w:rsidDel="00000000" w:rsidR="00000000" w:rsidRPr="00000000">
              <w:rPr>
                <w:rtl w:val="0"/>
              </w:rPr>
            </w:r>
          </w:p>
        </w:tc>
      </w:tr>
    </w:tbl>
    <w:p w:rsidR="00000000" w:rsidDel="00000000" w:rsidP="00000000" w:rsidRDefault="00000000" w:rsidRPr="00000000" w14:paraId="00000B03">
      <w:pPr>
        <w:pStyle w:val="Heading2"/>
        <w:ind w:firstLine="576"/>
        <w:rPr/>
      </w:pPr>
      <w:bookmarkStart w:colFirst="0" w:colLast="0" w:name="_2lwamvv" w:id="65"/>
      <w:bookmarkEnd w:id="65"/>
      <w:r w:rsidDel="00000000" w:rsidR="00000000" w:rsidRPr="00000000">
        <w:rPr>
          <w:rtl w:val="0"/>
        </w:rPr>
        <w:t xml:space="preserve">5.2.DoiMatKhauJDialog</w:t>
      </w:r>
    </w:p>
    <w:tbl>
      <w:tblPr>
        <w:tblStyle w:val="Table6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B04">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B05">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B06">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B07">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B08">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B09">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B0A">
            <w:pPr>
              <w:rPr>
                <w:sz w:val="24"/>
                <w:szCs w:val="24"/>
              </w:rPr>
            </w:pPr>
            <w:r w:rsidDel="00000000" w:rsidR="00000000" w:rsidRPr="00000000">
              <w:rPr>
                <w:rtl w:val="0"/>
              </w:rPr>
            </w:r>
          </w:p>
        </w:tc>
        <w:tc>
          <w:tcPr/>
          <w:p w:rsidR="00000000" w:rsidDel="00000000" w:rsidP="00000000" w:rsidRDefault="00000000" w:rsidRPr="00000000" w14:paraId="00000B0B">
            <w:pPr>
              <w:rPr>
                <w:sz w:val="24"/>
                <w:szCs w:val="24"/>
              </w:rPr>
            </w:pPr>
            <w:r w:rsidDel="00000000" w:rsidR="00000000" w:rsidRPr="00000000">
              <w:rPr>
                <w:rtl w:val="0"/>
              </w:rPr>
            </w:r>
          </w:p>
        </w:tc>
        <w:tc>
          <w:tcPr/>
          <w:p w:rsidR="00000000" w:rsidDel="00000000" w:rsidP="00000000" w:rsidRDefault="00000000" w:rsidRPr="00000000" w14:paraId="00000B0C">
            <w:pPr>
              <w:rPr>
                <w:sz w:val="24"/>
                <w:szCs w:val="24"/>
              </w:rPr>
            </w:pPr>
            <w:r w:rsidDel="00000000" w:rsidR="00000000" w:rsidRPr="00000000">
              <w:rPr>
                <w:rtl w:val="0"/>
              </w:rPr>
            </w:r>
          </w:p>
        </w:tc>
        <w:tc>
          <w:tcPr/>
          <w:p w:rsidR="00000000" w:rsidDel="00000000" w:rsidP="00000000" w:rsidRDefault="00000000" w:rsidRPr="00000000" w14:paraId="00000B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B0E">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B0F">
            <w:pPr>
              <w:rPr>
                <w:sz w:val="24"/>
                <w:szCs w:val="24"/>
              </w:rPr>
            </w:pPr>
            <w:r w:rsidDel="00000000" w:rsidR="00000000" w:rsidRPr="00000000">
              <w:rPr>
                <w:rtl w:val="0"/>
              </w:rPr>
            </w:r>
          </w:p>
        </w:tc>
        <w:tc>
          <w:tcPr/>
          <w:p w:rsidR="00000000" w:rsidDel="00000000" w:rsidP="00000000" w:rsidRDefault="00000000" w:rsidRPr="00000000" w14:paraId="00000B10">
            <w:pPr>
              <w:rPr>
                <w:sz w:val="24"/>
                <w:szCs w:val="24"/>
              </w:rPr>
            </w:pPr>
            <w:r w:rsidDel="00000000" w:rsidR="00000000" w:rsidRPr="00000000">
              <w:rPr>
                <w:rtl w:val="0"/>
              </w:rPr>
            </w:r>
          </w:p>
        </w:tc>
        <w:tc>
          <w:tcPr/>
          <w:p w:rsidR="00000000" w:rsidDel="00000000" w:rsidP="00000000" w:rsidRDefault="00000000" w:rsidRPr="00000000" w14:paraId="00000B11">
            <w:pPr>
              <w:rPr>
                <w:sz w:val="24"/>
                <w:szCs w:val="24"/>
              </w:rPr>
            </w:pPr>
            <w:r w:rsidDel="00000000" w:rsidR="00000000" w:rsidRPr="00000000">
              <w:rPr>
                <w:rtl w:val="0"/>
              </w:rPr>
            </w:r>
          </w:p>
        </w:tc>
        <w:tc>
          <w:tcPr/>
          <w:p w:rsidR="00000000" w:rsidDel="00000000" w:rsidP="00000000" w:rsidRDefault="00000000" w:rsidRPr="00000000" w14:paraId="00000B1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B13">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B14">
            <w:pPr>
              <w:rPr>
                <w:sz w:val="24"/>
                <w:szCs w:val="24"/>
              </w:rPr>
            </w:pPr>
            <w:r w:rsidDel="00000000" w:rsidR="00000000" w:rsidRPr="00000000">
              <w:rPr>
                <w:rtl w:val="0"/>
              </w:rPr>
            </w:r>
          </w:p>
        </w:tc>
        <w:tc>
          <w:tcPr/>
          <w:p w:rsidR="00000000" w:rsidDel="00000000" w:rsidP="00000000" w:rsidRDefault="00000000" w:rsidRPr="00000000" w14:paraId="00000B15">
            <w:pPr>
              <w:rPr>
                <w:sz w:val="24"/>
                <w:szCs w:val="24"/>
              </w:rPr>
            </w:pPr>
            <w:r w:rsidDel="00000000" w:rsidR="00000000" w:rsidRPr="00000000">
              <w:rPr>
                <w:rtl w:val="0"/>
              </w:rPr>
            </w:r>
          </w:p>
        </w:tc>
        <w:tc>
          <w:tcPr/>
          <w:p w:rsidR="00000000" w:rsidDel="00000000" w:rsidP="00000000" w:rsidRDefault="00000000" w:rsidRPr="00000000" w14:paraId="00000B16">
            <w:pPr>
              <w:rPr>
                <w:sz w:val="24"/>
                <w:szCs w:val="24"/>
              </w:rPr>
            </w:pPr>
            <w:r w:rsidDel="00000000" w:rsidR="00000000" w:rsidRPr="00000000">
              <w:rPr>
                <w:rtl w:val="0"/>
              </w:rPr>
            </w:r>
          </w:p>
        </w:tc>
        <w:tc>
          <w:tcPr/>
          <w:p w:rsidR="00000000" w:rsidDel="00000000" w:rsidP="00000000" w:rsidRDefault="00000000" w:rsidRPr="00000000" w14:paraId="00000B1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B18">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B19">
            <w:pPr>
              <w:rPr>
                <w:sz w:val="24"/>
                <w:szCs w:val="24"/>
              </w:rPr>
            </w:pPr>
            <w:r w:rsidDel="00000000" w:rsidR="00000000" w:rsidRPr="00000000">
              <w:rPr>
                <w:rtl w:val="0"/>
              </w:rPr>
            </w:r>
          </w:p>
        </w:tc>
        <w:tc>
          <w:tcPr/>
          <w:p w:rsidR="00000000" w:rsidDel="00000000" w:rsidP="00000000" w:rsidRDefault="00000000" w:rsidRPr="00000000" w14:paraId="00000B1A">
            <w:pPr>
              <w:rPr>
                <w:sz w:val="24"/>
                <w:szCs w:val="24"/>
              </w:rPr>
            </w:pPr>
            <w:r w:rsidDel="00000000" w:rsidR="00000000" w:rsidRPr="00000000">
              <w:rPr>
                <w:rtl w:val="0"/>
              </w:rPr>
            </w:r>
          </w:p>
        </w:tc>
        <w:tc>
          <w:tcPr/>
          <w:p w:rsidR="00000000" w:rsidDel="00000000" w:rsidP="00000000" w:rsidRDefault="00000000" w:rsidRPr="00000000" w14:paraId="00000B1B">
            <w:pPr>
              <w:rPr>
                <w:sz w:val="24"/>
                <w:szCs w:val="24"/>
              </w:rPr>
            </w:pPr>
            <w:r w:rsidDel="00000000" w:rsidR="00000000" w:rsidRPr="00000000">
              <w:rPr>
                <w:rtl w:val="0"/>
              </w:rPr>
            </w:r>
          </w:p>
        </w:tc>
        <w:tc>
          <w:tcPr/>
          <w:p w:rsidR="00000000" w:rsidDel="00000000" w:rsidP="00000000" w:rsidRDefault="00000000" w:rsidRPr="00000000" w14:paraId="00000B1C">
            <w:pPr>
              <w:rPr>
                <w:sz w:val="24"/>
                <w:szCs w:val="24"/>
              </w:rPr>
            </w:pPr>
            <w:r w:rsidDel="00000000" w:rsidR="00000000" w:rsidRPr="00000000">
              <w:rPr>
                <w:rtl w:val="0"/>
              </w:rPr>
            </w:r>
          </w:p>
        </w:tc>
      </w:tr>
    </w:tbl>
    <w:p w:rsidR="00000000" w:rsidDel="00000000" w:rsidP="00000000" w:rsidRDefault="00000000" w:rsidRPr="00000000" w14:paraId="00000B1D">
      <w:pPr>
        <w:pStyle w:val="Heading2"/>
        <w:ind w:firstLine="576"/>
        <w:rPr/>
      </w:pPr>
      <w:bookmarkStart w:colFirst="0" w:colLast="0" w:name="_111kx3o" w:id="66"/>
      <w:bookmarkEnd w:id="66"/>
      <w:r w:rsidDel="00000000" w:rsidR="00000000" w:rsidRPr="00000000">
        <w:rPr>
          <w:rtl w:val="0"/>
        </w:rPr>
        <w:t xml:space="preserve">5.3.NhanVienJDialog</w:t>
      </w:r>
    </w:p>
    <w:p w:rsidR="00000000" w:rsidDel="00000000" w:rsidP="00000000" w:rsidRDefault="00000000" w:rsidRPr="00000000" w14:paraId="00000B1E">
      <w:pPr>
        <w:pStyle w:val="Heading2"/>
        <w:ind w:firstLine="576"/>
        <w:rPr/>
      </w:pPr>
      <w:bookmarkStart w:colFirst="0" w:colLast="0" w:name="_4nrq5foh4ejv" w:id="67"/>
      <w:bookmarkEnd w:id="67"/>
      <w:r w:rsidDel="00000000" w:rsidR="00000000" w:rsidRPr="00000000">
        <w:rPr>
          <w:rtl w:val="0"/>
        </w:rPr>
      </w:r>
    </w:p>
    <w:tbl>
      <w:tblPr>
        <w:tblStyle w:val="Table69"/>
        <w:tblW w:w="104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
        <w:gridCol w:w="1755"/>
        <w:gridCol w:w="3900"/>
        <w:gridCol w:w="1530"/>
        <w:gridCol w:w="1665"/>
        <w:gridCol w:w="1170"/>
        <w:tblGridChange w:id="0">
          <w:tblGrid>
            <w:gridCol w:w="435"/>
            <w:gridCol w:w="1755"/>
            <w:gridCol w:w="3900"/>
            <w:gridCol w:w="1530"/>
            <w:gridCol w:w="1665"/>
            <w:gridCol w:w="1170"/>
          </w:tblGrid>
        </w:tblGridChange>
      </w:tblGrid>
      <w:tr>
        <w:trPr>
          <w:cantSplit w:val="0"/>
          <w:tblHeader w:val="0"/>
        </w:trPr>
        <w:tc>
          <w:tcPr/>
          <w:p w:rsidR="00000000" w:rsidDel="00000000" w:rsidP="00000000" w:rsidRDefault="00000000" w:rsidRPr="00000000" w14:paraId="00000B1F">
            <w:pPr>
              <w:spacing w:after="0" w:line="240" w:lineRule="auto"/>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B20">
            <w:pPr>
              <w:spacing w:after="0" w:line="240" w:lineRule="auto"/>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B21">
            <w:pPr>
              <w:spacing w:after="0" w:line="240" w:lineRule="auto"/>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B22">
            <w:pPr>
              <w:spacing w:after="0" w:line="240" w:lineRule="auto"/>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B23">
            <w:pPr>
              <w:spacing w:after="0" w:line="240" w:lineRule="auto"/>
              <w:rPr>
                <w:b w:val="1"/>
                <w:smallCaps w:val="1"/>
                <w:sz w:val="24"/>
                <w:szCs w:val="24"/>
              </w:rPr>
            </w:pPr>
            <w:r w:rsidDel="00000000" w:rsidR="00000000" w:rsidRPr="00000000">
              <w:rPr>
                <w:b w:val="1"/>
                <w:smallCaps w:val="1"/>
                <w:sz w:val="24"/>
                <w:szCs w:val="24"/>
                <w:rtl w:val="0"/>
              </w:rPr>
              <w:t xml:space="preserve">Kết Quả Thực Tế</w:t>
            </w:r>
          </w:p>
        </w:tc>
        <w:tc>
          <w:tcPr/>
          <w:p w:rsidR="00000000" w:rsidDel="00000000" w:rsidP="00000000" w:rsidRDefault="00000000" w:rsidRPr="00000000" w14:paraId="00000B24">
            <w:pPr>
              <w:spacing w:after="0" w:line="240" w:lineRule="auto"/>
              <w:rPr>
                <w:b w:val="1"/>
                <w:smallCaps w:val="1"/>
                <w:sz w:val="24"/>
                <w:szCs w:val="24"/>
              </w:rPr>
            </w:pPr>
            <w:r w:rsidDel="00000000" w:rsidR="00000000" w:rsidRPr="00000000">
              <w:rPr>
                <w:b w:val="1"/>
                <w:smallCaps w:val="1"/>
                <w:sz w:val="24"/>
                <w:szCs w:val="24"/>
                <w:rtl w:val="0"/>
              </w:rPr>
              <w:t xml:space="preserve">Trạng Thái</w:t>
            </w:r>
          </w:p>
        </w:tc>
      </w:tr>
      <w:tr>
        <w:trPr>
          <w:cantSplit w:val="0"/>
          <w:tblHeader w:val="0"/>
        </w:trPr>
        <w:tc>
          <w:tcPr/>
          <w:p w:rsidR="00000000" w:rsidDel="00000000" w:rsidP="00000000" w:rsidRDefault="00000000" w:rsidRPr="00000000" w14:paraId="00000B25">
            <w:pPr>
              <w:spacing w:after="0" w:line="240" w:lineRule="auto"/>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B26">
            <w:pPr>
              <w:spacing w:after="0" w:line="240" w:lineRule="auto"/>
              <w:rPr>
                <w:sz w:val="24"/>
                <w:szCs w:val="24"/>
              </w:rPr>
            </w:pPr>
            <w:r w:rsidDel="00000000" w:rsidR="00000000" w:rsidRPr="00000000">
              <w:rPr>
                <w:sz w:val="24"/>
                <w:szCs w:val="24"/>
                <w:rtl w:val="0"/>
              </w:rPr>
              <w:t xml:space="preserve">Kiểm tra chưa đăng nhặp</w:t>
            </w:r>
          </w:p>
        </w:tc>
        <w:tc>
          <w:tcPr/>
          <w:p w:rsidR="00000000" w:rsidDel="00000000" w:rsidP="00000000" w:rsidRDefault="00000000" w:rsidRPr="00000000" w14:paraId="00000B27">
            <w:pPr>
              <w:spacing w:after="0" w:line="240" w:lineRule="auto"/>
              <w:rPr>
                <w:sz w:val="24"/>
                <w:szCs w:val="24"/>
              </w:rPr>
            </w:pPr>
            <w:r w:rsidDel="00000000" w:rsidR="00000000" w:rsidRPr="00000000">
              <w:rPr>
                <w:sz w:val="24"/>
                <w:szCs w:val="24"/>
                <w:rtl w:val="0"/>
              </w:rPr>
              <w:t xml:space="preserve">Chọn vào Quản Lý Nhân Viên</w:t>
            </w:r>
          </w:p>
        </w:tc>
        <w:tc>
          <w:tcPr/>
          <w:p w:rsidR="00000000" w:rsidDel="00000000" w:rsidP="00000000" w:rsidRDefault="00000000" w:rsidRPr="00000000" w14:paraId="00000B28">
            <w:pPr>
              <w:spacing w:after="0" w:line="240" w:lineRule="auto"/>
              <w:rPr>
                <w:sz w:val="24"/>
                <w:szCs w:val="24"/>
              </w:rPr>
            </w:pPr>
            <w:r w:rsidDel="00000000" w:rsidR="00000000" w:rsidRPr="00000000">
              <w:rPr>
                <w:sz w:val="24"/>
                <w:szCs w:val="24"/>
                <w:rtl w:val="0"/>
              </w:rPr>
              <w:t xml:space="preserve">Yêu cầu nhập</w:t>
            </w:r>
          </w:p>
        </w:tc>
        <w:tc>
          <w:tcPr/>
          <w:p w:rsidR="00000000" w:rsidDel="00000000" w:rsidP="00000000" w:rsidRDefault="00000000" w:rsidRPr="00000000" w14:paraId="00000B29">
            <w:pPr>
              <w:spacing w:after="0" w:line="240" w:lineRule="auto"/>
              <w:rPr>
                <w:sz w:val="24"/>
                <w:szCs w:val="24"/>
              </w:rPr>
            </w:pPr>
            <w:r w:rsidDel="00000000" w:rsidR="00000000" w:rsidRPr="00000000">
              <w:rPr>
                <w:sz w:val="24"/>
                <w:szCs w:val="24"/>
                <w:rtl w:val="0"/>
              </w:rPr>
              <w:t xml:space="preserve">Chưa đăng nhập</w:t>
            </w:r>
          </w:p>
        </w:tc>
        <w:tc>
          <w:tcPr/>
          <w:p w:rsidR="00000000" w:rsidDel="00000000" w:rsidP="00000000" w:rsidRDefault="00000000" w:rsidRPr="00000000" w14:paraId="00000B2A">
            <w:pPr>
              <w:spacing w:after="0" w:line="240" w:lineRule="auto"/>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2B">
            <w:pPr>
              <w:spacing w:after="0" w:line="240" w:lineRule="auto"/>
              <w:jc w:val="center"/>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B2C">
            <w:pPr>
              <w:spacing w:after="0" w:line="240" w:lineRule="auto"/>
              <w:rPr>
                <w:sz w:val="24"/>
                <w:szCs w:val="24"/>
              </w:rPr>
            </w:pPr>
            <w:r w:rsidDel="00000000" w:rsidR="00000000" w:rsidRPr="00000000">
              <w:rPr>
                <w:sz w:val="24"/>
                <w:szCs w:val="24"/>
                <w:rtl w:val="0"/>
              </w:rPr>
              <w:t xml:space="preserve">Kiểm tra đăng nhập hợp lệ với vai trò Nhân Viên</w:t>
            </w:r>
          </w:p>
        </w:tc>
        <w:tc>
          <w:tcPr/>
          <w:p w:rsidR="00000000" w:rsidDel="00000000" w:rsidP="00000000" w:rsidRDefault="00000000" w:rsidRPr="00000000" w14:paraId="00000B2D">
            <w:pPr>
              <w:spacing w:after="0" w:line="240" w:lineRule="auto"/>
              <w:rPr>
                <w:sz w:val="24"/>
                <w:szCs w:val="24"/>
              </w:rPr>
            </w:pPr>
            <w:r w:rsidDel="00000000" w:rsidR="00000000" w:rsidRPr="00000000">
              <w:rPr>
                <w:sz w:val="24"/>
                <w:szCs w:val="24"/>
                <w:rtl w:val="0"/>
              </w:rPr>
              <w:t xml:space="preserve">B1 : Chọn vào quản lý nhân viên</w:t>
            </w:r>
          </w:p>
          <w:p w:rsidR="00000000" w:rsidDel="00000000" w:rsidP="00000000" w:rsidRDefault="00000000" w:rsidRPr="00000000" w14:paraId="00000B2E">
            <w:pPr>
              <w:spacing w:after="0" w:line="240" w:lineRule="auto"/>
              <w:rPr>
                <w:sz w:val="24"/>
                <w:szCs w:val="24"/>
              </w:rPr>
            </w:pPr>
            <w:r w:rsidDel="00000000" w:rsidR="00000000" w:rsidRPr="00000000">
              <w:rPr>
                <w:sz w:val="24"/>
                <w:szCs w:val="24"/>
                <w:rtl w:val="0"/>
              </w:rPr>
              <w:t xml:space="preserve">B2: Nhập tài khoản = “nghiPT” ( Nhân Viên)</w:t>
            </w:r>
          </w:p>
          <w:p w:rsidR="00000000" w:rsidDel="00000000" w:rsidP="00000000" w:rsidRDefault="00000000" w:rsidRPr="00000000" w14:paraId="00000B2F">
            <w:pPr>
              <w:spacing w:after="0" w:line="240" w:lineRule="auto"/>
              <w:rPr>
                <w:sz w:val="24"/>
                <w:szCs w:val="24"/>
              </w:rPr>
            </w:pPr>
            <w:r w:rsidDel="00000000" w:rsidR="00000000" w:rsidRPr="00000000">
              <w:rPr>
                <w:sz w:val="24"/>
                <w:szCs w:val="24"/>
                <w:rtl w:val="0"/>
              </w:rPr>
              <w:t xml:space="preserve">B3: Nhập pass = “123456”</w:t>
            </w:r>
          </w:p>
          <w:p w:rsidR="00000000" w:rsidDel="00000000" w:rsidP="00000000" w:rsidRDefault="00000000" w:rsidRPr="00000000" w14:paraId="00000B30">
            <w:pPr>
              <w:spacing w:after="0" w:line="240" w:lineRule="auto"/>
              <w:rPr>
                <w:sz w:val="24"/>
                <w:szCs w:val="24"/>
              </w:rPr>
            </w:pPr>
            <w:r w:rsidDel="00000000" w:rsidR="00000000" w:rsidRPr="00000000">
              <w:rPr>
                <w:sz w:val="24"/>
                <w:szCs w:val="24"/>
                <w:rtl w:val="0"/>
              </w:rPr>
              <w:t xml:space="preserve">B4: Chọn đăng nhập</w:t>
            </w:r>
          </w:p>
        </w:tc>
        <w:tc>
          <w:tcPr/>
          <w:p w:rsidR="00000000" w:rsidDel="00000000" w:rsidP="00000000" w:rsidRDefault="00000000" w:rsidRPr="00000000" w14:paraId="00000B31">
            <w:pPr>
              <w:spacing w:after="0" w:line="240" w:lineRule="auto"/>
              <w:rPr>
                <w:sz w:val="24"/>
                <w:szCs w:val="24"/>
              </w:rPr>
            </w:pPr>
            <w:r w:rsidDel="00000000" w:rsidR="00000000" w:rsidRPr="00000000">
              <w:rPr>
                <w:sz w:val="24"/>
                <w:szCs w:val="24"/>
                <w:rtl w:val="0"/>
              </w:rPr>
              <w:t xml:space="preserve">Đăng nhặp thành công vai trò là nhân viên</w:t>
            </w:r>
          </w:p>
        </w:tc>
        <w:tc>
          <w:tcPr/>
          <w:p w:rsidR="00000000" w:rsidDel="00000000" w:rsidP="00000000" w:rsidRDefault="00000000" w:rsidRPr="00000000" w14:paraId="00000B32">
            <w:pPr>
              <w:spacing w:after="0" w:line="240" w:lineRule="auto"/>
              <w:rPr>
                <w:sz w:val="24"/>
                <w:szCs w:val="24"/>
              </w:rPr>
            </w:pPr>
            <w:r w:rsidDel="00000000" w:rsidR="00000000" w:rsidRPr="00000000">
              <w:rPr>
                <w:sz w:val="24"/>
                <w:szCs w:val="24"/>
                <w:rtl w:val="0"/>
              </w:rPr>
              <w:t xml:space="preserve">Thông báo đăng nhập thành công</w:t>
            </w:r>
          </w:p>
        </w:tc>
        <w:tc>
          <w:tcPr/>
          <w:p w:rsidR="00000000" w:rsidDel="00000000" w:rsidP="00000000" w:rsidRDefault="00000000" w:rsidRPr="00000000" w14:paraId="00000B33">
            <w:pPr>
              <w:spacing w:after="0" w:line="240" w:lineRule="auto"/>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34">
            <w:pPr>
              <w:spacing w:after="0" w:line="240" w:lineRule="auto"/>
              <w:jc w:val="center"/>
              <w:rPr>
                <w:sz w:val="24"/>
                <w:szCs w:val="24"/>
              </w:rPr>
            </w:pPr>
            <w:r w:rsidDel="00000000" w:rsidR="00000000" w:rsidRPr="00000000">
              <w:rPr>
                <w:sz w:val="24"/>
                <w:szCs w:val="24"/>
                <w:rtl w:val="0"/>
              </w:rPr>
              <w:t xml:space="preserve">33</w:t>
            </w:r>
          </w:p>
        </w:tc>
        <w:tc>
          <w:tcPr/>
          <w:p w:rsidR="00000000" w:rsidDel="00000000" w:rsidP="00000000" w:rsidRDefault="00000000" w:rsidRPr="00000000" w14:paraId="00000B35">
            <w:pPr>
              <w:rPr>
                <w:sz w:val="24"/>
                <w:szCs w:val="24"/>
              </w:rPr>
            </w:pPr>
            <w:r w:rsidDel="00000000" w:rsidR="00000000" w:rsidRPr="00000000">
              <w:rPr>
                <w:sz w:val="24"/>
                <w:szCs w:val="24"/>
                <w:rtl w:val="0"/>
              </w:rPr>
              <w:t xml:space="preserve">Kiểm tra đăng nhập hợp lệ với vai trò Trưởng Phòng</w:t>
            </w:r>
          </w:p>
        </w:tc>
        <w:tc>
          <w:tcPr/>
          <w:p w:rsidR="00000000" w:rsidDel="00000000" w:rsidP="00000000" w:rsidRDefault="00000000" w:rsidRPr="00000000" w14:paraId="00000B36">
            <w:pPr>
              <w:rPr>
                <w:sz w:val="24"/>
                <w:szCs w:val="24"/>
              </w:rPr>
            </w:pPr>
            <w:r w:rsidDel="00000000" w:rsidR="00000000" w:rsidRPr="00000000">
              <w:rPr>
                <w:sz w:val="24"/>
                <w:szCs w:val="24"/>
                <w:rtl w:val="0"/>
              </w:rPr>
              <w:t xml:space="preserve">B1 : Chọn vào quản lý nhân viên</w:t>
            </w:r>
          </w:p>
          <w:p w:rsidR="00000000" w:rsidDel="00000000" w:rsidP="00000000" w:rsidRDefault="00000000" w:rsidRPr="00000000" w14:paraId="00000B37">
            <w:pPr>
              <w:rPr>
                <w:sz w:val="24"/>
                <w:szCs w:val="24"/>
              </w:rPr>
            </w:pPr>
            <w:r w:rsidDel="00000000" w:rsidR="00000000" w:rsidRPr="00000000">
              <w:rPr>
                <w:sz w:val="24"/>
                <w:szCs w:val="24"/>
                <w:rtl w:val="0"/>
              </w:rPr>
              <w:t xml:space="preserve">B2: Nhập tài khoản = “lyyNC” ( Quản Lý)</w:t>
            </w:r>
          </w:p>
          <w:p w:rsidR="00000000" w:rsidDel="00000000" w:rsidP="00000000" w:rsidRDefault="00000000" w:rsidRPr="00000000" w14:paraId="00000B38">
            <w:pPr>
              <w:rPr>
                <w:sz w:val="24"/>
                <w:szCs w:val="24"/>
              </w:rPr>
            </w:pPr>
            <w:r w:rsidDel="00000000" w:rsidR="00000000" w:rsidRPr="00000000">
              <w:rPr>
                <w:sz w:val="24"/>
                <w:szCs w:val="24"/>
                <w:rtl w:val="0"/>
              </w:rPr>
              <w:t xml:space="preserve">B3: Nhập pass = “123456”</w:t>
            </w:r>
          </w:p>
          <w:p w:rsidR="00000000" w:rsidDel="00000000" w:rsidP="00000000" w:rsidRDefault="00000000" w:rsidRPr="00000000" w14:paraId="00000B39">
            <w:pPr>
              <w:rPr>
                <w:sz w:val="24"/>
                <w:szCs w:val="24"/>
              </w:rPr>
            </w:pPr>
            <w:r w:rsidDel="00000000" w:rsidR="00000000" w:rsidRPr="00000000">
              <w:rPr>
                <w:sz w:val="24"/>
                <w:szCs w:val="24"/>
                <w:rtl w:val="0"/>
              </w:rPr>
              <w:t xml:space="preserve">B4: Chọn đăng nhập</w:t>
            </w:r>
          </w:p>
        </w:tc>
        <w:tc>
          <w:tcPr/>
          <w:p w:rsidR="00000000" w:rsidDel="00000000" w:rsidP="00000000" w:rsidRDefault="00000000" w:rsidRPr="00000000" w14:paraId="00000B3A">
            <w:pPr>
              <w:rPr>
                <w:sz w:val="24"/>
                <w:szCs w:val="24"/>
              </w:rPr>
            </w:pPr>
            <w:r w:rsidDel="00000000" w:rsidR="00000000" w:rsidRPr="00000000">
              <w:rPr>
                <w:sz w:val="24"/>
                <w:szCs w:val="24"/>
                <w:rtl w:val="0"/>
              </w:rPr>
              <w:t xml:space="preserve">Đăng nhặp thành công vai trò là Trưởng  Phòng</w:t>
            </w:r>
          </w:p>
        </w:tc>
        <w:tc>
          <w:tcPr/>
          <w:p w:rsidR="00000000" w:rsidDel="00000000" w:rsidP="00000000" w:rsidRDefault="00000000" w:rsidRPr="00000000" w14:paraId="00000B3B">
            <w:pPr>
              <w:rPr>
                <w:sz w:val="24"/>
                <w:szCs w:val="24"/>
              </w:rPr>
            </w:pPr>
            <w:r w:rsidDel="00000000" w:rsidR="00000000" w:rsidRPr="00000000">
              <w:rPr>
                <w:sz w:val="24"/>
                <w:szCs w:val="24"/>
                <w:rtl w:val="0"/>
              </w:rPr>
              <w:t xml:space="preserve">Thông báo đăng nhập thành công</w:t>
            </w:r>
          </w:p>
        </w:tc>
        <w:tc>
          <w:tcPr/>
          <w:p w:rsidR="00000000" w:rsidDel="00000000" w:rsidP="00000000" w:rsidRDefault="00000000" w:rsidRPr="00000000" w14:paraId="00000B3C">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3D">
            <w:pPr>
              <w:spacing w:after="0" w:line="240" w:lineRule="auto"/>
              <w:jc w:val="center"/>
              <w:rPr>
                <w:sz w:val="24"/>
                <w:szCs w:val="24"/>
              </w:rPr>
            </w:pPr>
            <w:r w:rsidDel="00000000" w:rsidR="00000000" w:rsidRPr="00000000">
              <w:rPr>
                <w:sz w:val="24"/>
                <w:szCs w:val="24"/>
                <w:rtl w:val="0"/>
              </w:rPr>
              <w:t xml:space="preserve">44</w:t>
            </w:r>
          </w:p>
        </w:tc>
        <w:tc>
          <w:tcPr/>
          <w:p w:rsidR="00000000" w:rsidDel="00000000" w:rsidP="00000000" w:rsidRDefault="00000000" w:rsidRPr="00000000" w14:paraId="00000B3E">
            <w:pPr>
              <w:spacing w:after="0" w:line="240" w:lineRule="auto"/>
              <w:rPr>
                <w:sz w:val="24"/>
                <w:szCs w:val="24"/>
              </w:rPr>
            </w:pPr>
            <w:r w:rsidDel="00000000" w:rsidR="00000000" w:rsidRPr="00000000">
              <w:rPr>
                <w:sz w:val="24"/>
                <w:szCs w:val="24"/>
                <w:rtl w:val="0"/>
              </w:rPr>
              <w:t xml:space="preserve">Kiểm tra nút thêm với mã nhân viên rỗng</w:t>
            </w:r>
          </w:p>
        </w:tc>
        <w:tc>
          <w:tcPr/>
          <w:p w:rsidR="00000000" w:rsidDel="00000000" w:rsidP="00000000" w:rsidRDefault="00000000" w:rsidRPr="00000000" w14:paraId="00000B3F">
            <w:pPr>
              <w:spacing w:after="0" w:line="240" w:lineRule="auto"/>
              <w:rPr>
                <w:sz w:val="24"/>
                <w:szCs w:val="24"/>
              </w:rPr>
            </w:pPr>
            <w:r w:rsidDel="00000000" w:rsidR="00000000" w:rsidRPr="00000000">
              <w:rPr>
                <w:sz w:val="24"/>
                <w:szCs w:val="24"/>
                <w:rtl w:val="0"/>
              </w:rPr>
              <w:t xml:space="preserve">B1: Nhập mã nhân viên = “ ”</w:t>
            </w:r>
          </w:p>
          <w:p w:rsidR="00000000" w:rsidDel="00000000" w:rsidP="00000000" w:rsidRDefault="00000000" w:rsidRPr="00000000" w14:paraId="00000B40">
            <w:pPr>
              <w:spacing w:after="0" w:line="240" w:lineRule="auto"/>
              <w:rPr>
                <w:sz w:val="24"/>
                <w:szCs w:val="24"/>
              </w:rPr>
            </w:pPr>
            <w:r w:rsidDel="00000000" w:rsidR="00000000" w:rsidRPr="00000000">
              <w:rPr>
                <w:sz w:val="24"/>
                <w:szCs w:val="24"/>
                <w:rtl w:val="0"/>
              </w:rPr>
              <w:t xml:space="preserve">B2: Nhập mật khẩu = “123456”</w:t>
            </w:r>
          </w:p>
          <w:p w:rsidR="00000000" w:rsidDel="00000000" w:rsidP="00000000" w:rsidRDefault="00000000" w:rsidRPr="00000000" w14:paraId="00000B41">
            <w:pPr>
              <w:spacing w:after="0" w:line="240" w:lineRule="auto"/>
              <w:rPr>
                <w:sz w:val="24"/>
                <w:szCs w:val="24"/>
              </w:rPr>
            </w:pPr>
            <w:r w:rsidDel="00000000" w:rsidR="00000000" w:rsidRPr="00000000">
              <w:rPr>
                <w:sz w:val="24"/>
                <w:szCs w:val="24"/>
                <w:rtl w:val="0"/>
              </w:rPr>
              <w:t xml:space="preserve">B3: Nhập xác nhận mật khẩu = “123456”</w:t>
            </w:r>
          </w:p>
          <w:p w:rsidR="00000000" w:rsidDel="00000000" w:rsidP="00000000" w:rsidRDefault="00000000" w:rsidRPr="00000000" w14:paraId="00000B42">
            <w:pPr>
              <w:spacing w:after="0" w:line="240" w:lineRule="auto"/>
              <w:rPr>
                <w:sz w:val="24"/>
                <w:szCs w:val="24"/>
              </w:rPr>
            </w:pPr>
            <w:r w:rsidDel="00000000" w:rsidR="00000000" w:rsidRPr="00000000">
              <w:rPr>
                <w:sz w:val="24"/>
                <w:szCs w:val="24"/>
                <w:rtl w:val="0"/>
              </w:rPr>
              <w:t xml:space="preserve">B4: nhập Họ tên = “ Phan Tín Nghị”</w:t>
            </w:r>
          </w:p>
          <w:p w:rsidR="00000000" w:rsidDel="00000000" w:rsidP="00000000" w:rsidRDefault="00000000" w:rsidRPr="00000000" w14:paraId="00000B43">
            <w:pPr>
              <w:spacing w:after="0" w:line="240" w:lineRule="auto"/>
              <w:rPr>
                <w:sz w:val="24"/>
                <w:szCs w:val="24"/>
              </w:rPr>
            </w:pPr>
            <w:r w:rsidDel="00000000" w:rsidR="00000000" w:rsidRPr="00000000">
              <w:rPr>
                <w:sz w:val="24"/>
                <w:szCs w:val="24"/>
                <w:rtl w:val="0"/>
              </w:rPr>
              <w:t xml:space="preserve">B5: Chọn vai trò nhân viên</w:t>
            </w:r>
          </w:p>
          <w:p w:rsidR="00000000" w:rsidDel="00000000" w:rsidP="00000000" w:rsidRDefault="00000000" w:rsidRPr="00000000" w14:paraId="00000B44">
            <w:pPr>
              <w:spacing w:after="0" w:line="240" w:lineRule="auto"/>
              <w:rPr>
                <w:sz w:val="24"/>
                <w:szCs w:val="24"/>
              </w:rPr>
            </w:pPr>
            <w:r w:rsidDel="00000000" w:rsidR="00000000" w:rsidRPr="00000000">
              <w:rPr>
                <w:sz w:val="24"/>
                <w:szCs w:val="24"/>
                <w:rtl w:val="0"/>
              </w:rPr>
              <w:t xml:space="preserve">B6: Nhấp thêm</w:t>
            </w:r>
          </w:p>
        </w:tc>
        <w:tc>
          <w:tcPr/>
          <w:p w:rsidR="00000000" w:rsidDel="00000000" w:rsidP="00000000" w:rsidRDefault="00000000" w:rsidRPr="00000000" w14:paraId="00000B45">
            <w:pPr>
              <w:spacing w:after="0" w:line="240" w:lineRule="auto"/>
              <w:rPr>
                <w:sz w:val="24"/>
                <w:szCs w:val="24"/>
              </w:rPr>
            </w:pPr>
            <w:r w:rsidDel="00000000" w:rsidR="00000000" w:rsidRPr="00000000">
              <w:rPr>
                <w:sz w:val="24"/>
                <w:szCs w:val="24"/>
                <w:rtl w:val="0"/>
              </w:rPr>
              <w:t xml:space="preserve">Yêu cầu nhập mã nhân viên</w:t>
            </w:r>
          </w:p>
        </w:tc>
        <w:tc>
          <w:tcPr/>
          <w:p w:rsidR="00000000" w:rsidDel="00000000" w:rsidP="00000000" w:rsidRDefault="00000000" w:rsidRPr="00000000" w14:paraId="00000B46">
            <w:pPr>
              <w:spacing w:after="0" w:line="240" w:lineRule="auto"/>
              <w:rPr>
                <w:sz w:val="24"/>
                <w:szCs w:val="24"/>
              </w:rPr>
            </w:pPr>
            <w:r w:rsidDel="00000000" w:rsidR="00000000" w:rsidRPr="00000000">
              <w:rPr>
                <w:sz w:val="24"/>
                <w:szCs w:val="24"/>
                <w:rtl w:val="0"/>
              </w:rPr>
              <w:t xml:space="preserve">Thông báo thêm không thành công với mã nhân viên rỗng</w:t>
            </w:r>
          </w:p>
        </w:tc>
        <w:tc>
          <w:tcPr/>
          <w:p w:rsidR="00000000" w:rsidDel="00000000" w:rsidP="00000000" w:rsidRDefault="00000000" w:rsidRPr="00000000" w14:paraId="00000B47">
            <w:pPr>
              <w:spacing w:after="0" w:line="240" w:lineRule="auto"/>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48">
            <w:pPr>
              <w:jc w:val="center"/>
              <w:rPr>
                <w:sz w:val="24"/>
                <w:szCs w:val="24"/>
              </w:rPr>
            </w:pPr>
            <w:r w:rsidDel="00000000" w:rsidR="00000000" w:rsidRPr="00000000">
              <w:rPr>
                <w:sz w:val="24"/>
                <w:szCs w:val="24"/>
                <w:rtl w:val="0"/>
              </w:rPr>
              <w:t xml:space="preserve">45</w:t>
            </w:r>
          </w:p>
        </w:tc>
        <w:tc>
          <w:tcPr/>
          <w:p w:rsidR="00000000" w:rsidDel="00000000" w:rsidP="00000000" w:rsidRDefault="00000000" w:rsidRPr="00000000" w14:paraId="00000B49">
            <w:pPr>
              <w:rPr>
                <w:sz w:val="24"/>
                <w:szCs w:val="24"/>
              </w:rPr>
            </w:pPr>
            <w:r w:rsidDel="00000000" w:rsidR="00000000" w:rsidRPr="00000000">
              <w:rPr>
                <w:sz w:val="24"/>
                <w:szCs w:val="24"/>
                <w:rtl w:val="0"/>
              </w:rPr>
              <w:t xml:space="preserve">Kiểm tra nút thêm với Mật Khẩu Rỗng</w:t>
            </w:r>
          </w:p>
        </w:tc>
        <w:tc>
          <w:tcPr/>
          <w:p w:rsidR="00000000" w:rsidDel="00000000" w:rsidP="00000000" w:rsidRDefault="00000000" w:rsidRPr="00000000" w14:paraId="00000B4A">
            <w:pPr>
              <w:rPr>
                <w:sz w:val="24"/>
                <w:szCs w:val="24"/>
              </w:rPr>
            </w:pPr>
            <w:r w:rsidDel="00000000" w:rsidR="00000000" w:rsidRPr="00000000">
              <w:rPr>
                <w:sz w:val="24"/>
                <w:szCs w:val="24"/>
                <w:rtl w:val="0"/>
              </w:rPr>
              <w:t xml:space="preserve">B1: Nhập mã nhân viên = “nghiPT ”</w:t>
            </w:r>
          </w:p>
          <w:p w:rsidR="00000000" w:rsidDel="00000000" w:rsidP="00000000" w:rsidRDefault="00000000" w:rsidRPr="00000000" w14:paraId="00000B4B">
            <w:pPr>
              <w:rPr>
                <w:sz w:val="24"/>
                <w:szCs w:val="24"/>
              </w:rPr>
            </w:pPr>
            <w:r w:rsidDel="00000000" w:rsidR="00000000" w:rsidRPr="00000000">
              <w:rPr>
                <w:sz w:val="24"/>
                <w:szCs w:val="24"/>
                <w:rtl w:val="0"/>
              </w:rPr>
              <w:t xml:space="preserve">B2: Nhập mật khẩu = “ ”</w:t>
            </w:r>
          </w:p>
          <w:p w:rsidR="00000000" w:rsidDel="00000000" w:rsidP="00000000" w:rsidRDefault="00000000" w:rsidRPr="00000000" w14:paraId="00000B4C">
            <w:pPr>
              <w:rPr>
                <w:sz w:val="24"/>
                <w:szCs w:val="24"/>
              </w:rPr>
            </w:pPr>
            <w:r w:rsidDel="00000000" w:rsidR="00000000" w:rsidRPr="00000000">
              <w:rPr>
                <w:sz w:val="24"/>
                <w:szCs w:val="24"/>
                <w:rtl w:val="0"/>
              </w:rPr>
              <w:t xml:space="preserve">B3: Nhập xác nhận mật khẩu = “123456”</w:t>
            </w:r>
          </w:p>
          <w:p w:rsidR="00000000" w:rsidDel="00000000" w:rsidP="00000000" w:rsidRDefault="00000000" w:rsidRPr="00000000" w14:paraId="00000B4D">
            <w:pPr>
              <w:rPr>
                <w:sz w:val="24"/>
                <w:szCs w:val="24"/>
              </w:rPr>
            </w:pPr>
            <w:r w:rsidDel="00000000" w:rsidR="00000000" w:rsidRPr="00000000">
              <w:rPr>
                <w:sz w:val="24"/>
                <w:szCs w:val="24"/>
                <w:rtl w:val="0"/>
              </w:rPr>
              <w:t xml:space="preserve">B4: nhập Họ tên = “ Phan Tín Nghị”</w:t>
            </w:r>
          </w:p>
          <w:p w:rsidR="00000000" w:rsidDel="00000000" w:rsidP="00000000" w:rsidRDefault="00000000" w:rsidRPr="00000000" w14:paraId="00000B4E">
            <w:pPr>
              <w:rPr>
                <w:sz w:val="24"/>
                <w:szCs w:val="24"/>
              </w:rPr>
            </w:pPr>
            <w:r w:rsidDel="00000000" w:rsidR="00000000" w:rsidRPr="00000000">
              <w:rPr>
                <w:sz w:val="24"/>
                <w:szCs w:val="24"/>
                <w:rtl w:val="0"/>
              </w:rPr>
              <w:t xml:space="preserve">B5: Chọn vai trò nhân viên</w:t>
            </w:r>
          </w:p>
          <w:p w:rsidR="00000000" w:rsidDel="00000000" w:rsidP="00000000" w:rsidRDefault="00000000" w:rsidRPr="00000000" w14:paraId="00000B4F">
            <w:pPr>
              <w:rPr>
                <w:sz w:val="24"/>
                <w:szCs w:val="24"/>
              </w:rPr>
            </w:pPr>
            <w:r w:rsidDel="00000000" w:rsidR="00000000" w:rsidRPr="00000000">
              <w:rPr>
                <w:sz w:val="24"/>
                <w:szCs w:val="24"/>
                <w:rtl w:val="0"/>
              </w:rPr>
              <w:t xml:space="preserve">B6: Nhấp thêm</w:t>
            </w:r>
          </w:p>
        </w:tc>
        <w:tc>
          <w:tcPr/>
          <w:p w:rsidR="00000000" w:rsidDel="00000000" w:rsidP="00000000" w:rsidRDefault="00000000" w:rsidRPr="00000000" w14:paraId="00000B50">
            <w:pPr>
              <w:rPr>
                <w:sz w:val="24"/>
                <w:szCs w:val="24"/>
              </w:rPr>
            </w:pPr>
            <w:r w:rsidDel="00000000" w:rsidR="00000000" w:rsidRPr="00000000">
              <w:rPr>
                <w:sz w:val="24"/>
                <w:szCs w:val="24"/>
                <w:rtl w:val="0"/>
              </w:rPr>
              <w:t xml:space="preserve">Yêu cầu nhập mật khẩu</w:t>
            </w:r>
          </w:p>
        </w:tc>
        <w:tc>
          <w:tcPr/>
          <w:p w:rsidR="00000000" w:rsidDel="00000000" w:rsidP="00000000" w:rsidRDefault="00000000" w:rsidRPr="00000000" w14:paraId="00000B51">
            <w:pPr>
              <w:rPr>
                <w:sz w:val="24"/>
                <w:szCs w:val="24"/>
              </w:rPr>
            </w:pPr>
            <w:r w:rsidDel="00000000" w:rsidR="00000000" w:rsidRPr="00000000">
              <w:rPr>
                <w:sz w:val="24"/>
                <w:szCs w:val="24"/>
                <w:rtl w:val="0"/>
              </w:rPr>
              <w:t xml:space="preserve">Thông báo thêm không thành công với mật khẩu rỗng</w:t>
            </w:r>
          </w:p>
        </w:tc>
        <w:tc>
          <w:tcPr/>
          <w:p w:rsidR="00000000" w:rsidDel="00000000" w:rsidP="00000000" w:rsidRDefault="00000000" w:rsidRPr="00000000" w14:paraId="00000B52">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53">
            <w:pPr>
              <w:jc w:val="center"/>
              <w:rPr>
                <w:sz w:val="24"/>
                <w:szCs w:val="24"/>
              </w:rPr>
            </w:pPr>
            <w:r w:rsidDel="00000000" w:rsidR="00000000" w:rsidRPr="00000000">
              <w:rPr>
                <w:sz w:val="24"/>
                <w:szCs w:val="24"/>
                <w:rtl w:val="0"/>
              </w:rPr>
              <w:t xml:space="preserve">46</w:t>
            </w:r>
          </w:p>
        </w:tc>
        <w:tc>
          <w:tcPr/>
          <w:p w:rsidR="00000000" w:rsidDel="00000000" w:rsidP="00000000" w:rsidRDefault="00000000" w:rsidRPr="00000000" w14:paraId="00000B54">
            <w:pPr>
              <w:rPr>
                <w:sz w:val="24"/>
                <w:szCs w:val="24"/>
              </w:rPr>
            </w:pPr>
            <w:r w:rsidDel="00000000" w:rsidR="00000000" w:rsidRPr="00000000">
              <w:rPr>
                <w:sz w:val="24"/>
                <w:szCs w:val="24"/>
                <w:rtl w:val="0"/>
              </w:rPr>
              <w:t xml:space="preserve">Kiểm tra nút thêm với Xác Nhận Mật Khẩu Rỗng</w:t>
            </w:r>
          </w:p>
        </w:tc>
        <w:tc>
          <w:tcPr/>
          <w:p w:rsidR="00000000" w:rsidDel="00000000" w:rsidP="00000000" w:rsidRDefault="00000000" w:rsidRPr="00000000" w14:paraId="00000B55">
            <w:pPr>
              <w:rPr>
                <w:sz w:val="24"/>
                <w:szCs w:val="24"/>
              </w:rPr>
            </w:pPr>
            <w:r w:rsidDel="00000000" w:rsidR="00000000" w:rsidRPr="00000000">
              <w:rPr>
                <w:sz w:val="24"/>
                <w:szCs w:val="24"/>
                <w:rtl w:val="0"/>
              </w:rPr>
              <w:t xml:space="preserve">B1: Nhập mã nhân viên = “nghiPT ”</w:t>
            </w:r>
          </w:p>
          <w:p w:rsidR="00000000" w:rsidDel="00000000" w:rsidP="00000000" w:rsidRDefault="00000000" w:rsidRPr="00000000" w14:paraId="00000B56">
            <w:pPr>
              <w:rPr>
                <w:sz w:val="24"/>
                <w:szCs w:val="24"/>
              </w:rPr>
            </w:pPr>
            <w:r w:rsidDel="00000000" w:rsidR="00000000" w:rsidRPr="00000000">
              <w:rPr>
                <w:sz w:val="24"/>
                <w:szCs w:val="24"/>
                <w:rtl w:val="0"/>
              </w:rPr>
              <w:t xml:space="preserve">B2: Nhập mật khẩu = “123456 ”</w:t>
            </w:r>
          </w:p>
          <w:p w:rsidR="00000000" w:rsidDel="00000000" w:rsidP="00000000" w:rsidRDefault="00000000" w:rsidRPr="00000000" w14:paraId="00000B57">
            <w:pPr>
              <w:rPr>
                <w:sz w:val="24"/>
                <w:szCs w:val="24"/>
              </w:rPr>
            </w:pPr>
            <w:r w:rsidDel="00000000" w:rsidR="00000000" w:rsidRPr="00000000">
              <w:rPr>
                <w:sz w:val="24"/>
                <w:szCs w:val="24"/>
                <w:rtl w:val="0"/>
              </w:rPr>
              <w:t xml:space="preserve">B3: Nhập xác nhận mật khẩu = “ ”</w:t>
            </w:r>
          </w:p>
          <w:p w:rsidR="00000000" w:rsidDel="00000000" w:rsidP="00000000" w:rsidRDefault="00000000" w:rsidRPr="00000000" w14:paraId="00000B58">
            <w:pPr>
              <w:rPr>
                <w:sz w:val="24"/>
                <w:szCs w:val="24"/>
              </w:rPr>
            </w:pPr>
            <w:r w:rsidDel="00000000" w:rsidR="00000000" w:rsidRPr="00000000">
              <w:rPr>
                <w:sz w:val="24"/>
                <w:szCs w:val="24"/>
                <w:rtl w:val="0"/>
              </w:rPr>
              <w:t xml:space="preserve">B4: nhập Họ tên = “ Phan Tín Nghị”</w:t>
            </w:r>
          </w:p>
          <w:p w:rsidR="00000000" w:rsidDel="00000000" w:rsidP="00000000" w:rsidRDefault="00000000" w:rsidRPr="00000000" w14:paraId="00000B59">
            <w:pPr>
              <w:rPr>
                <w:sz w:val="24"/>
                <w:szCs w:val="24"/>
              </w:rPr>
            </w:pPr>
            <w:r w:rsidDel="00000000" w:rsidR="00000000" w:rsidRPr="00000000">
              <w:rPr>
                <w:sz w:val="24"/>
                <w:szCs w:val="24"/>
                <w:rtl w:val="0"/>
              </w:rPr>
              <w:t xml:space="preserve">B5: Chọn vai trò nhân viên</w:t>
            </w:r>
          </w:p>
          <w:p w:rsidR="00000000" w:rsidDel="00000000" w:rsidP="00000000" w:rsidRDefault="00000000" w:rsidRPr="00000000" w14:paraId="00000B5A">
            <w:pPr>
              <w:rPr>
                <w:sz w:val="24"/>
                <w:szCs w:val="24"/>
              </w:rPr>
            </w:pPr>
            <w:r w:rsidDel="00000000" w:rsidR="00000000" w:rsidRPr="00000000">
              <w:rPr>
                <w:sz w:val="24"/>
                <w:szCs w:val="24"/>
                <w:rtl w:val="0"/>
              </w:rPr>
              <w:t xml:space="preserve">B6: Nhấp thêm</w:t>
            </w:r>
          </w:p>
        </w:tc>
        <w:tc>
          <w:tcPr/>
          <w:p w:rsidR="00000000" w:rsidDel="00000000" w:rsidP="00000000" w:rsidRDefault="00000000" w:rsidRPr="00000000" w14:paraId="00000B5B">
            <w:pPr>
              <w:rPr>
                <w:sz w:val="24"/>
                <w:szCs w:val="24"/>
              </w:rPr>
            </w:pPr>
            <w:r w:rsidDel="00000000" w:rsidR="00000000" w:rsidRPr="00000000">
              <w:rPr>
                <w:sz w:val="24"/>
                <w:szCs w:val="24"/>
                <w:rtl w:val="0"/>
              </w:rPr>
              <w:t xml:space="preserve">Yêu cầu nhập xác nhận mật khẩu</w:t>
            </w:r>
          </w:p>
        </w:tc>
        <w:tc>
          <w:tcPr/>
          <w:p w:rsidR="00000000" w:rsidDel="00000000" w:rsidP="00000000" w:rsidRDefault="00000000" w:rsidRPr="00000000" w14:paraId="00000B5C">
            <w:pPr>
              <w:rPr>
                <w:sz w:val="24"/>
                <w:szCs w:val="24"/>
              </w:rPr>
            </w:pPr>
            <w:r w:rsidDel="00000000" w:rsidR="00000000" w:rsidRPr="00000000">
              <w:rPr>
                <w:sz w:val="24"/>
                <w:szCs w:val="24"/>
                <w:rtl w:val="0"/>
              </w:rPr>
              <w:t xml:space="preserve">Thông báo thêm không thành công với xác nhận mật khẩu rỗng</w:t>
            </w:r>
          </w:p>
        </w:tc>
        <w:tc>
          <w:tcPr/>
          <w:p w:rsidR="00000000" w:rsidDel="00000000" w:rsidP="00000000" w:rsidRDefault="00000000" w:rsidRPr="00000000" w14:paraId="00000B5D">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5E">
            <w:pPr>
              <w:jc w:val="center"/>
              <w:rPr>
                <w:sz w:val="24"/>
                <w:szCs w:val="24"/>
              </w:rPr>
            </w:pPr>
            <w:r w:rsidDel="00000000" w:rsidR="00000000" w:rsidRPr="00000000">
              <w:rPr>
                <w:sz w:val="24"/>
                <w:szCs w:val="24"/>
                <w:rtl w:val="0"/>
              </w:rPr>
              <w:t xml:space="preserve">47</w:t>
            </w:r>
          </w:p>
        </w:tc>
        <w:tc>
          <w:tcPr/>
          <w:p w:rsidR="00000000" w:rsidDel="00000000" w:rsidP="00000000" w:rsidRDefault="00000000" w:rsidRPr="00000000" w14:paraId="00000B5F">
            <w:pPr>
              <w:rPr>
                <w:sz w:val="24"/>
                <w:szCs w:val="24"/>
              </w:rPr>
            </w:pPr>
            <w:r w:rsidDel="00000000" w:rsidR="00000000" w:rsidRPr="00000000">
              <w:rPr>
                <w:sz w:val="24"/>
                <w:szCs w:val="24"/>
                <w:rtl w:val="0"/>
              </w:rPr>
              <w:t xml:space="preserve">Kiểm tra nút thêm với Họ Tên Rỗng</w:t>
            </w:r>
          </w:p>
        </w:tc>
        <w:tc>
          <w:tcPr/>
          <w:p w:rsidR="00000000" w:rsidDel="00000000" w:rsidP="00000000" w:rsidRDefault="00000000" w:rsidRPr="00000000" w14:paraId="00000B60">
            <w:pPr>
              <w:rPr>
                <w:sz w:val="24"/>
                <w:szCs w:val="24"/>
              </w:rPr>
            </w:pPr>
            <w:r w:rsidDel="00000000" w:rsidR="00000000" w:rsidRPr="00000000">
              <w:rPr>
                <w:sz w:val="24"/>
                <w:szCs w:val="24"/>
                <w:rtl w:val="0"/>
              </w:rPr>
              <w:t xml:space="preserve">B1: Nhập mã nhân viên = “nghiPT ”</w:t>
            </w:r>
          </w:p>
          <w:p w:rsidR="00000000" w:rsidDel="00000000" w:rsidP="00000000" w:rsidRDefault="00000000" w:rsidRPr="00000000" w14:paraId="00000B61">
            <w:pPr>
              <w:rPr>
                <w:sz w:val="24"/>
                <w:szCs w:val="24"/>
              </w:rPr>
            </w:pPr>
            <w:r w:rsidDel="00000000" w:rsidR="00000000" w:rsidRPr="00000000">
              <w:rPr>
                <w:sz w:val="24"/>
                <w:szCs w:val="24"/>
                <w:rtl w:val="0"/>
              </w:rPr>
              <w:t xml:space="preserve">B2: Nhập mật khẩu = “123456 ”</w:t>
            </w:r>
          </w:p>
          <w:p w:rsidR="00000000" w:rsidDel="00000000" w:rsidP="00000000" w:rsidRDefault="00000000" w:rsidRPr="00000000" w14:paraId="00000B62">
            <w:pPr>
              <w:rPr>
                <w:sz w:val="24"/>
                <w:szCs w:val="24"/>
              </w:rPr>
            </w:pPr>
            <w:r w:rsidDel="00000000" w:rsidR="00000000" w:rsidRPr="00000000">
              <w:rPr>
                <w:sz w:val="24"/>
                <w:szCs w:val="24"/>
                <w:rtl w:val="0"/>
              </w:rPr>
              <w:t xml:space="preserve">B3: Nhập xác nhận mật khẩu = “123456”</w:t>
            </w:r>
          </w:p>
          <w:p w:rsidR="00000000" w:rsidDel="00000000" w:rsidP="00000000" w:rsidRDefault="00000000" w:rsidRPr="00000000" w14:paraId="00000B63">
            <w:pPr>
              <w:rPr>
                <w:sz w:val="24"/>
                <w:szCs w:val="24"/>
              </w:rPr>
            </w:pPr>
            <w:r w:rsidDel="00000000" w:rsidR="00000000" w:rsidRPr="00000000">
              <w:rPr>
                <w:sz w:val="24"/>
                <w:szCs w:val="24"/>
                <w:rtl w:val="0"/>
              </w:rPr>
              <w:t xml:space="preserve">B4: nhập Họ tên = “ “</w:t>
            </w:r>
          </w:p>
          <w:p w:rsidR="00000000" w:rsidDel="00000000" w:rsidP="00000000" w:rsidRDefault="00000000" w:rsidRPr="00000000" w14:paraId="00000B64">
            <w:pPr>
              <w:rPr>
                <w:sz w:val="24"/>
                <w:szCs w:val="24"/>
              </w:rPr>
            </w:pPr>
            <w:r w:rsidDel="00000000" w:rsidR="00000000" w:rsidRPr="00000000">
              <w:rPr>
                <w:sz w:val="24"/>
                <w:szCs w:val="24"/>
                <w:rtl w:val="0"/>
              </w:rPr>
              <w:t xml:space="preserve">B5: Chọn vai trò nhân viên</w:t>
            </w:r>
          </w:p>
          <w:p w:rsidR="00000000" w:rsidDel="00000000" w:rsidP="00000000" w:rsidRDefault="00000000" w:rsidRPr="00000000" w14:paraId="00000B65">
            <w:pPr>
              <w:rPr>
                <w:sz w:val="24"/>
                <w:szCs w:val="24"/>
              </w:rPr>
            </w:pPr>
            <w:r w:rsidDel="00000000" w:rsidR="00000000" w:rsidRPr="00000000">
              <w:rPr>
                <w:sz w:val="24"/>
                <w:szCs w:val="24"/>
                <w:rtl w:val="0"/>
              </w:rPr>
              <w:t xml:space="preserve">B6: Nhấp thêm</w:t>
            </w:r>
          </w:p>
        </w:tc>
        <w:tc>
          <w:tcPr/>
          <w:p w:rsidR="00000000" w:rsidDel="00000000" w:rsidP="00000000" w:rsidRDefault="00000000" w:rsidRPr="00000000" w14:paraId="00000B66">
            <w:pPr>
              <w:rPr>
                <w:sz w:val="24"/>
                <w:szCs w:val="24"/>
              </w:rPr>
            </w:pPr>
            <w:r w:rsidDel="00000000" w:rsidR="00000000" w:rsidRPr="00000000">
              <w:rPr>
                <w:sz w:val="24"/>
                <w:szCs w:val="24"/>
                <w:rtl w:val="0"/>
              </w:rPr>
              <w:t xml:space="preserve">Yêu cầu nhập họ tên</w:t>
            </w:r>
          </w:p>
        </w:tc>
        <w:tc>
          <w:tcPr/>
          <w:p w:rsidR="00000000" w:rsidDel="00000000" w:rsidP="00000000" w:rsidRDefault="00000000" w:rsidRPr="00000000" w14:paraId="00000B67">
            <w:pPr>
              <w:rPr>
                <w:sz w:val="24"/>
                <w:szCs w:val="24"/>
              </w:rPr>
            </w:pPr>
            <w:r w:rsidDel="00000000" w:rsidR="00000000" w:rsidRPr="00000000">
              <w:rPr>
                <w:sz w:val="24"/>
                <w:szCs w:val="24"/>
                <w:rtl w:val="0"/>
              </w:rPr>
              <w:t xml:space="preserve">Thông báo thêm không thành công với họ tên rỗng</w:t>
            </w:r>
          </w:p>
        </w:tc>
        <w:tc>
          <w:tcPr/>
          <w:p w:rsidR="00000000" w:rsidDel="00000000" w:rsidP="00000000" w:rsidRDefault="00000000" w:rsidRPr="00000000" w14:paraId="00000B68">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69">
            <w:pPr>
              <w:jc w:val="center"/>
              <w:rPr>
                <w:sz w:val="24"/>
                <w:szCs w:val="24"/>
              </w:rPr>
            </w:pPr>
            <w:r w:rsidDel="00000000" w:rsidR="00000000" w:rsidRPr="00000000">
              <w:rPr>
                <w:sz w:val="24"/>
                <w:szCs w:val="24"/>
                <w:rtl w:val="0"/>
              </w:rPr>
              <w:t xml:space="preserve">48</w:t>
            </w:r>
          </w:p>
        </w:tc>
        <w:tc>
          <w:tcPr/>
          <w:p w:rsidR="00000000" w:rsidDel="00000000" w:rsidP="00000000" w:rsidRDefault="00000000" w:rsidRPr="00000000" w14:paraId="00000B6A">
            <w:pPr>
              <w:rPr>
                <w:sz w:val="24"/>
                <w:szCs w:val="24"/>
              </w:rPr>
            </w:pPr>
            <w:r w:rsidDel="00000000" w:rsidR="00000000" w:rsidRPr="00000000">
              <w:rPr>
                <w:sz w:val="24"/>
                <w:szCs w:val="24"/>
                <w:rtl w:val="0"/>
              </w:rPr>
              <w:t xml:space="preserve">Kiểm tra nút thêm với Vai Trò không click</w:t>
            </w:r>
          </w:p>
        </w:tc>
        <w:tc>
          <w:tcPr/>
          <w:p w:rsidR="00000000" w:rsidDel="00000000" w:rsidP="00000000" w:rsidRDefault="00000000" w:rsidRPr="00000000" w14:paraId="00000B6B">
            <w:pPr>
              <w:rPr>
                <w:sz w:val="24"/>
                <w:szCs w:val="24"/>
              </w:rPr>
            </w:pPr>
            <w:r w:rsidDel="00000000" w:rsidR="00000000" w:rsidRPr="00000000">
              <w:rPr>
                <w:sz w:val="24"/>
                <w:szCs w:val="24"/>
                <w:rtl w:val="0"/>
              </w:rPr>
              <w:t xml:space="preserve">B1: Nhập mã nhân viên = “nghiPT ”</w:t>
            </w:r>
          </w:p>
          <w:p w:rsidR="00000000" w:rsidDel="00000000" w:rsidP="00000000" w:rsidRDefault="00000000" w:rsidRPr="00000000" w14:paraId="00000B6C">
            <w:pPr>
              <w:rPr>
                <w:sz w:val="24"/>
                <w:szCs w:val="24"/>
              </w:rPr>
            </w:pPr>
            <w:r w:rsidDel="00000000" w:rsidR="00000000" w:rsidRPr="00000000">
              <w:rPr>
                <w:sz w:val="24"/>
                <w:szCs w:val="24"/>
                <w:rtl w:val="0"/>
              </w:rPr>
              <w:t xml:space="preserve">B2: Nhập mật khẩu = “123456 ”</w:t>
            </w:r>
          </w:p>
          <w:p w:rsidR="00000000" w:rsidDel="00000000" w:rsidP="00000000" w:rsidRDefault="00000000" w:rsidRPr="00000000" w14:paraId="00000B6D">
            <w:pPr>
              <w:rPr>
                <w:sz w:val="24"/>
                <w:szCs w:val="24"/>
              </w:rPr>
            </w:pPr>
            <w:r w:rsidDel="00000000" w:rsidR="00000000" w:rsidRPr="00000000">
              <w:rPr>
                <w:sz w:val="24"/>
                <w:szCs w:val="24"/>
                <w:rtl w:val="0"/>
              </w:rPr>
              <w:t xml:space="preserve">B3: Nhập xác nhận mật khẩu = “123456”</w:t>
            </w:r>
          </w:p>
          <w:p w:rsidR="00000000" w:rsidDel="00000000" w:rsidP="00000000" w:rsidRDefault="00000000" w:rsidRPr="00000000" w14:paraId="00000B6E">
            <w:pPr>
              <w:rPr>
                <w:sz w:val="24"/>
                <w:szCs w:val="24"/>
              </w:rPr>
            </w:pPr>
            <w:r w:rsidDel="00000000" w:rsidR="00000000" w:rsidRPr="00000000">
              <w:rPr>
                <w:sz w:val="24"/>
                <w:szCs w:val="24"/>
                <w:rtl w:val="0"/>
              </w:rPr>
              <w:t xml:space="preserve">B4: nhập Họ tên = “Phan Tín Nghị“</w:t>
            </w:r>
          </w:p>
          <w:p w:rsidR="00000000" w:rsidDel="00000000" w:rsidP="00000000" w:rsidRDefault="00000000" w:rsidRPr="00000000" w14:paraId="00000B6F">
            <w:pPr>
              <w:rPr>
                <w:sz w:val="24"/>
                <w:szCs w:val="24"/>
              </w:rPr>
            </w:pPr>
            <w:r w:rsidDel="00000000" w:rsidR="00000000" w:rsidRPr="00000000">
              <w:rPr>
                <w:sz w:val="24"/>
                <w:szCs w:val="24"/>
                <w:rtl w:val="0"/>
              </w:rPr>
              <w:t xml:space="preserve">B5: Chọn vai trò không click vào nhân viên và trưởng phòng </w:t>
            </w:r>
          </w:p>
          <w:p w:rsidR="00000000" w:rsidDel="00000000" w:rsidP="00000000" w:rsidRDefault="00000000" w:rsidRPr="00000000" w14:paraId="00000B70">
            <w:pPr>
              <w:rPr>
                <w:sz w:val="24"/>
                <w:szCs w:val="24"/>
              </w:rPr>
            </w:pPr>
            <w:r w:rsidDel="00000000" w:rsidR="00000000" w:rsidRPr="00000000">
              <w:rPr>
                <w:sz w:val="24"/>
                <w:szCs w:val="24"/>
                <w:rtl w:val="0"/>
              </w:rPr>
              <w:t xml:space="preserve">B6: Nhấp thêm</w:t>
            </w:r>
          </w:p>
        </w:tc>
        <w:tc>
          <w:tcPr/>
          <w:p w:rsidR="00000000" w:rsidDel="00000000" w:rsidP="00000000" w:rsidRDefault="00000000" w:rsidRPr="00000000" w14:paraId="00000B71">
            <w:pPr>
              <w:rPr>
                <w:sz w:val="24"/>
                <w:szCs w:val="24"/>
              </w:rPr>
            </w:pPr>
            <w:r w:rsidDel="00000000" w:rsidR="00000000" w:rsidRPr="00000000">
              <w:rPr>
                <w:sz w:val="24"/>
                <w:szCs w:val="24"/>
                <w:rtl w:val="0"/>
              </w:rPr>
              <w:t xml:space="preserve">Yêu cầu click chọn vai trò</w:t>
            </w:r>
          </w:p>
        </w:tc>
        <w:tc>
          <w:tcPr/>
          <w:p w:rsidR="00000000" w:rsidDel="00000000" w:rsidP="00000000" w:rsidRDefault="00000000" w:rsidRPr="00000000" w14:paraId="00000B72">
            <w:pPr>
              <w:rPr>
                <w:sz w:val="24"/>
                <w:szCs w:val="24"/>
              </w:rPr>
            </w:pPr>
            <w:r w:rsidDel="00000000" w:rsidR="00000000" w:rsidRPr="00000000">
              <w:rPr>
                <w:sz w:val="24"/>
                <w:szCs w:val="24"/>
                <w:rtl w:val="0"/>
              </w:rPr>
              <w:t xml:space="preserve">Thông báo thêm không thành công với vai trò không được click</w:t>
            </w:r>
          </w:p>
        </w:tc>
        <w:tc>
          <w:tcPr/>
          <w:p w:rsidR="00000000" w:rsidDel="00000000" w:rsidP="00000000" w:rsidRDefault="00000000" w:rsidRPr="00000000" w14:paraId="00000B73">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74">
            <w:pPr>
              <w:jc w:val="center"/>
              <w:rPr>
                <w:sz w:val="24"/>
                <w:szCs w:val="24"/>
              </w:rPr>
            </w:pPr>
            <w:r w:rsidDel="00000000" w:rsidR="00000000" w:rsidRPr="00000000">
              <w:rPr>
                <w:sz w:val="24"/>
                <w:szCs w:val="24"/>
                <w:rtl w:val="0"/>
              </w:rPr>
              <w:t xml:space="preserve">K9</w:t>
            </w:r>
          </w:p>
        </w:tc>
        <w:tc>
          <w:tcPr/>
          <w:p w:rsidR="00000000" w:rsidDel="00000000" w:rsidP="00000000" w:rsidRDefault="00000000" w:rsidRPr="00000000" w14:paraId="00000B75">
            <w:pPr>
              <w:rPr>
                <w:sz w:val="24"/>
                <w:szCs w:val="24"/>
              </w:rPr>
            </w:pPr>
            <w:r w:rsidDel="00000000" w:rsidR="00000000" w:rsidRPr="00000000">
              <w:rPr>
                <w:sz w:val="24"/>
                <w:szCs w:val="24"/>
                <w:rtl w:val="0"/>
              </w:rPr>
              <w:t xml:space="preserve">Kiểm tra nút sửa không thành công với vai trò nhân viên</w:t>
            </w:r>
          </w:p>
        </w:tc>
        <w:tc>
          <w:tcPr/>
          <w:p w:rsidR="00000000" w:rsidDel="00000000" w:rsidP="00000000" w:rsidRDefault="00000000" w:rsidRPr="00000000" w14:paraId="00000B76">
            <w:pPr>
              <w:rPr>
                <w:sz w:val="24"/>
                <w:szCs w:val="24"/>
              </w:rPr>
            </w:pPr>
            <w:r w:rsidDel="00000000" w:rsidR="00000000" w:rsidRPr="00000000">
              <w:rPr>
                <w:sz w:val="24"/>
                <w:szCs w:val="24"/>
                <w:rtl w:val="0"/>
              </w:rPr>
              <w:t xml:space="preserve">Đang ở vai trò Nhân Viên</w:t>
            </w:r>
          </w:p>
          <w:p w:rsidR="00000000" w:rsidDel="00000000" w:rsidP="00000000" w:rsidRDefault="00000000" w:rsidRPr="00000000" w14:paraId="00000B77">
            <w:pPr>
              <w:rPr>
                <w:sz w:val="24"/>
                <w:szCs w:val="24"/>
              </w:rPr>
            </w:pPr>
            <w:r w:rsidDel="00000000" w:rsidR="00000000" w:rsidRPr="00000000">
              <w:rPr>
                <w:sz w:val="24"/>
                <w:szCs w:val="24"/>
                <w:rtl w:val="0"/>
              </w:rPr>
              <w:t xml:space="preserve">B1: Qua tab danh sách chọn 1 nhân viên</w:t>
            </w:r>
          </w:p>
          <w:p w:rsidR="00000000" w:rsidDel="00000000" w:rsidP="00000000" w:rsidRDefault="00000000" w:rsidRPr="00000000" w14:paraId="00000B78">
            <w:pPr>
              <w:rPr>
                <w:sz w:val="24"/>
                <w:szCs w:val="24"/>
              </w:rPr>
            </w:pPr>
            <w:r w:rsidDel="00000000" w:rsidR="00000000" w:rsidRPr="00000000">
              <w:rPr>
                <w:sz w:val="24"/>
                <w:szCs w:val="24"/>
                <w:rtl w:val="0"/>
              </w:rPr>
              <w:t xml:space="preserve">B2: Qua tab thông tin sửa trường mk = 123456 thành 1234567</w:t>
            </w:r>
          </w:p>
          <w:p w:rsidR="00000000" w:rsidDel="00000000" w:rsidP="00000000" w:rsidRDefault="00000000" w:rsidRPr="00000000" w14:paraId="00000B79">
            <w:pPr>
              <w:rPr>
                <w:sz w:val="24"/>
                <w:szCs w:val="24"/>
              </w:rPr>
            </w:pPr>
            <w:r w:rsidDel="00000000" w:rsidR="00000000" w:rsidRPr="00000000">
              <w:rPr>
                <w:sz w:val="24"/>
                <w:szCs w:val="24"/>
                <w:rtl w:val="0"/>
              </w:rPr>
              <w:t xml:space="preserve">B3: Nhấp sửa</w:t>
            </w:r>
          </w:p>
        </w:tc>
        <w:tc>
          <w:tcPr/>
          <w:p w:rsidR="00000000" w:rsidDel="00000000" w:rsidP="00000000" w:rsidRDefault="00000000" w:rsidRPr="00000000" w14:paraId="00000B7A">
            <w:pPr>
              <w:rPr>
                <w:sz w:val="24"/>
                <w:szCs w:val="24"/>
              </w:rPr>
            </w:pPr>
            <w:r w:rsidDel="00000000" w:rsidR="00000000" w:rsidRPr="00000000">
              <w:rPr>
                <w:sz w:val="24"/>
                <w:szCs w:val="24"/>
                <w:rtl w:val="0"/>
              </w:rPr>
              <w:t xml:space="preserve">Yêu cầu không được sửa</w:t>
            </w:r>
          </w:p>
        </w:tc>
        <w:tc>
          <w:tcPr/>
          <w:p w:rsidR="00000000" w:rsidDel="00000000" w:rsidP="00000000" w:rsidRDefault="00000000" w:rsidRPr="00000000" w14:paraId="00000B7B">
            <w:pPr>
              <w:rPr>
                <w:sz w:val="24"/>
                <w:szCs w:val="24"/>
              </w:rPr>
            </w:pPr>
            <w:r w:rsidDel="00000000" w:rsidR="00000000" w:rsidRPr="00000000">
              <w:rPr>
                <w:sz w:val="24"/>
                <w:szCs w:val="24"/>
                <w:rtl w:val="0"/>
              </w:rPr>
              <w:t xml:space="preserve">Thông báo sửa không thành công “ Bạn không được sửa “</w:t>
            </w:r>
          </w:p>
        </w:tc>
        <w:tc>
          <w:tcPr/>
          <w:p w:rsidR="00000000" w:rsidDel="00000000" w:rsidP="00000000" w:rsidRDefault="00000000" w:rsidRPr="00000000" w14:paraId="00000B7C">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7D">
            <w:pPr>
              <w:jc w:val="center"/>
              <w:rPr>
                <w:sz w:val="24"/>
                <w:szCs w:val="24"/>
              </w:rPr>
            </w:pPr>
            <w:r w:rsidDel="00000000" w:rsidR="00000000" w:rsidRPr="00000000">
              <w:rPr>
                <w:sz w:val="24"/>
                <w:szCs w:val="24"/>
                <w:rtl w:val="0"/>
              </w:rPr>
              <w:t xml:space="preserve">K10</w:t>
            </w:r>
          </w:p>
        </w:tc>
        <w:tc>
          <w:tcPr/>
          <w:p w:rsidR="00000000" w:rsidDel="00000000" w:rsidP="00000000" w:rsidRDefault="00000000" w:rsidRPr="00000000" w14:paraId="00000B7E">
            <w:pPr>
              <w:rPr>
                <w:sz w:val="24"/>
                <w:szCs w:val="24"/>
              </w:rPr>
            </w:pPr>
            <w:r w:rsidDel="00000000" w:rsidR="00000000" w:rsidRPr="00000000">
              <w:rPr>
                <w:sz w:val="24"/>
                <w:szCs w:val="24"/>
                <w:rtl w:val="0"/>
              </w:rPr>
              <w:t xml:space="preserve">Kiểm tra nút sửa thành công với vai trò Trưởng Phòng</w:t>
            </w:r>
          </w:p>
        </w:tc>
        <w:tc>
          <w:tcPr/>
          <w:p w:rsidR="00000000" w:rsidDel="00000000" w:rsidP="00000000" w:rsidRDefault="00000000" w:rsidRPr="00000000" w14:paraId="00000B7F">
            <w:pPr>
              <w:rPr>
                <w:sz w:val="24"/>
                <w:szCs w:val="24"/>
              </w:rPr>
            </w:pPr>
            <w:r w:rsidDel="00000000" w:rsidR="00000000" w:rsidRPr="00000000">
              <w:rPr>
                <w:sz w:val="24"/>
                <w:szCs w:val="24"/>
                <w:rtl w:val="0"/>
              </w:rPr>
              <w:t xml:space="preserve">Đang ở vai trò Trưởng Phòng</w:t>
            </w:r>
          </w:p>
          <w:p w:rsidR="00000000" w:rsidDel="00000000" w:rsidP="00000000" w:rsidRDefault="00000000" w:rsidRPr="00000000" w14:paraId="00000B80">
            <w:pPr>
              <w:rPr>
                <w:sz w:val="24"/>
                <w:szCs w:val="24"/>
              </w:rPr>
            </w:pPr>
            <w:r w:rsidDel="00000000" w:rsidR="00000000" w:rsidRPr="00000000">
              <w:rPr>
                <w:sz w:val="24"/>
                <w:szCs w:val="24"/>
                <w:rtl w:val="0"/>
              </w:rPr>
              <w:t xml:space="preserve">B1: Qua tab danh sách chọn 1 nhân viên</w:t>
            </w:r>
          </w:p>
          <w:p w:rsidR="00000000" w:rsidDel="00000000" w:rsidP="00000000" w:rsidRDefault="00000000" w:rsidRPr="00000000" w14:paraId="00000B81">
            <w:pPr>
              <w:rPr>
                <w:sz w:val="24"/>
                <w:szCs w:val="24"/>
              </w:rPr>
            </w:pPr>
            <w:r w:rsidDel="00000000" w:rsidR="00000000" w:rsidRPr="00000000">
              <w:rPr>
                <w:sz w:val="24"/>
                <w:szCs w:val="24"/>
                <w:rtl w:val="0"/>
              </w:rPr>
              <w:t xml:space="preserve">B2: Qua tab thông tin sửa trường mk = 123456 thành 1234567</w:t>
            </w:r>
          </w:p>
          <w:p w:rsidR="00000000" w:rsidDel="00000000" w:rsidP="00000000" w:rsidRDefault="00000000" w:rsidRPr="00000000" w14:paraId="00000B82">
            <w:pPr>
              <w:rPr>
                <w:sz w:val="24"/>
                <w:szCs w:val="24"/>
              </w:rPr>
            </w:pPr>
            <w:r w:rsidDel="00000000" w:rsidR="00000000" w:rsidRPr="00000000">
              <w:rPr>
                <w:sz w:val="24"/>
                <w:szCs w:val="24"/>
                <w:rtl w:val="0"/>
              </w:rPr>
              <w:t xml:space="preserve">B3: Nhấp sửa</w:t>
            </w:r>
          </w:p>
        </w:tc>
        <w:tc>
          <w:tcPr/>
          <w:p w:rsidR="00000000" w:rsidDel="00000000" w:rsidP="00000000" w:rsidRDefault="00000000" w:rsidRPr="00000000" w14:paraId="00000B83">
            <w:pPr>
              <w:rPr>
                <w:sz w:val="24"/>
                <w:szCs w:val="24"/>
              </w:rPr>
            </w:pPr>
            <w:r w:rsidDel="00000000" w:rsidR="00000000" w:rsidRPr="00000000">
              <w:rPr>
                <w:sz w:val="24"/>
                <w:szCs w:val="24"/>
                <w:rtl w:val="0"/>
              </w:rPr>
              <w:t xml:space="preserve">Yêu cầu  sửa thành công</w:t>
            </w:r>
          </w:p>
        </w:tc>
        <w:tc>
          <w:tcPr/>
          <w:p w:rsidR="00000000" w:rsidDel="00000000" w:rsidP="00000000" w:rsidRDefault="00000000" w:rsidRPr="00000000" w14:paraId="00000B84">
            <w:pPr>
              <w:rPr>
                <w:sz w:val="24"/>
                <w:szCs w:val="24"/>
              </w:rPr>
            </w:pPr>
            <w:r w:rsidDel="00000000" w:rsidR="00000000" w:rsidRPr="00000000">
              <w:rPr>
                <w:sz w:val="24"/>
                <w:szCs w:val="24"/>
                <w:rtl w:val="0"/>
              </w:rPr>
              <w:t xml:space="preserve">Thông báo sửa thành công “ Bạn đã sửa thông tin thành công“</w:t>
            </w:r>
          </w:p>
        </w:tc>
        <w:tc>
          <w:tcPr/>
          <w:p w:rsidR="00000000" w:rsidDel="00000000" w:rsidP="00000000" w:rsidRDefault="00000000" w:rsidRPr="00000000" w14:paraId="00000B85">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86">
            <w:pPr>
              <w:jc w:val="center"/>
              <w:rPr>
                <w:sz w:val="24"/>
                <w:szCs w:val="24"/>
              </w:rPr>
            </w:pPr>
            <w:r w:rsidDel="00000000" w:rsidR="00000000" w:rsidRPr="00000000">
              <w:rPr>
                <w:sz w:val="24"/>
                <w:szCs w:val="24"/>
                <w:rtl w:val="0"/>
              </w:rPr>
              <w:t xml:space="preserve">111</w:t>
            </w:r>
          </w:p>
        </w:tc>
        <w:tc>
          <w:tcPr/>
          <w:p w:rsidR="00000000" w:rsidDel="00000000" w:rsidP="00000000" w:rsidRDefault="00000000" w:rsidRPr="00000000" w14:paraId="00000B87">
            <w:pPr>
              <w:rPr>
                <w:sz w:val="24"/>
                <w:szCs w:val="24"/>
              </w:rPr>
            </w:pPr>
            <w:r w:rsidDel="00000000" w:rsidR="00000000" w:rsidRPr="00000000">
              <w:rPr>
                <w:sz w:val="24"/>
                <w:szCs w:val="24"/>
                <w:rtl w:val="0"/>
              </w:rPr>
              <w:t xml:space="preserve">Kiểm tra nút xóa không thành công với vai trò Nhân Viên</w:t>
            </w:r>
          </w:p>
        </w:tc>
        <w:tc>
          <w:tcPr/>
          <w:p w:rsidR="00000000" w:rsidDel="00000000" w:rsidP="00000000" w:rsidRDefault="00000000" w:rsidRPr="00000000" w14:paraId="00000B88">
            <w:pPr>
              <w:rPr>
                <w:sz w:val="24"/>
                <w:szCs w:val="24"/>
              </w:rPr>
            </w:pPr>
            <w:r w:rsidDel="00000000" w:rsidR="00000000" w:rsidRPr="00000000">
              <w:rPr>
                <w:sz w:val="24"/>
                <w:szCs w:val="24"/>
                <w:rtl w:val="0"/>
              </w:rPr>
              <w:t xml:space="preserve">Đang ở vai trò Nhân Viên</w:t>
            </w:r>
          </w:p>
          <w:p w:rsidR="00000000" w:rsidDel="00000000" w:rsidP="00000000" w:rsidRDefault="00000000" w:rsidRPr="00000000" w14:paraId="00000B89">
            <w:pPr>
              <w:rPr>
                <w:sz w:val="24"/>
                <w:szCs w:val="24"/>
              </w:rPr>
            </w:pPr>
            <w:r w:rsidDel="00000000" w:rsidR="00000000" w:rsidRPr="00000000">
              <w:rPr>
                <w:sz w:val="24"/>
                <w:szCs w:val="24"/>
                <w:rtl w:val="0"/>
              </w:rPr>
              <w:t xml:space="preserve">B1: Qua tab danh sách chọn 1 nhân viên</w:t>
            </w:r>
          </w:p>
          <w:p w:rsidR="00000000" w:rsidDel="00000000" w:rsidP="00000000" w:rsidRDefault="00000000" w:rsidRPr="00000000" w14:paraId="00000B8A">
            <w:pPr>
              <w:rPr>
                <w:sz w:val="24"/>
                <w:szCs w:val="24"/>
              </w:rPr>
            </w:pPr>
            <w:r w:rsidDel="00000000" w:rsidR="00000000" w:rsidRPr="00000000">
              <w:rPr>
                <w:sz w:val="24"/>
                <w:szCs w:val="24"/>
                <w:rtl w:val="0"/>
              </w:rPr>
              <w:t xml:space="preserve">B2: Chọn xóa</w:t>
            </w:r>
          </w:p>
        </w:tc>
        <w:tc>
          <w:tcPr/>
          <w:p w:rsidR="00000000" w:rsidDel="00000000" w:rsidP="00000000" w:rsidRDefault="00000000" w:rsidRPr="00000000" w14:paraId="00000B8B">
            <w:pPr>
              <w:rPr>
                <w:sz w:val="24"/>
                <w:szCs w:val="24"/>
              </w:rPr>
            </w:pPr>
            <w:r w:rsidDel="00000000" w:rsidR="00000000" w:rsidRPr="00000000">
              <w:rPr>
                <w:sz w:val="24"/>
                <w:szCs w:val="24"/>
                <w:rtl w:val="0"/>
              </w:rPr>
              <w:t xml:space="preserve">Yêu cầu xóa không thành công</w:t>
            </w:r>
          </w:p>
        </w:tc>
        <w:tc>
          <w:tcPr/>
          <w:p w:rsidR="00000000" w:rsidDel="00000000" w:rsidP="00000000" w:rsidRDefault="00000000" w:rsidRPr="00000000" w14:paraId="00000B8C">
            <w:pPr>
              <w:rPr>
                <w:sz w:val="24"/>
                <w:szCs w:val="24"/>
              </w:rPr>
            </w:pPr>
            <w:r w:rsidDel="00000000" w:rsidR="00000000" w:rsidRPr="00000000">
              <w:rPr>
                <w:sz w:val="24"/>
                <w:szCs w:val="24"/>
                <w:rtl w:val="0"/>
              </w:rPr>
              <w:t xml:space="preserve">Thông báo xóa không thành công “ Bạn không có quyền xóa nhân viên</w:t>
            </w:r>
          </w:p>
        </w:tc>
        <w:tc>
          <w:tcPr/>
          <w:p w:rsidR="00000000" w:rsidDel="00000000" w:rsidP="00000000" w:rsidRDefault="00000000" w:rsidRPr="00000000" w14:paraId="00000B8D">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8E">
            <w:pPr>
              <w:jc w:val="center"/>
              <w:rPr>
                <w:sz w:val="24"/>
                <w:szCs w:val="24"/>
              </w:rPr>
            </w:pPr>
            <w:r w:rsidDel="00000000" w:rsidR="00000000" w:rsidRPr="00000000">
              <w:rPr>
                <w:sz w:val="24"/>
                <w:szCs w:val="24"/>
                <w:rtl w:val="0"/>
              </w:rPr>
              <w:t xml:space="preserve">112</w:t>
            </w:r>
          </w:p>
        </w:tc>
        <w:tc>
          <w:tcPr/>
          <w:p w:rsidR="00000000" w:rsidDel="00000000" w:rsidP="00000000" w:rsidRDefault="00000000" w:rsidRPr="00000000" w14:paraId="00000B8F">
            <w:pPr>
              <w:rPr>
                <w:sz w:val="24"/>
                <w:szCs w:val="24"/>
              </w:rPr>
            </w:pPr>
            <w:r w:rsidDel="00000000" w:rsidR="00000000" w:rsidRPr="00000000">
              <w:rPr>
                <w:sz w:val="24"/>
                <w:szCs w:val="24"/>
                <w:rtl w:val="0"/>
              </w:rPr>
              <w:t xml:space="preserve">Kiểm tra nút xóa không thành công với vai trò Trưởng Phòng</w:t>
            </w:r>
          </w:p>
        </w:tc>
        <w:tc>
          <w:tcPr/>
          <w:p w:rsidR="00000000" w:rsidDel="00000000" w:rsidP="00000000" w:rsidRDefault="00000000" w:rsidRPr="00000000" w14:paraId="00000B90">
            <w:pPr>
              <w:rPr>
                <w:sz w:val="24"/>
                <w:szCs w:val="24"/>
              </w:rPr>
            </w:pPr>
            <w:r w:rsidDel="00000000" w:rsidR="00000000" w:rsidRPr="00000000">
              <w:rPr>
                <w:sz w:val="24"/>
                <w:szCs w:val="24"/>
                <w:rtl w:val="0"/>
              </w:rPr>
              <w:t xml:space="preserve">Đang ở vai trò Trưởng Phòng</w:t>
            </w:r>
          </w:p>
          <w:p w:rsidR="00000000" w:rsidDel="00000000" w:rsidP="00000000" w:rsidRDefault="00000000" w:rsidRPr="00000000" w14:paraId="00000B91">
            <w:pPr>
              <w:rPr>
                <w:sz w:val="24"/>
                <w:szCs w:val="24"/>
              </w:rPr>
            </w:pPr>
            <w:r w:rsidDel="00000000" w:rsidR="00000000" w:rsidRPr="00000000">
              <w:rPr>
                <w:sz w:val="24"/>
                <w:szCs w:val="24"/>
                <w:rtl w:val="0"/>
              </w:rPr>
              <w:t xml:space="preserve">B1: Qua tab danh sách chọn 1 nhân viên</w:t>
            </w:r>
          </w:p>
          <w:p w:rsidR="00000000" w:rsidDel="00000000" w:rsidP="00000000" w:rsidRDefault="00000000" w:rsidRPr="00000000" w14:paraId="00000B92">
            <w:pPr>
              <w:rPr>
                <w:sz w:val="24"/>
                <w:szCs w:val="24"/>
              </w:rPr>
            </w:pPr>
            <w:r w:rsidDel="00000000" w:rsidR="00000000" w:rsidRPr="00000000">
              <w:rPr>
                <w:sz w:val="24"/>
                <w:szCs w:val="24"/>
                <w:rtl w:val="0"/>
              </w:rPr>
              <w:t xml:space="preserve">B2: Chọn xóa</w:t>
            </w:r>
          </w:p>
        </w:tc>
        <w:tc>
          <w:tcPr/>
          <w:p w:rsidR="00000000" w:rsidDel="00000000" w:rsidP="00000000" w:rsidRDefault="00000000" w:rsidRPr="00000000" w14:paraId="00000B93">
            <w:pPr>
              <w:rPr>
                <w:sz w:val="24"/>
                <w:szCs w:val="24"/>
              </w:rPr>
            </w:pPr>
            <w:r w:rsidDel="00000000" w:rsidR="00000000" w:rsidRPr="00000000">
              <w:rPr>
                <w:sz w:val="24"/>
                <w:szCs w:val="24"/>
                <w:rtl w:val="0"/>
              </w:rPr>
              <w:t xml:space="preserve">Yêu cầu xóa thành công</w:t>
            </w:r>
          </w:p>
        </w:tc>
        <w:tc>
          <w:tcPr/>
          <w:p w:rsidR="00000000" w:rsidDel="00000000" w:rsidP="00000000" w:rsidRDefault="00000000" w:rsidRPr="00000000" w14:paraId="00000B94">
            <w:pPr>
              <w:rPr>
                <w:sz w:val="24"/>
                <w:szCs w:val="24"/>
              </w:rPr>
            </w:pPr>
            <w:r w:rsidDel="00000000" w:rsidR="00000000" w:rsidRPr="00000000">
              <w:rPr>
                <w:sz w:val="24"/>
                <w:szCs w:val="24"/>
                <w:rtl w:val="0"/>
              </w:rPr>
              <w:t xml:space="preserve">Thông báo xóa thành công “ Xóa nhân viên thành công “ </w:t>
            </w:r>
          </w:p>
        </w:tc>
        <w:tc>
          <w:tcPr/>
          <w:p w:rsidR="00000000" w:rsidDel="00000000" w:rsidP="00000000" w:rsidRDefault="00000000" w:rsidRPr="00000000" w14:paraId="00000B95">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96">
            <w:pPr>
              <w:jc w:val="center"/>
              <w:rPr>
                <w:sz w:val="24"/>
                <w:szCs w:val="24"/>
              </w:rPr>
            </w:pPr>
            <w:r w:rsidDel="00000000" w:rsidR="00000000" w:rsidRPr="00000000">
              <w:rPr>
                <w:sz w:val="24"/>
                <w:szCs w:val="24"/>
                <w:rtl w:val="0"/>
              </w:rPr>
              <w:t xml:space="preserve">113</w:t>
            </w:r>
          </w:p>
        </w:tc>
        <w:tc>
          <w:tcPr/>
          <w:p w:rsidR="00000000" w:rsidDel="00000000" w:rsidP="00000000" w:rsidRDefault="00000000" w:rsidRPr="00000000" w14:paraId="00000B97">
            <w:pPr>
              <w:rPr>
                <w:sz w:val="24"/>
                <w:szCs w:val="24"/>
              </w:rPr>
            </w:pPr>
            <w:r w:rsidDel="00000000" w:rsidR="00000000" w:rsidRPr="00000000">
              <w:rPr>
                <w:sz w:val="24"/>
                <w:szCs w:val="24"/>
                <w:rtl w:val="0"/>
              </w:rPr>
              <w:t xml:space="preserve">Kiểm tra không được xóa chính mình</w:t>
            </w:r>
          </w:p>
        </w:tc>
        <w:tc>
          <w:tcPr/>
          <w:p w:rsidR="00000000" w:rsidDel="00000000" w:rsidP="00000000" w:rsidRDefault="00000000" w:rsidRPr="00000000" w14:paraId="00000B98">
            <w:pPr>
              <w:rPr>
                <w:sz w:val="24"/>
                <w:szCs w:val="24"/>
              </w:rPr>
            </w:pPr>
            <w:r w:rsidDel="00000000" w:rsidR="00000000" w:rsidRPr="00000000">
              <w:rPr>
                <w:sz w:val="24"/>
                <w:szCs w:val="24"/>
                <w:rtl w:val="0"/>
              </w:rPr>
              <w:t xml:space="preserve">Đang ở vai trò Trưởng Phòng hoặc Nhân Viên</w:t>
            </w:r>
          </w:p>
          <w:p w:rsidR="00000000" w:rsidDel="00000000" w:rsidP="00000000" w:rsidRDefault="00000000" w:rsidRPr="00000000" w14:paraId="00000B99">
            <w:pPr>
              <w:rPr>
                <w:sz w:val="24"/>
                <w:szCs w:val="24"/>
              </w:rPr>
            </w:pPr>
            <w:r w:rsidDel="00000000" w:rsidR="00000000" w:rsidRPr="00000000">
              <w:rPr>
                <w:sz w:val="24"/>
                <w:szCs w:val="24"/>
                <w:rtl w:val="0"/>
              </w:rPr>
              <w:t xml:space="preserve">B1: Chọn ở danh sách thông tin của chính mình</w:t>
            </w:r>
          </w:p>
          <w:p w:rsidR="00000000" w:rsidDel="00000000" w:rsidP="00000000" w:rsidRDefault="00000000" w:rsidRPr="00000000" w14:paraId="00000B9A">
            <w:pPr>
              <w:rPr>
                <w:sz w:val="24"/>
                <w:szCs w:val="24"/>
              </w:rPr>
            </w:pPr>
            <w:r w:rsidDel="00000000" w:rsidR="00000000" w:rsidRPr="00000000">
              <w:rPr>
                <w:sz w:val="24"/>
                <w:szCs w:val="24"/>
                <w:rtl w:val="0"/>
              </w:rPr>
              <w:t xml:space="preserve">B2: Chọn xóa</w:t>
            </w:r>
          </w:p>
        </w:tc>
        <w:tc>
          <w:tcPr/>
          <w:p w:rsidR="00000000" w:rsidDel="00000000" w:rsidP="00000000" w:rsidRDefault="00000000" w:rsidRPr="00000000" w14:paraId="00000B9B">
            <w:pPr>
              <w:rPr>
                <w:sz w:val="24"/>
                <w:szCs w:val="24"/>
              </w:rPr>
            </w:pPr>
            <w:r w:rsidDel="00000000" w:rsidR="00000000" w:rsidRPr="00000000">
              <w:rPr>
                <w:sz w:val="24"/>
                <w:szCs w:val="24"/>
                <w:rtl w:val="0"/>
              </w:rPr>
              <w:t xml:space="preserve">Yêu cầu xóa không thành công</w:t>
            </w:r>
          </w:p>
        </w:tc>
        <w:tc>
          <w:tcPr/>
          <w:p w:rsidR="00000000" w:rsidDel="00000000" w:rsidP="00000000" w:rsidRDefault="00000000" w:rsidRPr="00000000" w14:paraId="00000B9C">
            <w:pPr>
              <w:rPr>
                <w:sz w:val="24"/>
                <w:szCs w:val="24"/>
              </w:rPr>
            </w:pPr>
            <w:r w:rsidDel="00000000" w:rsidR="00000000" w:rsidRPr="00000000">
              <w:rPr>
                <w:sz w:val="24"/>
                <w:szCs w:val="24"/>
                <w:rtl w:val="0"/>
              </w:rPr>
              <w:t xml:space="preserve">Thông báo xóa không thành công “Không được xóa chính mình”</w:t>
            </w:r>
          </w:p>
        </w:tc>
        <w:tc>
          <w:tcPr/>
          <w:p w:rsidR="00000000" w:rsidDel="00000000" w:rsidP="00000000" w:rsidRDefault="00000000" w:rsidRPr="00000000" w14:paraId="00000B9D">
            <w:pPr>
              <w:rPr>
                <w:sz w:val="24"/>
                <w:szCs w:val="24"/>
              </w:rPr>
            </w:pPr>
            <w:r w:rsidDel="00000000" w:rsidR="00000000" w:rsidRPr="00000000">
              <w:rPr>
                <w:sz w:val="24"/>
                <w:szCs w:val="24"/>
                <w:rtl w:val="0"/>
              </w:rPr>
              <w:t xml:space="preserve">Pass</w:t>
            </w:r>
          </w:p>
        </w:tc>
      </w:tr>
    </w:tbl>
    <w:p w:rsidR="00000000" w:rsidDel="00000000" w:rsidP="00000000" w:rsidRDefault="00000000" w:rsidRPr="00000000" w14:paraId="00000B9E">
      <w:pPr>
        <w:pStyle w:val="Heading2"/>
        <w:ind w:firstLine="576"/>
        <w:rPr/>
      </w:pPr>
      <w:bookmarkStart w:colFirst="0" w:colLast="0" w:name="_k8yyuo74mw0f" w:id="68"/>
      <w:bookmarkEnd w:id="68"/>
      <w:r w:rsidDel="00000000" w:rsidR="00000000" w:rsidRPr="00000000">
        <w:rPr>
          <w:rtl w:val="0"/>
        </w:rPr>
      </w:r>
    </w:p>
    <w:p w:rsidR="00000000" w:rsidDel="00000000" w:rsidP="00000000" w:rsidRDefault="00000000" w:rsidRPr="00000000" w14:paraId="00000B9F">
      <w:pPr>
        <w:pStyle w:val="Heading2"/>
        <w:ind w:firstLine="576"/>
        <w:rPr/>
      </w:pPr>
      <w:bookmarkStart w:colFirst="0" w:colLast="0" w:name="_d37cyvv1jnrk" w:id="69"/>
      <w:bookmarkEnd w:id="69"/>
      <w:r w:rsidDel="00000000" w:rsidR="00000000" w:rsidRPr="00000000">
        <w:rPr>
          <w:rtl w:val="0"/>
        </w:rPr>
        <w:t xml:space="preserve">5.4.</w:t>
      </w:r>
      <w:r w:rsidDel="00000000" w:rsidR="00000000" w:rsidRPr="00000000">
        <w:rPr>
          <w:rtl w:val="0"/>
        </w:rPr>
        <w:t xml:space="preserve">ChuyenDeJDialog</w:t>
      </w:r>
    </w:p>
    <w:tbl>
      <w:tblPr>
        <w:tblStyle w:val="Table70"/>
        <w:tblW w:w="94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6156202143951"/>
        <w:gridCol w:w="2440.7044410413478"/>
        <w:gridCol w:w="1667.4119448698316"/>
        <w:gridCol w:w="1932.425727411945"/>
        <w:gridCol w:w="1932.425727411945"/>
        <w:gridCol w:w="528.416539050536"/>
        <w:tblGridChange w:id="0">
          <w:tblGrid>
            <w:gridCol w:w="966.6156202143951"/>
            <w:gridCol w:w="2440.7044410413478"/>
            <w:gridCol w:w="1667.4119448698316"/>
            <w:gridCol w:w="1932.425727411945"/>
            <w:gridCol w:w="1932.425727411945"/>
            <w:gridCol w:w="528.416539050536"/>
          </w:tblGrid>
        </w:tblGridChange>
      </w:tblGrid>
      <w:tr>
        <w:trPr>
          <w:cantSplit w:val="0"/>
          <w:tblHeader w:val="0"/>
        </w:trPr>
        <w:tc>
          <w:tcPr/>
          <w:p w:rsidR="00000000" w:rsidDel="00000000" w:rsidP="00000000" w:rsidRDefault="00000000" w:rsidRPr="00000000" w14:paraId="00000BA0">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BA1">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BA2">
            <w:pPr>
              <w:rPr>
                <w:b w:val="1"/>
                <w:smallCaps w:val="1"/>
                <w:sz w:val="24"/>
                <w:szCs w:val="24"/>
              </w:rPr>
            </w:pPr>
            <w:r w:rsidDel="00000000" w:rsidR="00000000" w:rsidRPr="00000000">
              <w:rPr>
                <w:b w:val="1"/>
                <w:smallCaps w:val="1"/>
                <w:sz w:val="24"/>
                <w:szCs w:val="24"/>
                <w:rtl w:val="0"/>
              </w:rPr>
              <w:t xml:space="preserve">Các Bước</w:t>
            </w:r>
          </w:p>
        </w:tc>
        <w:tc>
          <w:tcPr/>
          <w:p w:rsidR="00000000" w:rsidDel="00000000" w:rsidP="00000000" w:rsidRDefault="00000000" w:rsidRPr="00000000" w14:paraId="00000BA3">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BA4">
            <w:pPr>
              <w:rPr>
                <w:b w:val="1"/>
                <w:smallCaps w:val="1"/>
                <w:sz w:val="24"/>
                <w:szCs w:val="24"/>
              </w:rPr>
            </w:pPr>
            <w:r w:rsidDel="00000000" w:rsidR="00000000" w:rsidRPr="00000000">
              <w:rPr>
                <w:b w:val="1"/>
                <w:smallCaps w:val="1"/>
                <w:sz w:val="24"/>
                <w:szCs w:val="24"/>
                <w:rtl w:val="0"/>
              </w:rPr>
              <w:t xml:space="preserve">Kết quả thực tế</w:t>
            </w:r>
          </w:p>
        </w:tc>
        <w:tc>
          <w:tcPr/>
          <w:p w:rsidR="00000000" w:rsidDel="00000000" w:rsidP="00000000" w:rsidRDefault="00000000" w:rsidRPr="00000000" w14:paraId="00000BA5">
            <w:pPr>
              <w:rPr>
                <w:b w:val="1"/>
                <w:smallCaps w:val="1"/>
                <w:sz w:val="24"/>
                <w:szCs w:val="24"/>
              </w:rPr>
            </w:pPr>
            <w:r w:rsidDel="00000000" w:rsidR="00000000" w:rsidRPr="00000000">
              <w:rPr>
                <w:b w:val="1"/>
                <w:smallCaps w:val="1"/>
                <w:sz w:val="24"/>
                <w:szCs w:val="24"/>
                <w:rtl w:val="0"/>
              </w:rPr>
              <w:t xml:space="preserve">FTrạng Thái</w:t>
            </w:r>
          </w:p>
        </w:tc>
      </w:tr>
      <w:tr>
        <w:trPr>
          <w:cantSplit w:val="0"/>
          <w:tblHeader w:val="0"/>
        </w:trPr>
        <w:tc>
          <w:tcPr/>
          <w:p w:rsidR="00000000" w:rsidDel="00000000" w:rsidP="00000000" w:rsidRDefault="00000000" w:rsidRPr="00000000" w14:paraId="00000BA6">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BA7">
            <w:pPr>
              <w:rPr>
                <w:sz w:val="24"/>
                <w:szCs w:val="24"/>
              </w:rPr>
            </w:pPr>
            <w:r w:rsidDel="00000000" w:rsidR="00000000" w:rsidRPr="00000000">
              <w:rPr>
                <w:sz w:val="24"/>
                <w:szCs w:val="24"/>
                <w:rtl w:val="0"/>
              </w:rPr>
              <w:t xml:space="preserve">Giao Diện</w:t>
            </w:r>
          </w:p>
        </w:tc>
        <w:tc>
          <w:tcPr/>
          <w:p w:rsidR="00000000" w:rsidDel="00000000" w:rsidP="00000000" w:rsidRDefault="00000000" w:rsidRPr="00000000" w14:paraId="00000BA8">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BA9">
            <w:pPr>
              <w:rPr>
                <w:sz w:val="24"/>
                <w:szCs w:val="24"/>
              </w:rPr>
            </w:pPr>
            <w:r w:rsidDel="00000000" w:rsidR="00000000" w:rsidRPr="00000000">
              <w:rPr>
                <w:sz w:val="24"/>
                <w:szCs w:val="24"/>
                <w:rtl w:val="0"/>
              </w:rPr>
              <w:t xml:space="preserve">B2:  Click chọn chuyên đề</w:t>
            </w:r>
          </w:p>
        </w:tc>
        <w:tc>
          <w:tcPr/>
          <w:p w:rsidR="00000000" w:rsidDel="00000000" w:rsidP="00000000" w:rsidRDefault="00000000" w:rsidRPr="00000000" w14:paraId="00000BAA">
            <w:pPr>
              <w:rPr>
                <w:sz w:val="24"/>
                <w:szCs w:val="24"/>
              </w:rPr>
            </w:pPr>
            <w:r w:rsidDel="00000000" w:rsidR="00000000" w:rsidRPr="00000000">
              <w:rPr>
                <w:sz w:val="24"/>
                <w:szCs w:val="24"/>
                <w:rtl w:val="0"/>
              </w:rPr>
              <w:t xml:space="preserve">Phù Hợp</w:t>
            </w:r>
          </w:p>
        </w:tc>
        <w:tc>
          <w:tcPr/>
          <w:p w:rsidR="00000000" w:rsidDel="00000000" w:rsidP="00000000" w:rsidRDefault="00000000" w:rsidRPr="00000000" w14:paraId="00000BAB">
            <w:pPr>
              <w:rPr>
                <w:sz w:val="24"/>
                <w:szCs w:val="24"/>
              </w:rPr>
            </w:pPr>
            <w:r w:rsidDel="00000000" w:rsidR="00000000" w:rsidRPr="00000000">
              <w:rPr>
                <w:sz w:val="24"/>
                <w:szCs w:val="24"/>
                <w:rtl w:val="0"/>
              </w:rPr>
              <w:t xml:space="preserve">Phù Hợp</w:t>
            </w:r>
          </w:p>
        </w:tc>
        <w:tc>
          <w:tcPr/>
          <w:p w:rsidR="00000000" w:rsidDel="00000000" w:rsidP="00000000" w:rsidRDefault="00000000" w:rsidRPr="00000000" w14:paraId="00000BAC">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AD">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BAE">
            <w:pPr>
              <w:rPr>
                <w:sz w:val="24"/>
                <w:szCs w:val="24"/>
              </w:rPr>
            </w:pPr>
            <w:r w:rsidDel="00000000" w:rsidR="00000000" w:rsidRPr="00000000">
              <w:rPr>
                <w:sz w:val="24"/>
                <w:szCs w:val="24"/>
                <w:rtl w:val="0"/>
              </w:rPr>
              <w:t xml:space="preserve">Kiểm tra đã đăng nhập</w:t>
            </w:r>
          </w:p>
        </w:tc>
        <w:tc>
          <w:tcPr/>
          <w:p w:rsidR="00000000" w:rsidDel="00000000" w:rsidP="00000000" w:rsidRDefault="00000000" w:rsidRPr="00000000" w14:paraId="00000BAF">
            <w:pPr>
              <w:rPr>
                <w:sz w:val="24"/>
                <w:szCs w:val="24"/>
              </w:rPr>
            </w:pPr>
            <w:r w:rsidDel="00000000" w:rsidR="00000000" w:rsidRPr="00000000">
              <w:rPr>
                <w:sz w:val="24"/>
                <w:szCs w:val="24"/>
                <w:rtl w:val="0"/>
              </w:rPr>
              <w:t xml:space="preserve">B1: Click vào chuyên đề</w:t>
            </w:r>
          </w:p>
        </w:tc>
        <w:tc>
          <w:tcPr/>
          <w:p w:rsidR="00000000" w:rsidDel="00000000" w:rsidP="00000000" w:rsidRDefault="00000000" w:rsidRPr="00000000" w14:paraId="00000BB0">
            <w:pPr>
              <w:rPr>
                <w:sz w:val="24"/>
                <w:szCs w:val="24"/>
              </w:rPr>
            </w:pPr>
            <w:r w:rsidDel="00000000" w:rsidR="00000000" w:rsidRPr="00000000">
              <w:rPr>
                <w:sz w:val="24"/>
                <w:szCs w:val="24"/>
                <w:rtl w:val="0"/>
              </w:rPr>
              <w:t xml:space="preserve">Thông báo bạn chưa đăng nhập</w:t>
            </w:r>
          </w:p>
        </w:tc>
        <w:tc>
          <w:tcPr/>
          <w:p w:rsidR="00000000" w:rsidDel="00000000" w:rsidP="00000000" w:rsidRDefault="00000000" w:rsidRPr="00000000" w14:paraId="00000BB1">
            <w:pPr>
              <w:rPr>
                <w:sz w:val="24"/>
                <w:szCs w:val="24"/>
              </w:rPr>
            </w:pPr>
            <w:r w:rsidDel="00000000" w:rsidR="00000000" w:rsidRPr="00000000">
              <w:rPr>
                <w:sz w:val="24"/>
                <w:szCs w:val="24"/>
                <w:rtl w:val="0"/>
              </w:rPr>
              <w:t xml:space="preserve">Thông báo chưa đăng nhập</w:t>
            </w:r>
          </w:p>
        </w:tc>
        <w:tc>
          <w:tcPr/>
          <w:p w:rsidR="00000000" w:rsidDel="00000000" w:rsidP="00000000" w:rsidRDefault="00000000" w:rsidRPr="00000000" w14:paraId="00000BB2">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B3">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BB4">
            <w:pPr>
              <w:rPr>
                <w:sz w:val="24"/>
                <w:szCs w:val="24"/>
              </w:rPr>
            </w:pPr>
            <w:r w:rsidDel="00000000" w:rsidR="00000000" w:rsidRPr="00000000">
              <w:rPr>
                <w:sz w:val="24"/>
                <w:szCs w:val="24"/>
                <w:rtl w:val="0"/>
              </w:rPr>
              <w:t xml:space="preserve">Nhập đúng dữ liệu</w:t>
            </w:r>
          </w:p>
        </w:tc>
        <w:tc>
          <w:tcPr/>
          <w:p w:rsidR="00000000" w:rsidDel="00000000" w:rsidP="00000000" w:rsidRDefault="00000000" w:rsidRPr="00000000" w14:paraId="00000BB5">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BB6">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BB7">
            <w:pPr>
              <w:rPr>
                <w:sz w:val="24"/>
                <w:szCs w:val="24"/>
              </w:rPr>
            </w:pPr>
            <w:r w:rsidDel="00000000" w:rsidR="00000000" w:rsidRPr="00000000">
              <w:rPr>
                <w:sz w:val="24"/>
                <w:szCs w:val="24"/>
                <w:rtl w:val="0"/>
              </w:rPr>
              <w:t xml:space="preserve">B3: Nhập mã chuyên đề “PHP01”</w:t>
            </w:r>
          </w:p>
          <w:p w:rsidR="00000000" w:rsidDel="00000000" w:rsidP="00000000" w:rsidRDefault="00000000" w:rsidRPr="00000000" w14:paraId="00000BB8">
            <w:pPr>
              <w:rPr>
                <w:sz w:val="24"/>
                <w:szCs w:val="24"/>
              </w:rPr>
            </w:pPr>
            <w:r w:rsidDel="00000000" w:rsidR="00000000" w:rsidRPr="00000000">
              <w:rPr>
                <w:sz w:val="24"/>
                <w:szCs w:val="24"/>
                <w:rtl w:val="0"/>
              </w:rPr>
              <w:t xml:space="preserve">B4:Nhập tên chuyên đề “Lập trình PHP”</w:t>
            </w:r>
          </w:p>
          <w:p w:rsidR="00000000" w:rsidDel="00000000" w:rsidP="00000000" w:rsidRDefault="00000000" w:rsidRPr="00000000" w14:paraId="00000BB9">
            <w:pPr>
              <w:rPr>
                <w:sz w:val="24"/>
                <w:szCs w:val="24"/>
              </w:rPr>
            </w:pPr>
            <w:r w:rsidDel="00000000" w:rsidR="00000000" w:rsidRPr="00000000">
              <w:rPr>
                <w:sz w:val="24"/>
                <w:szCs w:val="24"/>
                <w:rtl w:val="0"/>
              </w:rPr>
              <w:t xml:space="preserve">B5:Nhập thời gian “20”</w:t>
            </w:r>
          </w:p>
          <w:p w:rsidR="00000000" w:rsidDel="00000000" w:rsidP="00000000" w:rsidRDefault="00000000" w:rsidRPr="00000000" w14:paraId="00000BBA">
            <w:pPr>
              <w:rPr>
                <w:sz w:val="24"/>
                <w:szCs w:val="24"/>
              </w:rPr>
            </w:pPr>
            <w:r w:rsidDel="00000000" w:rsidR="00000000" w:rsidRPr="00000000">
              <w:rPr>
                <w:sz w:val="24"/>
                <w:szCs w:val="24"/>
                <w:rtl w:val="0"/>
              </w:rPr>
              <w:t xml:space="preserve">B6:Nhập học phí “500”</w:t>
            </w:r>
          </w:p>
          <w:p w:rsidR="00000000" w:rsidDel="00000000" w:rsidP="00000000" w:rsidRDefault="00000000" w:rsidRPr="00000000" w14:paraId="00000BBB">
            <w:pPr>
              <w:rPr>
                <w:sz w:val="24"/>
                <w:szCs w:val="24"/>
              </w:rPr>
            </w:pPr>
            <w:r w:rsidDel="00000000" w:rsidR="00000000" w:rsidRPr="00000000">
              <w:rPr>
                <w:sz w:val="24"/>
                <w:szCs w:val="24"/>
                <w:rtl w:val="0"/>
              </w:rPr>
              <w:t xml:space="preserve">B7: Chọn hình “Desktop/Clone/10.jpg”</w:t>
            </w:r>
          </w:p>
          <w:p w:rsidR="00000000" w:rsidDel="00000000" w:rsidP="00000000" w:rsidRDefault="00000000" w:rsidRPr="00000000" w14:paraId="00000BBC">
            <w:pPr>
              <w:rPr>
                <w:sz w:val="24"/>
                <w:szCs w:val="24"/>
              </w:rPr>
            </w:pPr>
            <w:r w:rsidDel="00000000" w:rsidR="00000000" w:rsidRPr="00000000">
              <w:rPr>
                <w:sz w:val="24"/>
                <w:szCs w:val="24"/>
                <w:rtl w:val="0"/>
              </w:rPr>
              <w:t xml:space="preserve">B8: Click nút thêm</w:t>
            </w:r>
          </w:p>
        </w:tc>
        <w:tc>
          <w:tcPr/>
          <w:p w:rsidR="00000000" w:rsidDel="00000000" w:rsidP="00000000" w:rsidRDefault="00000000" w:rsidRPr="00000000" w14:paraId="00000BBD">
            <w:pPr>
              <w:rPr>
                <w:sz w:val="24"/>
                <w:szCs w:val="24"/>
              </w:rPr>
            </w:pPr>
            <w:r w:rsidDel="00000000" w:rsidR="00000000" w:rsidRPr="00000000">
              <w:rPr>
                <w:sz w:val="24"/>
                <w:szCs w:val="24"/>
                <w:rtl w:val="0"/>
              </w:rPr>
              <w:t xml:space="preserve">Thông báo thêm thành công</w:t>
            </w:r>
          </w:p>
        </w:tc>
        <w:tc>
          <w:tcPr/>
          <w:p w:rsidR="00000000" w:rsidDel="00000000" w:rsidP="00000000" w:rsidRDefault="00000000" w:rsidRPr="00000000" w14:paraId="00000BBE">
            <w:pPr>
              <w:rPr>
                <w:sz w:val="24"/>
                <w:szCs w:val="24"/>
              </w:rPr>
            </w:pPr>
            <w:r w:rsidDel="00000000" w:rsidR="00000000" w:rsidRPr="00000000">
              <w:rPr>
                <w:sz w:val="24"/>
                <w:szCs w:val="24"/>
                <w:rtl w:val="0"/>
              </w:rPr>
              <w:t xml:space="preserve">Thông báo thêm thành công</w:t>
            </w:r>
          </w:p>
        </w:tc>
        <w:tc>
          <w:tcPr/>
          <w:p w:rsidR="00000000" w:rsidDel="00000000" w:rsidP="00000000" w:rsidRDefault="00000000" w:rsidRPr="00000000" w14:paraId="00000BBF">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C0">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BC1">
            <w:pPr>
              <w:rPr>
                <w:sz w:val="24"/>
                <w:szCs w:val="24"/>
              </w:rPr>
            </w:pPr>
            <w:r w:rsidDel="00000000" w:rsidR="00000000" w:rsidRPr="00000000">
              <w:rPr>
                <w:sz w:val="24"/>
                <w:szCs w:val="24"/>
                <w:rtl w:val="0"/>
              </w:rPr>
              <w:t xml:space="preserve">Để trống mã chuyên đề</w:t>
            </w:r>
          </w:p>
        </w:tc>
        <w:tc>
          <w:tcPr/>
          <w:p w:rsidR="00000000" w:rsidDel="00000000" w:rsidP="00000000" w:rsidRDefault="00000000" w:rsidRPr="00000000" w14:paraId="00000BC2">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BC3">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BC4">
            <w:pPr>
              <w:rPr>
                <w:sz w:val="24"/>
                <w:szCs w:val="24"/>
              </w:rPr>
            </w:pPr>
            <w:r w:rsidDel="00000000" w:rsidR="00000000" w:rsidRPr="00000000">
              <w:rPr>
                <w:sz w:val="24"/>
                <w:szCs w:val="24"/>
                <w:rtl w:val="0"/>
              </w:rPr>
              <w:t xml:space="preserve">B3: Để trống mã chuyên đề</w:t>
              <w:br w:type="textWrapping"/>
              <w:t xml:space="preserve">   B4: Click nút thêm</w:t>
            </w:r>
          </w:p>
        </w:tc>
        <w:tc>
          <w:tcPr/>
          <w:p w:rsidR="00000000" w:rsidDel="00000000" w:rsidP="00000000" w:rsidRDefault="00000000" w:rsidRPr="00000000" w14:paraId="00000BC5">
            <w:pPr>
              <w:rPr>
                <w:sz w:val="24"/>
                <w:szCs w:val="24"/>
              </w:rPr>
            </w:pPr>
            <w:r w:rsidDel="00000000" w:rsidR="00000000" w:rsidRPr="00000000">
              <w:rPr>
                <w:sz w:val="24"/>
                <w:szCs w:val="24"/>
                <w:rtl w:val="0"/>
              </w:rPr>
              <w:t xml:space="preserve">Thông báo Không được để trống mã chuyên đề</w:t>
            </w:r>
          </w:p>
        </w:tc>
        <w:tc>
          <w:tcPr/>
          <w:p w:rsidR="00000000" w:rsidDel="00000000" w:rsidP="00000000" w:rsidRDefault="00000000" w:rsidRPr="00000000" w14:paraId="00000BC6">
            <w:pPr>
              <w:rPr>
                <w:sz w:val="24"/>
                <w:szCs w:val="24"/>
              </w:rPr>
            </w:pPr>
            <w:r w:rsidDel="00000000" w:rsidR="00000000" w:rsidRPr="00000000">
              <w:rPr>
                <w:sz w:val="24"/>
                <w:szCs w:val="24"/>
                <w:rtl w:val="0"/>
              </w:rPr>
              <w:t xml:space="preserve">Thông báo Không được để trống mã chuyên đề</w:t>
            </w:r>
          </w:p>
        </w:tc>
        <w:tc>
          <w:tcPr/>
          <w:p w:rsidR="00000000" w:rsidDel="00000000" w:rsidP="00000000" w:rsidRDefault="00000000" w:rsidRPr="00000000" w14:paraId="00000BC7">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C8">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BC9">
            <w:pPr>
              <w:rPr>
                <w:sz w:val="24"/>
                <w:szCs w:val="24"/>
              </w:rPr>
            </w:pPr>
            <w:r w:rsidDel="00000000" w:rsidR="00000000" w:rsidRPr="00000000">
              <w:rPr>
                <w:sz w:val="24"/>
                <w:szCs w:val="24"/>
                <w:rtl w:val="0"/>
              </w:rPr>
              <w:t xml:space="preserve">Nhập mã chuyên đề trên 5 kí tự</w:t>
            </w:r>
          </w:p>
        </w:tc>
        <w:tc>
          <w:tcPr/>
          <w:p w:rsidR="00000000" w:rsidDel="00000000" w:rsidP="00000000" w:rsidRDefault="00000000" w:rsidRPr="00000000" w14:paraId="00000BCA">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BCB">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BCC">
            <w:pPr>
              <w:rPr>
                <w:sz w:val="24"/>
                <w:szCs w:val="24"/>
              </w:rPr>
            </w:pPr>
            <w:r w:rsidDel="00000000" w:rsidR="00000000" w:rsidRPr="00000000">
              <w:rPr>
                <w:sz w:val="24"/>
                <w:szCs w:val="24"/>
                <w:rtl w:val="0"/>
              </w:rPr>
              <w:t xml:space="preserve">B3:Nhập mã chuyên đề “zzzzzz”</w:t>
            </w:r>
          </w:p>
          <w:p w:rsidR="00000000" w:rsidDel="00000000" w:rsidP="00000000" w:rsidRDefault="00000000" w:rsidRPr="00000000" w14:paraId="00000BCD">
            <w:pPr>
              <w:rPr>
                <w:sz w:val="24"/>
                <w:szCs w:val="24"/>
              </w:rPr>
            </w:pPr>
            <w:r w:rsidDel="00000000" w:rsidR="00000000" w:rsidRPr="00000000">
              <w:rPr>
                <w:sz w:val="24"/>
                <w:szCs w:val="24"/>
                <w:rtl w:val="0"/>
              </w:rPr>
              <w:t xml:space="preserve">   B4: Click nút thêm</w:t>
            </w:r>
          </w:p>
        </w:tc>
        <w:tc>
          <w:tcPr/>
          <w:p w:rsidR="00000000" w:rsidDel="00000000" w:rsidP="00000000" w:rsidRDefault="00000000" w:rsidRPr="00000000" w14:paraId="00000BCE">
            <w:pPr>
              <w:rPr>
                <w:sz w:val="24"/>
                <w:szCs w:val="24"/>
              </w:rPr>
            </w:pPr>
            <w:r w:rsidDel="00000000" w:rsidR="00000000" w:rsidRPr="00000000">
              <w:rPr>
                <w:sz w:val="24"/>
                <w:szCs w:val="24"/>
                <w:rtl w:val="0"/>
              </w:rPr>
              <w:t xml:space="preserve">Thông báo phải có đúng 5 kí tự chữ thường, chữ hoa và số</w:t>
            </w:r>
          </w:p>
        </w:tc>
        <w:tc>
          <w:tcPr/>
          <w:p w:rsidR="00000000" w:rsidDel="00000000" w:rsidP="00000000" w:rsidRDefault="00000000" w:rsidRPr="00000000" w14:paraId="00000BCF">
            <w:pPr>
              <w:rPr>
                <w:sz w:val="24"/>
                <w:szCs w:val="24"/>
              </w:rPr>
            </w:pPr>
            <w:r w:rsidDel="00000000" w:rsidR="00000000" w:rsidRPr="00000000">
              <w:rPr>
                <w:sz w:val="24"/>
                <w:szCs w:val="24"/>
                <w:rtl w:val="0"/>
              </w:rPr>
              <w:t xml:space="preserve">Thông báo phải có đúng 5 kí tự chữ thường, chữ hoa và số</w:t>
            </w:r>
          </w:p>
        </w:tc>
        <w:tc>
          <w:tcPr/>
          <w:p w:rsidR="00000000" w:rsidDel="00000000" w:rsidP="00000000" w:rsidRDefault="00000000" w:rsidRPr="00000000" w14:paraId="00000BD0">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D1">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BD2">
            <w:pPr>
              <w:rPr>
                <w:sz w:val="24"/>
                <w:szCs w:val="24"/>
              </w:rPr>
            </w:pPr>
            <w:r w:rsidDel="00000000" w:rsidR="00000000" w:rsidRPr="00000000">
              <w:rPr>
                <w:sz w:val="24"/>
                <w:szCs w:val="24"/>
                <w:rtl w:val="0"/>
              </w:rPr>
              <w:t xml:space="preserve">Để trống tên chuyên đề</w:t>
            </w:r>
          </w:p>
        </w:tc>
        <w:tc>
          <w:tcPr/>
          <w:p w:rsidR="00000000" w:rsidDel="00000000" w:rsidP="00000000" w:rsidRDefault="00000000" w:rsidRPr="00000000" w14:paraId="00000BD3">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BD4">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BD5">
            <w:pPr>
              <w:rPr>
                <w:sz w:val="24"/>
                <w:szCs w:val="24"/>
              </w:rPr>
            </w:pPr>
            <w:r w:rsidDel="00000000" w:rsidR="00000000" w:rsidRPr="00000000">
              <w:rPr>
                <w:sz w:val="24"/>
                <w:szCs w:val="24"/>
                <w:rtl w:val="0"/>
              </w:rPr>
              <w:t xml:space="preserve">B3:Nhập mã chuyên đề “zzzzzz”</w:t>
            </w:r>
          </w:p>
          <w:p w:rsidR="00000000" w:rsidDel="00000000" w:rsidP="00000000" w:rsidRDefault="00000000" w:rsidRPr="00000000" w14:paraId="00000BD6">
            <w:pPr>
              <w:rPr>
                <w:sz w:val="24"/>
                <w:szCs w:val="24"/>
              </w:rPr>
            </w:pPr>
            <w:r w:rsidDel="00000000" w:rsidR="00000000" w:rsidRPr="00000000">
              <w:rPr>
                <w:sz w:val="24"/>
                <w:szCs w:val="24"/>
                <w:rtl w:val="0"/>
              </w:rPr>
              <w:t xml:space="preserve">B4: Để trống tên chuyên đề</w:t>
            </w:r>
          </w:p>
          <w:p w:rsidR="00000000" w:rsidDel="00000000" w:rsidP="00000000" w:rsidRDefault="00000000" w:rsidRPr="00000000" w14:paraId="00000BD7">
            <w:pPr>
              <w:rPr>
                <w:sz w:val="24"/>
                <w:szCs w:val="24"/>
              </w:rPr>
            </w:pPr>
            <w:r w:rsidDel="00000000" w:rsidR="00000000" w:rsidRPr="00000000">
              <w:rPr>
                <w:sz w:val="24"/>
                <w:szCs w:val="24"/>
                <w:rtl w:val="0"/>
              </w:rPr>
              <w:t xml:space="preserve">   B5: Click nút thêm</w:t>
            </w:r>
          </w:p>
        </w:tc>
        <w:tc>
          <w:tcPr/>
          <w:p w:rsidR="00000000" w:rsidDel="00000000" w:rsidP="00000000" w:rsidRDefault="00000000" w:rsidRPr="00000000" w14:paraId="00000BD8">
            <w:pPr>
              <w:rPr>
                <w:sz w:val="24"/>
                <w:szCs w:val="24"/>
              </w:rPr>
            </w:pPr>
            <w:r w:rsidDel="00000000" w:rsidR="00000000" w:rsidRPr="00000000">
              <w:rPr>
                <w:sz w:val="24"/>
                <w:szCs w:val="24"/>
                <w:rtl w:val="0"/>
              </w:rPr>
              <w:t xml:space="preserve">Thông báo không được để trống tên chuyên đề</w:t>
            </w:r>
          </w:p>
        </w:tc>
        <w:tc>
          <w:tcPr/>
          <w:p w:rsidR="00000000" w:rsidDel="00000000" w:rsidP="00000000" w:rsidRDefault="00000000" w:rsidRPr="00000000" w14:paraId="00000BD9">
            <w:pPr>
              <w:rPr>
                <w:sz w:val="24"/>
                <w:szCs w:val="24"/>
              </w:rPr>
            </w:pPr>
            <w:r w:rsidDel="00000000" w:rsidR="00000000" w:rsidRPr="00000000">
              <w:rPr>
                <w:sz w:val="24"/>
                <w:szCs w:val="24"/>
                <w:rtl w:val="0"/>
              </w:rPr>
              <w:t xml:space="preserve">Thông báo không được để trống tên chuyên đề</w:t>
            </w:r>
          </w:p>
        </w:tc>
        <w:tc>
          <w:tcPr/>
          <w:p w:rsidR="00000000" w:rsidDel="00000000" w:rsidP="00000000" w:rsidRDefault="00000000" w:rsidRPr="00000000" w14:paraId="00000BDA">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DB">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BDC">
            <w:pPr>
              <w:rPr>
                <w:sz w:val="24"/>
                <w:szCs w:val="24"/>
              </w:rPr>
            </w:pPr>
            <w:r w:rsidDel="00000000" w:rsidR="00000000" w:rsidRPr="00000000">
              <w:rPr>
                <w:sz w:val="24"/>
                <w:szCs w:val="24"/>
                <w:rtl w:val="0"/>
              </w:rPr>
              <w:t xml:space="preserve">Để trống Thời Lượng</w:t>
            </w:r>
          </w:p>
        </w:tc>
        <w:tc>
          <w:tcPr/>
          <w:p w:rsidR="00000000" w:rsidDel="00000000" w:rsidP="00000000" w:rsidRDefault="00000000" w:rsidRPr="00000000" w14:paraId="00000BDD">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BDE">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BDF">
            <w:pPr>
              <w:rPr>
                <w:sz w:val="24"/>
                <w:szCs w:val="24"/>
              </w:rPr>
            </w:pPr>
            <w:r w:rsidDel="00000000" w:rsidR="00000000" w:rsidRPr="00000000">
              <w:rPr>
                <w:sz w:val="24"/>
                <w:szCs w:val="24"/>
                <w:rtl w:val="0"/>
              </w:rPr>
              <w:t xml:space="preserve">B3:Nhập mã chuyên đề “zzzzzz”</w:t>
            </w:r>
          </w:p>
          <w:p w:rsidR="00000000" w:rsidDel="00000000" w:rsidP="00000000" w:rsidRDefault="00000000" w:rsidRPr="00000000" w14:paraId="00000BE0">
            <w:pPr>
              <w:rPr>
                <w:sz w:val="24"/>
                <w:szCs w:val="24"/>
              </w:rPr>
            </w:pPr>
            <w:r w:rsidDel="00000000" w:rsidR="00000000" w:rsidRPr="00000000">
              <w:rPr>
                <w:sz w:val="24"/>
                <w:szCs w:val="24"/>
                <w:rtl w:val="0"/>
              </w:rPr>
              <w:t xml:space="preserve">B4:Nhập tên chuyên đề “PHP01” </w:t>
            </w:r>
          </w:p>
          <w:p w:rsidR="00000000" w:rsidDel="00000000" w:rsidP="00000000" w:rsidRDefault="00000000" w:rsidRPr="00000000" w14:paraId="00000BE1">
            <w:pPr>
              <w:rPr>
                <w:sz w:val="24"/>
                <w:szCs w:val="24"/>
              </w:rPr>
            </w:pPr>
            <w:r w:rsidDel="00000000" w:rsidR="00000000" w:rsidRPr="00000000">
              <w:rPr>
                <w:sz w:val="24"/>
                <w:szCs w:val="24"/>
                <w:rtl w:val="0"/>
              </w:rPr>
              <w:t xml:space="preserve">B5: để trống thời lượng  </w:t>
            </w:r>
          </w:p>
          <w:p w:rsidR="00000000" w:rsidDel="00000000" w:rsidP="00000000" w:rsidRDefault="00000000" w:rsidRPr="00000000" w14:paraId="00000BE2">
            <w:pPr>
              <w:rPr>
                <w:sz w:val="24"/>
                <w:szCs w:val="24"/>
              </w:rPr>
            </w:pPr>
            <w:r w:rsidDel="00000000" w:rsidR="00000000" w:rsidRPr="00000000">
              <w:rPr>
                <w:sz w:val="24"/>
                <w:szCs w:val="24"/>
                <w:rtl w:val="0"/>
              </w:rPr>
              <w:t xml:space="preserve">B6: Click nút thêm</w:t>
            </w:r>
          </w:p>
        </w:tc>
        <w:tc>
          <w:tcPr/>
          <w:p w:rsidR="00000000" w:rsidDel="00000000" w:rsidP="00000000" w:rsidRDefault="00000000" w:rsidRPr="00000000" w14:paraId="00000BE3">
            <w:pPr>
              <w:rPr>
                <w:sz w:val="24"/>
                <w:szCs w:val="24"/>
              </w:rPr>
            </w:pPr>
            <w:r w:rsidDel="00000000" w:rsidR="00000000" w:rsidRPr="00000000">
              <w:rPr>
                <w:sz w:val="24"/>
                <w:szCs w:val="24"/>
                <w:rtl w:val="0"/>
              </w:rPr>
              <w:t xml:space="preserve">Thông bào không được để trống thời lượng</w:t>
            </w:r>
          </w:p>
        </w:tc>
        <w:tc>
          <w:tcPr/>
          <w:p w:rsidR="00000000" w:rsidDel="00000000" w:rsidP="00000000" w:rsidRDefault="00000000" w:rsidRPr="00000000" w14:paraId="00000BE4">
            <w:pPr>
              <w:rPr>
                <w:sz w:val="24"/>
                <w:szCs w:val="24"/>
              </w:rPr>
            </w:pPr>
            <w:r w:rsidDel="00000000" w:rsidR="00000000" w:rsidRPr="00000000">
              <w:rPr>
                <w:sz w:val="24"/>
                <w:szCs w:val="24"/>
                <w:rtl w:val="0"/>
              </w:rPr>
              <w:t xml:space="preserve">Thông bào không được để trống thời lượng</w:t>
            </w:r>
          </w:p>
        </w:tc>
        <w:tc>
          <w:tcPr/>
          <w:p w:rsidR="00000000" w:rsidDel="00000000" w:rsidP="00000000" w:rsidRDefault="00000000" w:rsidRPr="00000000" w14:paraId="00000BE5">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E6">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BE7">
            <w:pPr>
              <w:rPr>
                <w:sz w:val="24"/>
                <w:szCs w:val="24"/>
              </w:rPr>
            </w:pPr>
            <w:r w:rsidDel="00000000" w:rsidR="00000000" w:rsidRPr="00000000">
              <w:rPr>
                <w:sz w:val="24"/>
                <w:szCs w:val="24"/>
                <w:rtl w:val="0"/>
              </w:rPr>
              <w:t xml:space="preserve">Nhập thời lượng bằng kí tự</w:t>
            </w:r>
          </w:p>
        </w:tc>
        <w:tc>
          <w:tcPr/>
          <w:p w:rsidR="00000000" w:rsidDel="00000000" w:rsidP="00000000" w:rsidRDefault="00000000" w:rsidRPr="00000000" w14:paraId="00000BE8">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BE9">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BEA">
            <w:pPr>
              <w:rPr>
                <w:sz w:val="24"/>
                <w:szCs w:val="24"/>
              </w:rPr>
            </w:pPr>
            <w:r w:rsidDel="00000000" w:rsidR="00000000" w:rsidRPr="00000000">
              <w:rPr>
                <w:sz w:val="24"/>
                <w:szCs w:val="24"/>
                <w:rtl w:val="0"/>
              </w:rPr>
              <w:t xml:space="preserve">B3:Nhập mã chuyên đề “zzzzzz”</w:t>
            </w:r>
          </w:p>
          <w:p w:rsidR="00000000" w:rsidDel="00000000" w:rsidP="00000000" w:rsidRDefault="00000000" w:rsidRPr="00000000" w14:paraId="00000BEB">
            <w:pPr>
              <w:rPr>
                <w:sz w:val="24"/>
                <w:szCs w:val="24"/>
              </w:rPr>
            </w:pPr>
            <w:r w:rsidDel="00000000" w:rsidR="00000000" w:rsidRPr="00000000">
              <w:rPr>
                <w:sz w:val="24"/>
                <w:szCs w:val="24"/>
                <w:rtl w:val="0"/>
              </w:rPr>
              <w:t xml:space="preserve">B4:Nhập tên chuyên đề “PHP01” </w:t>
            </w:r>
          </w:p>
          <w:p w:rsidR="00000000" w:rsidDel="00000000" w:rsidP="00000000" w:rsidRDefault="00000000" w:rsidRPr="00000000" w14:paraId="00000BEC">
            <w:pPr>
              <w:rPr>
                <w:sz w:val="24"/>
                <w:szCs w:val="24"/>
              </w:rPr>
            </w:pPr>
            <w:r w:rsidDel="00000000" w:rsidR="00000000" w:rsidRPr="00000000">
              <w:rPr>
                <w:sz w:val="24"/>
                <w:szCs w:val="24"/>
                <w:rtl w:val="0"/>
              </w:rPr>
              <w:t xml:space="preserve">B5:Nhập thời lượng “zzzz” </w:t>
            </w:r>
          </w:p>
          <w:p w:rsidR="00000000" w:rsidDel="00000000" w:rsidP="00000000" w:rsidRDefault="00000000" w:rsidRPr="00000000" w14:paraId="00000BED">
            <w:pPr>
              <w:rPr>
                <w:sz w:val="24"/>
                <w:szCs w:val="24"/>
              </w:rPr>
            </w:pPr>
            <w:r w:rsidDel="00000000" w:rsidR="00000000" w:rsidRPr="00000000">
              <w:rPr>
                <w:sz w:val="24"/>
                <w:szCs w:val="24"/>
                <w:rtl w:val="0"/>
              </w:rPr>
              <w:t xml:space="preserve">B6: Click nút thêm</w:t>
            </w:r>
          </w:p>
        </w:tc>
        <w:tc>
          <w:tcPr/>
          <w:p w:rsidR="00000000" w:rsidDel="00000000" w:rsidP="00000000" w:rsidRDefault="00000000" w:rsidRPr="00000000" w14:paraId="00000BEE">
            <w:pPr>
              <w:rPr>
                <w:sz w:val="24"/>
                <w:szCs w:val="24"/>
              </w:rPr>
            </w:pPr>
            <w:r w:rsidDel="00000000" w:rsidR="00000000" w:rsidRPr="00000000">
              <w:rPr>
                <w:sz w:val="24"/>
                <w:szCs w:val="24"/>
                <w:rtl w:val="0"/>
              </w:rPr>
              <w:t xml:space="preserve">Thông báo thời lượng phải là số nguyên</w:t>
            </w:r>
          </w:p>
        </w:tc>
        <w:tc>
          <w:tcPr/>
          <w:p w:rsidR="00000000" w:rsidDel="00000000" w:rsidP="00000000" w:rsidRDefault="00000000" w:rsidRPr="00000000" w14:paraId="00000BEF">
            <w:pPr>
              <w:rPr>
                <w:sz w:val="24"/>
                <w:szCs w:val="24"/>
              </w:rPr>
            </w:pPr>
            <w:r w:rsidDel="00000000" w:rsidR="00000000" w:rsidRPr="00000000">
              <w:rPr>
                <w:sz w:val="24"/>
                <w:szCs w:val="24"/>
                <w:rtl w:val="0"/>
              </w:rPr>
              <w:t xml:space="preserve">Thông báo thời lượng phải là số nguyên</w:t>
            </w:r>
          </w:p>
        </w:tc>
        <w:tc>
          <w:tcPr/>
          <w:p w:rsidR="00000000" w:rsidDel="00000000" w:rsidP="00000000" w:rsidRDefault="00000000" w:rsidRPr="00000000" w14:paraId="00000BF0">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F1">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BF2">
            <w:pPr>
              <w:rPr>
                <w:sz w:val="24"/>
                <w:szCs w:val="24"/>
              </w:rPr>
            </w:pPr>
            <w:r w:rsidDel="00000000" w:rsidR="00000000" w:rsidRPr="00000000">
              <w:rPr>
                <w:sz w:val="24"/>
                <w:szCs w:val="24"/>
                <w:rtl w:val="0"/>
              </w:rPr>
              <w:t xml:space="preserve">Bỏ trống học phí</w:t>
            </w:r>
          </w:p>
        </w:tc>
        <w:tc>
          <w:tcPr/>
          <w:p w:rsidR="00000000" w:rsidDel="00000000" w:rsidP="00000000" w:rsidRDefault="00000000" w:rsidRPr="00000000" w14:paraId="00000BF3">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BF4">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BF5">
            <w:pPr>
              <w:rPr>
                <w:sz w:val="24"/>
                <w:szCs w:val="24"/>
              </w:rPr>
            </w:pPr>
            <w:r w:rsidDel="00000000" w:rsidR="00000000" w:rsidRPr="00000000">
              <w:rPr>
                <w:sz w:val="24"/>
                <w:szCs w:val="24"/>
                <w:rtl w:val="0"/>
              </w:rPr>
              <w:t xml:space="preserve">B3:Nhập mã chuyên đề “zzzzzz”</w:t>
            </w:r>
          </w:p>
          <w:p w:rsidR="00000000" w:rsidDel="00000000" w:rsidP="00000000" w:rsidRDefault="00000000" w:rsidRPr="00000000" w14:paraId="00000BF6">
            <w:pPr>
              <w:rPr>
                <w:sz w:val="24"/>
                <w:szCs w:val="24"/>
              </w:rPr>
            </w:pPr>
            <w:r w:rsidDel="00000000" w:rsidR="00000000" w:rsidRPr="00000000">
              <w:rPr>
                <w:sz w:val="24"/>
                <w:szCs w:val="24"/>
                <w:rtl w:val="0"/>
              </w:rPr>
              <w:t xml:space="preserve">B4:Nhập tên chuyên đề “PHP01” </w:t>
            </w:r>
          </w:p>
          <w:p w:rsidR="00000000" w:rsidDel="00000000" w:rsidP="00000000" w:rsidRDefault="00000000" w:rsidRPr="00000000" w14:paraId="00000BF7">
            <w:pPr>
              <w:rPr>
                <w:sz w:val="24"/>
                <w:szCs w:val="24"/>
              </w:rPr>
            </w:pPr>
            <w:r w:rsidDel="00000000" w:rsidR="00000000" w:rsidRPr="00000000">
              <w:rPr>
                <w:sz w:val="24"/>
                <w:szCs w:val="24"/>
                <w:rtl w:val="0"/>
              </w:rPr>
              <w:t xml:space="preserve">B5:Nhập thời lượng “zzzz” </w:t>
            </w:r>
          </w:p>
          <w:p w:rsidR="00000000" w:rsidDel="00000000" w:rsidP="00000000" w:rsidRDefault="00000000" w:rsidRPr="00000000" w14:paraId="00000BF8">
            <w:pPr>
              <w:rPr>
                <w:sz w:val="24"/>
                <w:szCs w:val="24"/>
              </w:rPr>
            </w:pPr>
            <w:r w:rsidDel="00000000" w:rsidR="00000000" w:rsidRPr="00000000">
              <w:rPr>
                <w:sz w:val="24"/>
                <w:szCs w:val="24"/>
                <w:rtl w:val="0"/>
              </w:rPr>
              <w:t xml:space="preserve">B6: Bỏ trống học phí</w:t>
            </w:r>
          </w:p>
          <w:p w:rsidR="00000000" w:rsidDel="00000000" w:rsidP="00000000" w:rsidRDefault="00000000" w:rsidRPr="00000000" w14:paraId="00000BF9">
            <w:pPr>
              <w:rPr>
                <w:sz w:val="24"/>
                <w:szCs w:val="24"/>
              </w:rPr>
            </w:pPr>
            <w:r w:rsidDel="00000000" w:rsidR="00000000" w:rsidRPr="00000000">
              <w:rPr>
                <w:sz w:val="24"/>
                <w:szCs w:val="24"/>
                <w:rtl w:val="0"/>
              </w:rPr>
              <w:t xml:space="preserve">B7: Click nút thêm</w:t>
            </w:r>
          </w:p>
        </w:tc>
        <w:tc>
          <w:tcPr/>
          <w:p w:rsidR="00000000" w:rsidDel="00000000" w:rsidP="00000000" w:rsidRDefault="00000000" w:rsidRPr="00000000" w14:paraId="00000BFA">
            <w:pPr>
              <w:rPr>
                <w:sz w:val="24"/>
                <w:szCs w:val="24"/>
              </w:rPr>
            </w:pPr>
            <w:r w:rsidDel="00000000" w:rsidR="00000000" w:rsidRPr="00000000">
              <w:rPr>
                <w:sz w:val="24"/>
                <w:szCs w:val="24"/>
                <w:rtl w:val="0"/>
              </w:rPr>
              <w:t xml:space="preserve">Thông báo không được bỏ trống học phí</w:t>
            </w:r>
          </w:p>
        </w:tc>
        <w:tc>
          <w:tcPr/>
          <w:p w:rsidR="00000000" w:rsidDel="00000000" w:rsidP="00000000" w:rsidRDefault="00000000" w:rsidRPr="00000000" w14:paraId="00000BFB">
            <w:pPr>
              <w:rPr>
                <w:sz w:val="24"/>
                <w:szCs w:val="24"/>
              </w:rPr>
            </w:pPr>
            <w:r w:rsidDel="00000000" w:rsidR="00000000" w:rsidRPr="00000000">
              <w:rPr>
                <w:sz w:val="24"/>
                <w:szCs w:val="24"/>
                <w:rtl w:val="0"/>
              </w:rPr>
              <w:t xml:space="preserve">Thông báo không được bỏ trống học phí</w:t>
            </w:r>
          </w:p>
        </w:tc>
        <w:tc>
          <w:tcPr/>
          <w:p w:rsidR="00000000" w:rsidDel="00000000" w:rsidP="00000000" w:rsidRDefault="00000000" w:rsidRPr="00000000" w14:paraId="00000BFC">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BFD">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BFE">
            <w:pPr>
              <w:rPr>
                <w:sz w:val="24"/>
                <w:szCs w:val="24"/>
              </w:rPr>
            </w:pPr>
            <w:r w:rsidDel="00000000" w:rsidR="00000000" w:rsidRPr="00000000">
              <w:rPr>
                <w:sz w:val="24"/>
                <w:szCs w:val="24"/>
                <w:rtl w:val="0"/>
              </w:rPr>
              <w:t xml:space="preserve">Nhập học phí bằng kí tự</w:t>
            </w:r>
          </w:p>
        </w:tc>
        <w:tc>
          <w:tcPr/>
          <w:p w:rsidR="00000000" w:rsidDel="00000000" w:rsidP="00000000" w:rsidRDefault="00000000" w:rsidRPr="00000000" w14:paraId="00000BFF">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C00">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01">
            <w:pPr>
              <w:rPr>
                <w:sz w:val="24"/>
                <w:szCs w:val="24"/>
              </w:rPr>
            </w:pPr>
            <w:r w:rsidDel="00000000" w:rsidR="00000000" w:rsidRPr="00000000">
              <w:rPr>
                <w:sz w:val="24"/>
                <w:szCs w:val="24"/>
                <w:rtl w:val="0"/>
              </w:rPr>
              <w:t xml:space="preserve">B3:Nhập mã chuyên đề “zzzzzz”</w:t>
            </w:r>
          </w:p>
          <w:p w:rsidR="00000000" w:rsidDel="00000000" w:rsidP="00000000" w:rsidRDefault="00000000" w:rsidRPr="00000000" w14:paraId="00000C02">
            <w:pPr>
              <w:rPr>
                <w:sz w:val="24"/>
                <w:szCs w:val="24"/>
              </w:rPr>
            </w:pPr>
            <w:r w:rsidDel="00000000" w:rsidR="00000000" w:rsidRPr="00000000">
              <w:rPr>
                <w:sz w:val="24"/>
                <w:szCs w:val="24"/>
                <w:rtl w:val="0"/>
              </w:rPr>
              <w:t xml:space="preserve">B4:Nhập tên chuyên đề “PHP01” </w:t>
            </w:r>
          </w:p>
          <w:p w:rsidR="00000000" w:rsidDel="00000000" w:rsidP="00000000" w:rsidRDefault="00000000" w:rsidRPr="00000000" w14:paraId="00000C03">
            <w:pPr>
              <w:rPr>
                <w:sz w:val="24"/>
                <w:szCs w:val="24"/>
              </w:rPr>
            </w:pPr>
            <w:r w:rsidDel="00000000" w:rsidR="00000000" w:rsidRPr="00000000">
              <w:rPr>
                <w:sz w:val="24"/>
                <w:szCs w:val="24"/>
                <w:rtl w:val="0"/>
              </w:rPr>
              <w:t xml:space="preserve">B5:Nhập thời lượng “500” </w:t>
            </w:r>
          </w:p>
          <w:p w:rsidR="00000000" w:rsidDel="00000000" w:rsidP="00000000" w:rsidRDefault="00000000" w:rsidRPr="00000000" w14:paraId="00000C04">
            <w:pPr>
              <w:rPr>
                <w:sz w:val="24"/>
                <w:szCs w:val="24"/>
              </w:rPr>
            </w:pPr>
            <w:r w:rsidDel="00000000" w:rsidR="00000000" w:rsidRPr="00000000">
              <w:rPr>
                <w:sz w:val="24"/>
                <w:szCs w:val="24"/>
                <w:rtl w:val="0"/>
              </w:rPr>
              <w:t xml:space="preserve">B6:Nhập học phí “ zzzz”</w:t>
            </w:r>
          </w:p>
          <w:p w:rsidR="00000000" w:rsidDel="00000000" w:rsidP="00000000" w:rsidRDefault="00000000" w:rsidRPr="00000000" w14:paraId="00000C05">
            <w:pPr>
              <w:rPr>
                <w:sz w:val="24"/>
                <w:szCs w:val="24"/>
              </w:rPr>
            </w:pPr>
            <w:r w:rsidDel="00000000" w:rsidR="00000000" w:rsidRPr="00000000">
              <w:rPr>
                <w:sz w:val="24"/>
                <w:szCs w:val="24"/>
                <w:rtl w:val="0"/>
              </w:rPr>
              <w:t xml:space="preserve">B7: Click nút thêm</w:t>
            </w:r>
          </w:p>
        </w:tc>
        <w:tc>
          <w:tcPr/>
          <w:p w:rsidR="00000000" w:rsidDel="00000000" w:rsidP="00000000" w:rsidRDefault="00000000" w:rsidRPr="00000000" w14:paraId="00000C06">
            <w:pPr>
              <w:rPr>
                <w:sz w:val="24"/>
                <w:szCs w:val="24"/>
              </w:rPr>
            </w:pPr>
            <w:r w:rsidDel="00000000" w:rsidR="00000000" w:rsidRPr="00000000">
              <w:rPr>
                <w:sz w:val="24"/>
                <w:szCs w:val="24"/>
                <w:rtl w:val="0"/>
              </w:rPr>
              <w:t xml:space="preserve">Thông báo học phí phải là số thực</w:t>
            </w:r>
          </w:p>
        </w:tc>
        <w:tc>
          <w:tcPr/>
          <w:p w:rsidR="00000000" w:rsidDel="00000000" w:rsidP="00000000" w:rsidRDefault="00000000" w:rsidRPr="00000000" w14:paraId="00000C07">
            <w:pPr>
              <w:rPr>
                <w:sz w:val="24"/>
                <w:szCs w:val="24"/>
              </w:rPr>
            </w:pPr>
            <w:r w:rsidDel="00000000" w:rsidR="00000000" w:rsidRPr="00000000">
              <w:rPr>
                <w:sz w:val="24"/>
                <w:szCs w:val="24"/>
                <w:rtl w:val="0"/>
              </w:rPr>
              <w:t xml:space="preserve">Thông báo học phí phải là số thực</w:t>
            </w:r>
          </w:p>
        </w:tc>
        <w:tc>
          <w:tcPr/>
          <w:p w:rsidR="00000000" w:rsidDel="00000000" w:rsidP="00000000" w:rsidRDefault="00000000" w:rsidRPr="00000000" w14:paraId="00000C08">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09">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C0A">
            <w:pPr>
              <w:rPr>
                <w:sz w:val="24"/>
                <w:szCs w:val="24"/>
              </w:rPr>
            </w:pPr>
            <w:r w:rsidDel="00000000" w:rsidR="00000000" w:rsidRPr="00000000">
              <w:rPr>
                <w:sz w:val="24"/>
                <w:szCs w:val="24"/>
                <w:rtl w:val="0"/>
              </w:rPr>
              <w:t xml:space="preserve">Bỏ trống hình</w:t>
            </w:r>
          </w:p>
        </w:tc>
        <w:tc>
          <w:tcPr/>
          <w:p w:rsidR="00000000" w:rsidDel="00000000" w:rsidP="00000000" w:rsidRDefault="00000000" w:rsidRPr="00000000" w14:paraId="00000C0B">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C0C">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0D">
            <w:pPr>
              <w:rPr>
                <w:sz w:val="24"/>
                <w:szCs w:val="24"/>
              </w:rPr>
            </w:pPr>
            <w:r w:rsidDel="00000000" w:rsidR="00000000" w:rsidRPr="00000000">
              <w:rPr>
                <w:sz w:val="24"/>
                <w:szCs w:val="24"/>
                <w:rtl w:val="0"/>
              </w:rPr>
              <w:t xml:space="preserve">B3:Nhập mã chuyên đề “zzzzzz”</w:t>
            </w:r>
          </w:p>
          <w:p w:rsidR="00000000" w:rsidDel="00000000" w:rsidP="00000000" w:rsidRDefault="00000000" w:rsidRPr="00000000" w14:paraId="00000C0E">
            <w:pPr>
              <w:rPr>
                <w:sz w:val="24"/>
                <w:szCs w:val="24"/>
              </w:rPr>
            </w:pPr>
            <w:r w:rsidDel="00000000" w:rsidR="00000000" w:rsidRPr="00000000">
              <w:rPr>
                <w:sz w:val="24"/>
                <w:szCs w:val="24"/>
                <w:rtl w:val="0"/>
              </w:rPr>
              <w:t xml:space="preserve">B4:Nhập tên chuyên đề “PHP01” </w:t>
            </w:r>
          </w:p>
          <w:p w:rsidR="00000000" w:rsidDel="00000000" w:rsidP="00000000" w:rsidRDefault="00000000" w:rsidRPr="00000000" w14:paraId="00000C0F">
            <w:pPr>
              <w:rPr>
                <w:sz w:val="24"/>
                <w:szCs w:val="24"/>
              </w:rPr>
            </w:pPr>
            <w:r w:rsidDel="00000000" w:rsidR="00000000" w:rsidRPr="00000000">
              <w:rPr>
                <w:sz w:val="24"/>
                <w:szCs w:val="24"/>
                <w:rtl w:val="0"/>
              </w:rPr>
              <w:t xml:space="preserve">B5:Nhập thời lượng “500” </w:t>
            </w:r>
          </w:p>
          <w:p w:rsidR="00000000" w:rsidDel="00000000" w:rsidP="00000000" w:rsidRDefault="00000000" w:rsidRPr="00000000" w14:paraId="00000C10">
            <w:pPr>
              <w:rPr>
                <w:sz w:val="24"/>
                <w:szCs w:val="24"/>
              </w:rPr>
            </w:pPr>
            <w:r w:rsidDel="00000000" w:rsidR="00000000" w:rsidRPr="00000000">
              <w:rPr>
                <w:sz w:val="24"/>
                <w:szCs w:val="24"/>
                <w:rtl w:val="0"/>
              </w:rPr>
              <w:t xml:space="preserve">B6:Nhập học phí “ 500”</w:t>
            </w:r>
          </w:p>
          <w:p w:rsidR="00000000" w:rsidDel="00000000" w:rsidP="00000000" w:rsidRDefault="00000000" w:rsidRPr="00000000" w14:paraId="00000C11">
            <w:pPr>
              <w:rPr>
                <w:sz w:val="24"/>
                <w:szCs w:val="24"/>
              </w:rPr>
            </w:pPr>
            <w:r w:rsidDel="00000000" w:rsidR="00000000" w:rsidRPr="00000000">
              <w:rPr>
                <w:sz w:val="24"/>
                <w:szCs w:val="24"/>
                <w:rtl w:val="0"/>
              </w:rPr>
              <w:t xml:space="preserve">B7: Không thêm hình</w:t>
            </w:r>
          </w:p>
          <w:p w:rsidR="00000000" w:rsidDel="00000000" w:rsidP="00000000" w:rsidRDefault="00000000" w:rsidRPr="00000000" w14:paraId="00000C12">
            <w:pPr>
              <w:rPr>
                <w:sz w:val="24"/>
                <w:szCs w:val="24"/>
              </w:rPr>
            </w:pPr>
            <w:r w:rsidDel="00000000" w:rsidR="00000000" w:rsidRPr="00000000">
              <w:rPr>
                <w:sz w:val="24"/>
                <w:szCs w:val="24"/>
                <w:rtl w:val="0"/>
              </w:rPr>
              <w:t xml:space="preserve">B8: Click nút thêm</w:t>
            </w:r>
          </w:p>
        </w:tc>
        <w:tc>
          <w:tcPr/>
          <w:p w:rsidR="00000000" w:rsidDel="00000000" w:rsidP="00000000" w:rsidRDefault="00000000" w:rsidRPr="00000000" w14:paraId="00000C13">
            <w:pPr>
              <w:rPr>
                <w:sz w:val="24"/>
                <w:szCs w:val="24"/>
              </w:rPr>
            </w:pPr>
            <w:r w:rsidDel="00000000" w:rsidR="00000000" w:rsidRPr="00000000">
              <w:rPr>
                <w:sz w:val="24"/>
                <w:szCs w:val="24"/>
                <w:rtl w:val="0"/>
              </w:rPr>
              <w:t xml:space="preserve">Thông báo không được để trống hình </w:t>
            </w:r>
          </w:p>
        </w:tc>
        <w:tc>
          <w:tcPr/>
          <w:p w:rsidR="00000000" w:rsidDel="00000000" w:rsidP="00000000" w:rsidRDefault="00000000" w:rsidRPr="00000000" w14:paraId="00000C14">
            <w:pPr>
              <w:rPr>
                <w:sz w:val="24"/>
                <w:szCs w:val="24"/>
              </w:rPr>
            </w:pPr>
            <w:r w:rsidDel="00000000" w:rsidR="00000000" w:rsidRPr="00000000">
              <w:rPr>
                <w:sz w:val="24"/>
                <w:szCs w:val="24"/>
                <w:rtl w:val="0"/>
              </w:rPr>
              <w:t xml:space="preserve">Thông báo không được để trống hình</w:t>
            </w:r>
          </w:p>
        </w:tc>
        <w:tc>
          <w:tcPr/>
          <w:p w:rsidR="00000000" w:rsidDel="00000000" w:rsidP="00000000" w:rsidRDefault="00000000" w:rsidRPr="00000000" w14:paraId="00000C15">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16">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C17">
            <w:pPr>
              <w:rPr>
                <w:sz w:val="24"/>
                <w:szCs w:val="24"/>
              </w:rPr>
            </w:pPr>
            <w:r w:rsidDel="00000000" w:rsidR="00000000" w:rsidRPr="00000000">
              <w:rPr>
                <w:sz w:val="24"/>
                <w:szCs w:val="24"/>
                <w:rtl w:val="0"/>
              </w:rPr>
              <w:t xml:space="preserve">Kiểm tra trùng mã chuyên đề</w:t>
            </w:r>
          </w:p>
        </w:tc>
        <w:tc>
          <w:tcPr/>
          <w:p w:rsidR="00000000" w:rsidDel="00000000" w:rsidP="00000000" w:rsidRDefault="00000000" w:rsidRPr="00000000" w14:paraId="00000C18">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C19">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1A">
            <w:pPr>
              <w:rPr>
                <w:sz w:val="24"/>
                <w:szCs w:val="24"/>
              </w:rPr>
            </w:pPr>
            <w:r w:rsidDel="00000000" w:rsidR="00000000" w:rsidRPr="00000000">
              <w:rPr>
                <w:sz w:val="24"/>
                <w:szCs w:val="24"/>
                <w:rtl w:val="0"/>
              </w:rPr>
              <w:t xml:space="preserve">B3: Thêm chuyên đề có mã “Test1”</w:t>
            </w:r>
          </w:p>
          <w:p w:rsidR="00000000" w:rsidDel="00000000" w:rsidP="00000000" w:rsidRDefault="00000000" w:rsidRPr="00000000" w14:paraId="00000C1B">
            <w:pPr>
              <w:rPr>
                <w:sz w:val="24"/>
                <w:szCs w:val="24"/>
              </w:rPr>
            </w:pPr>
            <w:r w:rsidDel="00000000" w:rsidR="00000000" w:rsidRPr="00000000">
              <w:rPr>
                <w:sz w:val="24"/>
                <w:szCs w:val="24"/>
                <w:rtl w:val="0"/>
              </w:rPr>
              <w:t xml:space="preserve">B4: Click Nút Làm Mời</w:t>
            </w:r>
          </w:p>
          <w:p w:rsidR="00000000" w:rsidDel="00000000" w:rsidP="00000000" w:rsidRDefault="00000000" w:rsidRPr="00000000" w14:paraId="00000C1C">
            <w:pPr>
              <w:rPr>
                <w:sz w:val="24"/>
                <w:szCs w:val="24"/>
              </w:rPr>
            </w:pPr>
            <w:r w:rsidDel="00000000" w:rsidR="00000000" w:rsidRPr="00000000">
              <w:rPr>
                <w:sz w:val="24"/>
                <w:szCs w:val="24"/>
                <w:rtl w:val="0"/>
              </w:rPr>
              <w:t xml:space="preserve">B5:Thêm chuyên đề có mã là “Test1”</w:t>
            </w:r>
          </w:p>
          <w:p w:rsidR="00000000" w:rsidDel="00000000" w:rsidP="00000000" w:rsidRDefault="00000000" w:rsidRPr="00000000" w14:paraId="00000C1D">
            <w:pPr>
              <w:rPr>
                <w:sz w:val="24"/>
                <w:szCs w:val="24"/>
              </w:rPr>
            </w:pPr>
            <w:r w:rsidDel="00000000" w:rsidR="00000000" w:rsidRPr="00000000">
              <w:rPr>
                <w:sz w:val="24"/>
                <w:szCs w:val="24"/>
                <w:rtl w:val="0"/>
              </w:rPr>
              <w:t xml:space="preserve">B6: Click thêm</w:t>
              <w:br w:type="textWrapping"/>
            </w:r>
          </w:p>
        </w:tc>
        <w:tc>
          <w:tcPr/>
          <w:p w:rsidR="00000000" w:rsidDel="00000000" w:rsidP="00000000" w:rsidRDefault="00000000" w:rsidRPr="00000000" w14:paraId="00000C1E">
            <w:pPr>
              <w:rPr>
                <w:sz w:val="24"/>
                <w:szCs w:val="24"/>
              </w:rPr>
            </w:pPr>
            <w:r w:rsidDel="00000000" w:rsidR="00000000" w:rsidRPr="00000000">
              <w:rPr>
                <w:sz w:val="24"/>
                <w:szCs w:val="24"/>
                <w:rtl w:val="0"/>
              </w:rPr>
              <w:t xml:space="preserve">Thông báo mã chuyên đề đã tồn tại</w:t>
            </w:r>
          </w:p>
        </w:tc>
        <w:tc>
          <w:tcPr/>
          <w:p w:rsidR="00000000" w:rsidDel="00000000" w:rsidP="00000000" w:rsidRDefault="00000000" w:rsidRPr="00000000" w14:paraId="00000C1F">
            <w:pPr>
              <w:rPr>
                <w:sz w:val="24"/>
                <w:szCs w:val="24"/>
              </w:rPr>
            </w:pPr>
            <w:r w:rsidDel="00000000" w:rsidR="00000000" w:rsidRPr="00000000">
              <w:rPr>
                <w:sz w:val="24"/>
                <w:szCs w:val="24"/>
                <w:rtl w:val="0"/>
              </w:rPr>
              <w:t xml:space="preserve">Thông báo mã chuyên đề đã tồn tại</w:t>
            </w:r>
          </w:p>
        </w:tc>
        <w:tc>
          <w:tcPr/>
          <w:p w:rsidR="00000000" w:rsidDel="00000000" w:rsidP="00000000" w:rsidRDefault="00000000" w:rsidRPr="00000000" w14:paraId="00000C20">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21">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C22">
            <w:pPr>
              <w:rPr>
                <w:sz w:val="24"/>
                <w:szCs w:val="24"/>
              </w:rPr>
            </w:pPr>
            <w:r w:rsidDel="00000000" w:rsidR="00000000" w:rsidRPr="00000000">
              <w:rPr>
                <w:sz w:val="24"/>
                <w:szCs w:val="24"/>
                <w:rtl w:val="0"/>
              </w:rPr>
              <w:t xml:space="preserve">Sửa thành công</w:t>
            </w:r>
          </w:p>
        </w:tc>
        <w:tc>
          <w:tcPr/>
          <w:p w:rsidR="00000000" w:rsidDel="00000000" w:rsidP="00000000" w:rsidRDefault="00000000" w:rsidRPr="00000000" w14:paraId="00000C23">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C24">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25">
            <w:pPr>
              <w:rPr>
                <w:sz w:val="24"/>
                <w:szCs w:val="24"/>
              </w:rPr>
            </w:pPr>
            <w:r w:rsidDel="00000000" w:rsidR="00000000" w:rsidRPr="00000000">
              <w:rPr>
                <w:sz w:val="24"/>
                <w:szCs w:val="24"/>
                <w:rtl w:val="0"/>
              </w:rPr>
              <w:t xml:space="preserve">B3: Chọn danh sách</w:t>
            </w:r>
          </w:p>
          <w:p w:rsidR="00000000" w:rsidDel="00000000" w:rsidP="00000000" w:rsidRDefault="00000000" w:rsidRPr="00000000" w14:paraId="00000C26">
            <w:pPr>
              <w:rPr>
                <w:sz w:val="24"/>
                <w:szCs w:val="24"/>
              </w:rPr>
            </w:pPr>
            <w:r w:rsidDel="00000000" w:rsidR="00000000" w:rsidRPr="00000000">
              <w:rPr>
                <w:sz w:val="24"/>
                <w:szCs w:val="24"/>
                <w:rtl w:val="0"/>
              </w:rPr>
              <w:t xml:space="preserve">B4: Chọn chuyên đề có mã là “JV001”</w:t>
            </w:r>
          </w:p>
          <w:p w:rsidR="00000000" w:rsidDel="00000000" w:rsidP="00000000" w:rsidRDefault="00000000" w:rsidRPr="00000000" w14:paraId="00000C27">
            <w:pPr>
              <w:rPr>
                <w:sz w:val="24"/>
                <w:szCs w:val="24"/>
              </w:rPr>
            </w:pPr>
            <w:r w:rsidDel="00000000" w:rsidR="00000000" w:rsidRPr="00000000">
              <w:rPr>
                <w:sz w:val="24"/>
                <w:szCs w:val="24"/>
                <w:rtl w:val="0"/>
              </w:rPr>
              <w:t xml:space="preserve">B5: Sửa tên chuyên đề thành “z1”</w:t>
            </w:r>
          </w:p>
          <w:p w:rsidR="00000000" w:rsidDel="00000000" w:rsidP="00000000" w:rsidRDefault="00000000" w:rsidRPr="00000000" w14:paraId="00000C28">
            <w:pPr>
              <w:rPr>
                <w:sz w:val="24"/>
                <w:szCs w:val="24"/>
              </w:rPr>
            </w:pPr>
            <w:r w:rsidDel="00000000" w:rsidR="00000000" w:rsidRPr="00000000">
              <w:rPr>
                <w:sz w:val="24"/>
                <w:szCs w:val="24"/>
                <w:rtl w:val="0"/>
              </w:rPr>
              <w:t xml:space="preserve">B6: Click Sửa</w:t>
              <w:br w:type="textWrapping"/>
            </w:r>
          </w:p>
        </w:tc>
        <w:tc>
          <w:tcPr/>
          <w:p w:rsidR="00000000" w:rsidDel="00000000" w:rsidP="00000000" w:rsidRDefault="00000000" w:rsidRPr="00000000" w14:paraId="00000C29">
            <w:pPr>
              <w:rPr>
                <w:sz w:val="24"/>
                <w:szCs w:val="24"/>
              </w:rPr>
            </w:pPr>
            <w:r w:rsidDel="00000000" w:rsidR="00000000" w:rsidRPr="00000000">
              <w:rPr>
                <w:sz w:val="24"/>
                <w:szCs w:val="24"/>
                <w:rtl w:val="0"/>
              </w:rPr>
              <w:t xml:space="preserve">Thông Báo Sửa Thành Công</w:t>
            </w:r>
          </w:p>
        </w:tc>
        <w:tc>
          <w:tcPr/>
          <w:p w:rsidR="00000000" w:rsidDel="00000000" w:rsidP="00000000" w:rsidRDefault="00000000" w:rsidRPr="00000000" w14:paraId="00000C2A">
            <w:pPr>
              <w:rPr>
                <w:sz w:val="24"/>
                <w:szCs w:val="24"/>
              </w:rPr>
            </w:pPr>
            <w:r w:rsidDel="00000000" w:rsidR="00000000" w:rsidRPr="00000000">
              <w:rPr>
                <w:sz w:val="24"/>
                <w:szCs w:val="24"/>
                <w:rtl w:val="0"/>
              </w:rPr>
              <w:t xml:space="preserve">Thông Báo Sửa Thành Công</w:t>
            </w:r>
          </w:p>
        </w:tc>
        <w:tc>
          <w:tcPr/>
          <w:p w:rsidR="00000000" w:rsidDel="00000000" w:rsidP="00000000" w:rsidRDefault="00000000" w:rsidRPr="00000000" w14:paraId="00000C2B">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2C">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C2D">
            <w:pPr>
              <w:rPr>
                <w:sz w:val="24"/>
                <w:szCs w:val="24"/>
              </w:rPr>
            </w:pPr>
            <w:r w:rsidDel="00000000" w:rsidR="00000000" w:rsidRPr="00000000">
              <w:rPr>
                <w:sz w:val="24"/>
                <w:szCs w:val="24"/>
                <w:rtl w:val="0"/>
              </w:rPr>
              <w:t xml:space="preserve">Xóa Thành Công</w:t>
            </w:r>
          </w:p>
        </w:tc>
        <w:tc>
          <w:tcPr/>
          <w:p w:rsidR="00000000" w:rsidDel="00000000" w:rsidP="00000000" w:rsidRDefault="00000000" w:rsidRPr="00000000" w14:paraId="00000C2E">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C2F">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30">
            <w:pPr>
              <w:rPr>
                <w:sz w:val="24"/>
                <w:szCs w:val="24"/>
              </w:rPr>
            </w:pPr>
            <w:r w:rsidDel="00000000" w:rsidR="00000000" w:rsidRPr="00000000">
              <w:rPr>
                <w:sz w:val="24"/>
                <w:szCs w:val="24"/>
                <w:rtl w:val="0"/>
              </w:rPr>
              <w:t xml:space="preserve">B3: Chọn danh sách</w:t>
            </w:r>
          </w:p>
          <w:p w:rsidR="00000000" w:rsidDel="00000000" w:rsidP="00000000" w:rsidRDefault="00000000" w:rsidRPr="00000000" w14:paraId="00000C31">
            <w:pPr>
              <w:rPr>
                <w:sz w:val="24"/>
                <w:szCs w:val="24"/>
              </w:rPr>
            </w:pPr>
            <w:r w:rsidDel="00000000" w:rsidR="00000000" w:rsidRPr="00000000">
              <w:rPr>
                <w:sz w:val="24"/>
                <w:szCs w:val="24"/>
                <w:rtl w:val="0"/>
              </w:rPr>
              <w:t xml:space="preserve">B4: Chọn chuyên đề có mã là “zzzzz”</w:t>
            </w:r>
          </w:p>
          <w:p w:rsidR="00000000" w:rsidDel="00000000" w:rsidP="00000000" w:rsidRDefault="00000000" w:rsidRPr="00000000" w14:paraId="00000C32">
            <w:pPr>
              <w:rPr>
                <w:sz w:val="24"/>
                <w:szCs w:val="24"/>
              </w:rPr>
            </w:pPr>
            <w:r w:rsidDel="00000000" w:rsidR="00000000" w:rsidRPr="00000000">
              <w:rPr>
                <w:sz w:val="24"/>
                <w:szCs w:val="24"/>
                <w:rtl w:val="0"/>
              </w:rPr>
              <w:t xml:space="preserve">B5: Click Xóa</w:t>
            </w:r>
          </w:p>
        </w:tc>
        <w:tc>
          <w:tcPr/>
          <w:p w:rsidR="00000000" w:rsidDel="00000000" w:rsidP="00000000" w:rsidRDefault="00000000" w:rsidRPr="00000000" w14:paraId="00000C33">
            <w:pPr>
              <w:rPr>
                <w:sz w:val="24"/>
                <w:szCs w:val="24"/>
              </w:rPr>
            </w:pPr>
            <w:r w:rsidDel="00000000" w:rsidR="00000000" w:rsidRPr="00000000">
              <w:rPr>
                <w:sz w:val="24"/>
                <w:szCs w:val="24"/>
                <w:rtl w:val="0"/>
              </w:rPr>
              <w:t xml:space="preserve">Thông Báo Xóa thành công</w:t>
            </w:r>
          </w:p>
        </w:tc>
        <w:tc>
          <w:tcPr/>
          <w:p w:rsidR="00000000" w:rsidDel="00000000" w:rsidP="00000000" w:rsidRDefault="00000000" w:rsidRPr="00000000" w14:paraId="00000C34">
            <w:pPr>
              <w:rPr>
                <w:sz w:val="24"/>
                <w:szCs w:val="24"/>
              </w:rPr>
            </w:pPr>
            <w:r w:rsidDel="00000000" w:rsidR="00000000" w:rsidRPr="00000000">
              <w:rPr>
                <w:sz w:val="24"/>
                <w:szCs w:val="24"/>
                <w:rtl w:val="0"/>
              </w:rPr>
              <w:t xml:space="preserve">Thông Báo Xóa thành công</w:t>
            </w:r>
          </w:p>
        </w:tc>
        <w:tc>
          <w:tcPr/>
          <w:p w:rsidR="00000000" w:rsidDel="00000000" w:rsidP="00000000" w:rsidRDefault="00000000" w:rsidRPr="00000000" w14:paraId="00000C35">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36">
            <w:pPr>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C37">
            <w:pPr>
              <w:rPr>
                <w:sz w:val="24"/>
                <w:szCs w:val="24"/>
              </w:rPr>
            </w:pPr>
            <w:r w:rsidDel="00000000" w:rsidR="00000000" w:rsidRPr="00000000">
              <w:rPr>
                <w:sz w:val="24"/>
                <w:szCs w:val="24"/>
                <w:rtl w:val="0"/>
              </w:rPr>
              <w:t xml:space="preserve">Kiểm tra thẩm quyền xóa</w:t>
            </w:r>
          </w:p>
        </w:tc>
        <w:tc>
          <w:tcPr/>
          <w:p w:rsidR="00000000" w:rsidDel="00000000" w:rsidP="00000000" w:rsidRDefault="00000000" w:rsidRPr="00000000" w14:paraId="00000C38">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39">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3A">
            <w:pPr>
              <w:rPr>
                <w:sz w:val="24"/>
                <w:szCs w:val="24"/>
              </w:rPr>
            </w:pPr>
            <w:r w:rsidDel="00000000" w:rsidR="00000000" w:rsidRPr="00000000">
              <w:rPr>
                <w:sz w:val="24"/>
                <w:szCs w:val="24"/>
                <w:rtl w:val="0"/>
              </w:rPr>
              <w:t xml:space="preserve">B3: Chọn danh sách</w:t>
            </w:r>
          </w:p>
          <w:p w:rsidR="00000000" w:rsidDel="00000000" w:rsidP="00000000" w:rsidRDefault="00000000" w:rsidRPr="00000000" w14:paraId="00000C3B">
            <w:pPr>
              <w:rPr>
                <w:sz w:val="24"/>
                <w:szCs w:val="24"/>
              </w:rPr>
            </w:pPr>
            <w:r w:rsidDel="00000000" w:rsidR="00000000" w:rsidRPr="00000000">
              <w:rPr>
                <w:sz w:val="24"/>
                <w:szCs w:val="24"/>
                <w:rtl w:val="0"/>
              </w:rPr>
              <w:t xml:space="preserve">B4: Chọn chuyên đề có mã là “zzzzz”</w:t>
            </w:r>
          </w:p>
          <w:p w:rsidR="00000000" w:rsidDel="00000000" w:rsidP="00000000" w:rsidRDefault="00000000" w:rsidRPr="00000000" w14:paraId="00000C3C">
            <w:pPr>
              <w:rPr>
                <w:sz w:val="24"/>
                <w:szCs w:val="24"/>
              </w:rPr>
            </w:pPr>
            <w:r w:rsidDel="00000000" w:rsidR="00000000" w:rsidRPr="00000000">
              <w:rPr>
                <w:sz w:val="24"/>
                <w:szCs w:val="24"/>
                <w:rtl w:val="0"/>
              </w:rPr>
              <w:t xml:space="preserve">B5: Click Xóa</w:t>
            </w:r>
          </w:p>
        </w:tc>
        <w:tc>
          <w:tcPr/>
          <w:p w:rsidR="00000000" w:rsidDel="00000000" w:rsidP="00000000" w:rsidRDefault="00000000" w:rsidRPr="00000000" w14:paraId="00000C3D">
            <w:pPr>
              <w:rPr>
                <w:sz w:val="24"/>
                <w:szCs w:val="24"/>
              </w:rPr>
            </w:pPr>
            <w:r w:rsidDel="00000000" w:rsidR="00000000" w:rsidRPr="00000000">
              <w:rPr>
                <w:sz w:val="24"/>
                <w:szCs w:val="24"/>
                <w:rtl w:val="0"/>
              </w:rPr>
              <w:t xml:space="preserve">Thông Báo không đủ thẩm quyền</w:t>
            </w:r>
          </w:p>
        </w:tc>
        <w:tc>
          <w:tcPr/>
          <w:p w:rsidR="00000000" w:rsidDel="00000000" w:rsidP="00000000" w:rsidRDefault="00000000" w:rsidRPr="00000000" w14:paraId="00000C3E">
            <w:pPr>
              <w:rPr>
                <w:sz w:val="24"/>
                <w:szCs w:val="24"/>
              </w:rPr>
            </w:pPr>
            <w:r w:rsidDel="00000000" w:rsidR="00000000" w:rsidRPr="00000000">
              <w:rPr>
                <w:sz w:val="24"/>
                <w:szCs w:val="24"/>
                <w:rtl w:val="0"/>
              </w:rPr>
              <w:t xml:space="preserve">Thông Báo không đủ thẩm quyền</w:t>
            </w:r>
          </w:p>
        </w:tc>
        <w:tc>
          <w:tcPr/>
          <w:p w:rsidR="00000000" w:rsidDel="00000000" w:rsidP="00000000" w:rsidRDefault="00000000" w:rsidRPr="00000000" w14:paraId="00000C3F">
            <w:pPr>
              <w:rPr>
                <w:sz w:val="24"/>
                <w:szCs w:val="24"/>
              </w:rPr>
            </w:pPr>
            <w:r w:rsidDel="00000000" w:rsidR="00000000" w:rsidRPr="00000000">
              <w:rPr>
                <w:sz w:val="24"/>
                <w:szCs w:val="24"/>
                <w:rtl w:val="0"/>
              </w:rPr>
              <w:t xml:space="preserve">Ơass</w:t>
            </w:r>
          </w:p>
        </w:tc>
      </w:tr>
      <w:tr>
        <w:trPr>
          <w:cantSplit w:val="0"/>
          <w:trHeight w:val="4320" w:hRule="atLeast"/>
          <w:tblHeader w:val="0"/>
        </w:trPr>
        <w:tc>
          <w:tcPr/>
          <w:p w:rsidR="00000000" w:rsidDel="00000000" w:rsidP="00000000" w:rsidRDefault="00000000" w:rsidRPr="00000000" w14:paraId="00000C40">
            <w:pPr>
              <w:jc w:val="center"/>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C41">
            <w:pPr>
              <w:rPr>
                <w:sz w:val="24"/>
                <w:szCs w:val="24"/>
              </w:rPr>
            </w:pPr>
            <w:r w:rsidDel="00000000" w:rsidR="00000000" w:rsidRPr="00000000">
              <w:rPr>
                <w:sz w:val="24"/>
                <w:szCs w:val="24"/>
                <w:rtl w:val="0"/>
              </w:rPr>
              <w:t xml:space="preserve">Kiểm ra nút Mới</w:t>
            </w:r>
          </w:p>
        </w:tc>
        <w:tc>
          <w:tcPr/>
          <w:p w:rsidR="00000000" w:rsidDel="00000000" w:rsidP="00000000" w:rsidRDefault="00000000" w:rsidRPr="00000000" w14:paraId="00000C42">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43">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44">
            <w:pPr>
              <w:rPr>
                <w:sz w:val="24"/>
                <w:szCs w:val="24"/>
              </w:rPr>
            </w:pPr>
            <w:r w:rsidDel="00000000" w:rsidR="00000000" w:rsidRPr="00000000">
              <w:rPr>
                <w:sz w:val="24"/>
                <w:szCs w:val="24"/>
                <w:rtl w:val="0"/>
              </w:rPr>
              <w:t xml:space="preserve">B3: Chọn danh sách</w:t>
            </w:r>
          </w:p>
          <w:p w:rsidR="00000000" w:rsidDel="00000000" w:rsidP="00000000" w:rsidRDefault="00000000" w:rsidRPr="00000000" w14:paraId="00000C45">
            <w:pPr>
              <w:rPr>
                <w:sz w:val="24"/>
                <w:szCs w:val="24"/>
              </w:rPr>
            </w:pPr>
            <w:r w:rsidDel="00000000" w:rsidR="00000000" w:rsidRPr="00000000">
              <w:rPr>
                <w:sz w:val="24"/>
                <w:szCs w:val="24"/>
                <w:rtl w:val="0"/>
              </w:rPr>
              <w:t xml:space="preserve">B4: Chọn chuyên đề có mã là “zzzzz”</w:t>
            </w:r>
          </w:p>
          <w:p w:rsidR="00000000" w:rsidDel="00000000" w:rsidP="00000000" w:rsidRDefault="00000000" w:rsidRPr="00000000" w14:paraId="00000C46">
            <w:pPr>
              <w:rPr>
                <w:sz w:val="24"/>
                <w:szCs w:val="24"/>
              </w:rPr>
            </w:pPr>
            <w:r w:rsidDel="00000000" w:rsidR="00000000" w:rsidRPr="00000000">
              <w:rPr>
                <w:sz w:val="24"/>
                <w:szCs w:val="24"/>
                <w:rtl w:val="0"/>
              </w:rPr>
              <w:t xml:space="preserve">B5: Click Mới</w:t>
            </w:r>
          </w:p>
        </w:tc>
        <w:tc>
          <w:tcPr/>
          <w:p w:rsidR="00000000" w:rsidDel="00000000" w:rsidP="00000000" w:rsidRDefault="00000000" w:rsidRPr="00000000" w14:paraId="00000C47">
            <w:pPr>
              <w:rPr>
                <w:sz w:val="24"/>
                <w:szCs w:val="24"/>
              </w:rPr>
            </w:pPr>
            <w:r w:rsidDel="00000000" w:rsidR="00000000" w:rsidRPr="00000000">
              <w:rPr>
                <w:sz w:val="24"/>
                <w:szCs w:val="24"/>
                <w:rtl w:val="0"/>
              </w:rPr>
              <w:t xml:space="preserve">Làm trắng tất cả trường nhập liệu</w:t>
            </w:r>
          </w:p>
        </w:tc>
        <w:tc>
          <w:tcPr/>
          <w:p w:rsidR="00000000" w:rsidDel="00000000" w:rsidP="00000000" w:rsidRDefault="00000000" w:rsidRPr="00000000" w14:paraId="00000C48">
            <w:pPr>
              <w:rPr>
                <w:sz w:val="24"/>
                <w:szCs w:val="24"/>
              </w:rPr>
            </w:pPr>
            <w:r w:rsidDel="00000000" w:rsidR="00000000" w:rsidRPr="00000000">
              <w:rPr>
                <w:sz w:val="24"/>
                <w:szCs w:val="24"/>
                <w:rtl w:val="0"/>
              </w:rPr>
              <w:t xml:space="preserve">Làm trắng tất cả trường nhập liệu</w:t>
            </w:r>
          </w:p>
        </w:tc>
        <w:tc>
          <w:tcPr/>
          <w:p w:rsidR="00000000" w:rsidDel="00000000" w:rsidP="00000000" w:rsidRDefault="00000000" w:rsidRPr="00000000" w14:paraId="00000C49">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4A">
            <w:pPr>
              <w:jc w:val="center"/>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C4B">
            <w:pPr>
              <w:rPr>
                <w:sz w:val="24"/>
                <w:szCs w:val="24"/>
              </w:rPr>
            </w:pPr>
            <w:r w:rsidDel="00000000" w:rsidR="00000000" w:rsidRPr="00000000">
              <w:rPr>
                <w:sz w:val="24"/>
                <w:szCs w:val="24"/>
                <w:rtl w:val="0"/>
              </w:rPr>
              <w:t xml:space="preserve">Kiểm tra nút Next</w:t>
            </w:r>
          </w:p>
        </w:tc>
        <w:tc>
          <w:tcPr/>
          <w:p w:rsidR="00000000" w:rsidDel="00000000" w:rsidP="00000000" w:rsidRDefault="00000000" w:rsidRPr="00000000" w14:paraId="00000C4C">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4D">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4E">
            <w:pPr>
              <w:rPr>
                <w:sz w:val="24"/>
                <w:szCs w:val="24"/>
              </w:rPr>
            </w:pPr>
            <w:r w:rsidDel="00000000" w:rsidR="00000000" w:rsidRPr="00000000">
              <w:rPr>
                <w:sz w:val="24"/>
                <w:szCs w:val="24"/>
                <w:rtl w:val="0"/>
              </w:rPr>
              <w:t xml:space="preserve">B3:Click nút Next</w:t>
            </w:r>
          </w:p>
          <w:p w:rsidR="00000000" w:rsidDel="00000000" w:rsidP="00000000" w:rsidRDefault="00000000" w:rsidRPr="00000000" w14:paraId="00000C4F">
            <w:pPr>
              <w:rPr>
                <w:sz w:val="24"/>
                <w:szCs w:val="24"/>
              </w:rPr>
            </w:pPr>
            <w:r w:rsidDel="00000000" w:rsidR="00000000" w:rsidRPr="00000000">
              <w:rPr>
                <w:rtl w:val="0"/>
              </w:rPr>
            </w:r>
          </w:p>
        </w:tc>
        <w:tc>
          <w:tcPr/>
          <w:p w:rsidR="00000000" w:rsidDel="00000000" w:rsidP="00000000" w:rsidRDefault="00000000" w:rsidRPr="00000000" w14:paraId="00000C50">
            <w:pPr>
              <w:rPr>
                <w:sz w:val="24"/>
                <w:szCs w:val="24"/>
              </w:rPr>
            </w:pPr>
            <w:r w:rsidDel="00000000" w:rsidR="00000000" w:rsidRPr="00000000">
              <w:rPr>
                <w:sz w:val="24"/>
                <w:szCs w:val="24"/>
                <w:rtl w:val="0"/>
              </w:rPr>
              <w:t xml:space="preserve">Chọn trường dữ liệu theo thứ tự từ trên xuống theo bảng danh sách</w:t>
            </w:r>
          </w:p>
        </w:tc>
        <w:tc>
          <w:tcPr/>
          <w:p w:rsidR="00000000" w:rsidDel="00000000" w:rsidP="00000000" w:rsidRDefault="00000000" w:rsidRPr="00000000" w14:paraId="00000C51">
            <w:pPr>
              <w:rPr>
                <w:sz w:val="24"/>
                <w:szCs w:val="24"/>
              </w:rPr>
            </w:pPr>
            <w:r w:rsidDel="00000000" w:rsidR="00000000" w:rsidRPr="00000000">
              <w:rPr>
                <w:sz w:val="24"/>
                <w:szCs w:val="24"/>
                <w:rtl w:val="0"/>
              </w:rPr>
              <w:t xml:space="preserve">Chọn trường dữ liệu theo thứ tự từ trên xuống theo bảng danh sách</w:t>
            </w:r>
          </w:p>
        </w:tc>
        <w:tc>
          <w:tcPr/>
          <w:p w:rsidR="00000000" w:rsidDel="00000000" w:rsidP="00000000" w:rsidRDefault="00000000" w:rsidRPr="00000000" w14:paraId="00000C52">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53">
            <w:pPr>
              <w:jc w:val="center"/>
              <w:rPr>
                <w:sz w:val="24"/>
                <w:szCs w:val="24"/>
              </w:rPr>
            </w:pPr>
            <w:r w:rsidDel="00000000" w:rsidR="00000000" w:rsidRPr="00000000">
              <w:rPr>
                <w:sz w:val="24"/>
                <w:szCs w:val="24"/>
                <w:rtl w:val="0"/>
              </w:rPr>
              <w:t xml:space="preserve">18</w:t>
            </w:r>
          </w:p>
        </w:tc>
        <w:tc>
          <w:tcPr/>
          <w:p w:rsidR="00000000" w:rsidDel="00000000" w:rsidP="00000000" w:rsidRDefault="00000000" w:rsidRPr="00000000" w14:paraId="00000C54">
            <w:pPr>
              <w:rPr>
                <w:sz w:val="24"/>
                <w:szCs w:val="24"/>
              </w:rPr>
            </w:pPr>
            <w:r w:rsidDel="00000000" w:rsidR="00000000" w:rsidRPr="00000000">
              <w:rPr>
                <w:sz w:val="24"/>
                <w:szCs w:val="24"/>
                <w:rtl w:val="0"/>
              </w:rPr>
              <w:t xml:space="preserve">Kiểm tra nút Last</w:t>
            </w:r>
          </w:p>
        </w:tc>
        <w:tc>
          <w:tcPr/>
          <w:p w:rsidR="00000000" w:rsidDel="00000000" w:rsidP="00000000" w:rsidRDefault="00000000" w:rsidRPr="00000000" w14:paraId="00000C55">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56">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57">
            <w:pPr>
              <w:rPr>
                <w:sz w:val="24"/>
                <w:szCs w:val="24"/>
              </w:rPr>
            </w:pPr>
            <w:r w:rsidDel="00000000" w:rsidR="00000000" w:rsidRPr="00000000">
              <w:rPr>
                <w:sz w:val="24"/>
                <w:szCs w:val="24"/>
                <w:rtl w:val="0"/>
              </w:rPr>
              <w:t xml:space="preserve">B3:Click nút Last</w:t>
            </w:r>
          </w:p>
          <w:p w:rsidR="00000000" w:rsidDel="00000000" w:rsidP="00000000" w:rsidRDefault="00000000" w:rsidRPr="00000000" w14:paraId="00000C58">
            <w:pPr>
              <w:rPr>
                <w:sz w:val="24"/>
                <w:szCs w:val="24"/>
              </w:rPr>
            </w:pPr>
            <w:r w:rsidDel="00000000" w:rsidR="00000000" w:rsidRPr="00000000">
              <w:rPr>
                <w:rtl w:val="0"/>
              </w:rPr>
            </w:r>
          </w:p>
        </w:tc>
        <w:tc>
          <w:tcPr/>
          <w:p w:rsidR="00000000" w:rsidDel="00000000" w:rsidP="00000000" w:rsidRDefault="00000000" w:rsidRPr="00000000" w14:paraId="00000C59">
            <w:pPr>
              <w:rPr>
                <w:sz w:val="24"/>
                <w:szCs w:val="24"/>
              </w:rPr>
            </w:pPr>
            <w:r w:rsidDel="00000000" w:rsidR="00000000" w:rsidRPr="00000000">
              <w:rPr>
                <w:sz w:val="24"/>
                <w:szCs w:val="24"/>
                <w:rtl w:val="0"/>
              </w:rPr>
              <w:t xml:space="preserve">Chọn trường dữ liệu cuối cùng theo thứ tự từ trên xuống theo bảng danh sách</w:t>
            </w:r>
          </w:p>
        </w:tc>
        <w:tc>
          <w:tcPr/>
          <w:p w:rsidR="00000000" w:rsidDel="00000000" w:rsidP="00000000" w:rsidRDefault="00000000" w:rsidRPr="00000000" w14:paraId="00000C5A">
            <w:pPr>
              <w:rPr>
                <w:sz w:val="24"/>
                <w:szCs w:val="24"/>
              </w:rPr>
            </w:pPr>
            <w:r w:rsidDel="00000000" w:rsidR="00000000" w:rsidRPr="00000000">
              <w:rPr>
                <w:sz w:val="24"/>
                <w:szCs w:val="24"/>
                <w:rtl w:val="0"/>
              </w:rPr>
              <w:t xml:space="preserve">Chọn trường dữ liệu cuối cùng theo thứ tự từ trên xuống theo bảng danh sách</w:t>
            </w:r>
          </w:p>
        </w:tc>
        <w:tc>
          <w:tcPr/>
          <w:p w:rsidR="00000000" w:rsidDel="00000000" w:rsidP="00000000" w:rsidRDefault="00000000" w:rsidRPr="00000000" w14:paraId="00000C5B">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5C">
            <w:pPr>
              <w:jc w:val="center"/>
              <w:rPr>
                <w:sz w:val="24"/>
                <w:szCs w:val="24"/>
              </w:rPr>
            </w:pPr>
            <w:r w:rsidDel="00000000" w:rsidR="00000000" w:rsidRPr="00000000">
              <w:rPr>
                <w:sz w:val="24"/>
                <w:szCs w:val="24"/>
                <w:rtl w:val="0"/>
              </w:rPr>
              <w:t xml:space="preserve">19</w:t>
            </w:r>
          </w:p>
        </w:tc>
        <w:tc>
          <w:tcPr/>
          <w:p w:rsidR="00000000" w:rsidDel="00000000" w:rsidP="00000000" w:rsidRDefault="00000000" w:rsidRPr="00000000" w14:paraId="00000C5D">
            <w:pPr>
              <w:rPr>
                <w:sz w:val="24"/>
                <w:szCs w:val="24"/>
              </w:rPr>
            </w:pPr>
            <w:r w:rsidDel="00000000" w:rsidR="00000000" w:rsidRPr="00000000">
              <w:rPr>
                <w:sz w:val="24"/>
                <w:szCs w:val="24"/>
                <w:rtl w:val="0"/>
              </w:rPr>
              <w:t xml:space="preserve">Kiểm tra nút Prev</w:t>
            </w:r>
          </w:p>
        </w:tc>
        <w:tc>
          <w:tcPr/>
          <w:p w:rsidR="00000000" w:rsidDel="00000000" w:rsidP="00000000" w:rsidRDefault="00000000" w:rsidRPr="00000000" w14:paraId="00000C5E">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5F">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60">
            <w:pPr>
              <w:rPr>
                <w:sz w:val="24"/>
                <w:szCs w:val="24"/>
              </w:rPr>
            </w:pPr>
            <w:r w:rsidDel="00000000" w:rsidR="00000000" w:rsidRPr="00000000">
              <w:rPr>
                <w:sz w:val="24"/>
                <w:szCs w:val="24"/>
                <w:rtl w:val="0"/>
              </w:rPr>
              <w:t xml:space="preserve">B3:Click nút Next</w:t>
            </w:r>
          </w:p>
          <w:p w:rsidR="00000000" w:rsidDel="00000000" w:rsidP="00000000" w:rsidRDefault="00000000" w:rsidRPr="00000000" w14:paraId="00000C61">
            <w:pPr>
              <w:rPr>
                <w:sz w:val="24"/>
                <w:szCs w:val="24"/>
              </w:rPr>
            </w:pPr>
            <w:r w:rsidDel="00000000" w:rsidR="00000000" w:rsidRPr="00000000">
              <w:rPr>
                <w:sz w:val="24"/>
                <w:szCs w:val="24"/>
                <w:rtl w:val="0"/>
              </w:rPr>
              <w:t xml:space="preserve">B4: Tiếp tục click next</w:t>
            </w:r>
          </w:p>
          <w:p w:rsidR="00000000" w:rsidDel="00000000" w:rsidP="00000000" w:rsidRDefault="00000000" w:rsidRPr="00000000" w14:paraId="00000C62">
            <w:pPr>
              <w:rPr>
                <w:sz w:val="24"/>
                <w:szCs w:val="24"/>
              </w:rPr>
            </w:pPr>
            <w:r w:rsidDel="00000000" w:rsidR="00000000" w:rsidRPr="00000000">
              <w:rPr>
                <w:sz w:val="24"/>
                <w:szCs w:val="24"/>
                <w:rtl w:val="0"/>
              </w:rPr>
              <w:t xml:space="preserve">B5: Click nút Prev</w:t>
              <w:br w:type="textWrapping"/>
            </w:r>
          </w:p>
          <w:p w:rsidR="00000000" w:rsidDel="00000000" w:rsidP="00000000" w:rsidRDefault="00000000" w:rsidRPr="00000000" w14:paraId="00000C63">
            <w:pPr>
              <w:rPr>
                <w:sz w:val="24"/>
                <w:szCs w:val="24"/>
              </w:rPr>
            </w:pPr>
            <w:r w:rsidDel="00000000" w:rsidR="00000000" w:rsidRPr="00000000">
              <w:rPr>
                <w:rtl w:val="0"/>
              </w:rPr>
            </w:r>
          </w:p>
        </w:tc>
        <w:tc>
          <w:tcPr/>
          <w:p w:rsidR="00000000" w:rsidDel="00000000" w:rsidP="00000000" w:rsidRDefault="00000000" w:rsidRPr="00000000" w14:paraId="00000C64">
            <w:pPr>
              <w:rPr>
                <w:sz w:val="24"/>
                <w:szCs w:val="24"/>
              </w:rPr>
            </w:pPr>
            <w:r w:rsidDel="00000000" w:rsidR="00000000" w:rsidRPr="00000000">
              <w:rPr>
                <w:sz w:val="24"/>
                <w:szCs w:val="24"/>
                <w:rtl w:val="0"/>
              </w:rPr>
              <w:t xml:space="preserve">Chọn trường dữ liệu cuối cùng theo thứ tự từ dưới lên theo bảng danh sách</w:t>
            </w:r>
          </w:p>
        </w:tc>
        <w:tc>
          <w:tcPr/>
          <w:p w:rsidR="00000000" w:rsidDel="00000000" w:rsidP="00000000" w:rsidRDefault="00000000" w:rsidRPr="00000000" w14:paraId="00000C65">
            <w:pPr>
              <w:rPr>
                <w:sz w:val="24"/>
                <w:szCs w:val="24"/>
              </w:rPr>
            </w:pPr>
            <w:r w:rsidDel="00000000" w:rsidR="00000000" w:rsidRPr="00000000">
              <w:rPr>
                <w:sz w:val="24"/>
                <w:szCs w:val="24"/>
                <w:rtl w:val="0"/>
              </w:rPr>
              <w:t xml:space="preserve">Chọn trường dữ liệu cuối cùng theo thứ tự từ dưới lên theo bảng danh sách</w:t>
            </w:r>
          </w:p>
        </w:tc>
        <w:tc>
          <w:tcPr/>
          <w:p w:rsidR="00000000" w:rsidDel="00000000" w:rsidP="00000000" w:rsidRDefault="00000000" w:rsidRPr="00000000" w14:paraId="00000C66">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67">
            <w:pPr>
              <w:jc w:val="center"/>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C68">
            <w:pPr>
              <w:rPr>
                <w:sz w:val="24"/>
                <w:szCs w:val="24"/>
              </w:rPr>
            </w:pPr>
            <w:r w:rsidDel="00000000" w:rsidR="00000000" w:rsidRPr="00000000">
              <w:rPr>
                <w:sz w:val="24"/>
                <w:szCs w:val="24"/>
                <w:rtl w:val="0"/>
              </w:rPr>
              <w:t xml:space="preserve">Kiểm tra nút Sửa bị làm mờ</w:t>
            </w:r>
          </w:p>
        </w:tc>
        <w:tc>
          <w:tcPr/>
          <w:p w:rsidR="00000000" w:rsidDel="00000000" w:rsidP="00000000" w:rsidRDefault="00000000" w:rsidRPr="00000000" w14:paraId="00000C69">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6A">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6B">
            <w:pPr>
              <w:rPr>
                <w:sz w:val="24"/>
                <w:szCs w:val="24"/>
              </w:rPr>
            </w:pPr>
            <w:r w:rsidDel="00000000" w:rsidR="00000000" w:rsidRPr="00000000">
              <w:rPr>
                <w:rtl w:val="0"/>
              </w:rPr>
            </w:r>
          </w:p>
        </w:tc>
        <w:tc>
          <w:tcPr/>
          <w:p w:rsidR="00000000" w:rsidDel="00000000" w:rsidP="00000000" w:rsidRDefault="00000000" w:rsidRPr="00000000" w14:paraId="00000C6C">
            <w:pPr>
              <w:rPr>
                <w:sz w:val="24"/>
                <w:szCs w:val="24"/>
              </w:rPr>
            </w:pPr>
            <w:r w:rsidDel="00000000" w:rsidR="00000000" w:rsidRPr="00000000">
              <w:rPr>
                <w:sz w:val="24"/>
                <w:szCs w:val="24"/>
                <w:rtl w:val="0"/>
              </w:rPr>
              <w:t xml:space="preserve">Nút Sửa bị làm mờ</w:t>
            </w:r>
          </w:p>
        </w:tc>
        <w:tc>
          <w:tcPr/>
          <w:p w:rsidR="00000000" w:rsidDel="00000000" w:rsidP="00000000" w:rsidRDefault="00000000" w:rsidRPr="00000000" w14:paraId="00000C6D">
            <w:pPr>
              <w:rPr>
                <w:sz w:val="24"/>
                <w:szCs w:val="24"/>
              </w:rPr>
            </w:pPr>
            <w:r w:rsidDel="00000000" w:rsidR="00000000" w:rsidRPr="00000000">
              <w:rPr>
                <w:sz w:val="24"/>
                <w:szCs w:val="24"/>
                <w:rtl w:val="0"/>
              </w:rPr>
              <w:t xml:space="preserve">Nút Sửa bị làm mờ</w:t>
            </w:r>
          </w:p>
        </w:tc>
        <w:tc>
          <w:tcPr/>
          <w:p w:rsidR="00000000" w:rsidDel="00000000" w:rsidP="00000000" w:rsidRDefault="00000000" w:rsidRPr="00000000" w14:paraId="00000C6E">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6F">
            <w:pPr>
              <w:jc w:val="cente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C70">
            <w:pPr>
              <w:rPr>
                <w:sz w:val="24"/>
                <w:szCs w:val="24"/>
              </w:rPr>
            </w:pPr>
            <w:r w:rsidDel="00000000" w:rsidR="00000000" w:rsidRPr="00000000">
              <w:rPr>
                <w:sz w:val="24"/>
                <w:szCs w:val="24"/>
                <w:rtl w:val="0"/>
              </w:rPr>
              <w:t xml:space="preserve">Kiểm tra nút Thêm bị làm mờ</w:t>
            </w:r>
          </w:p>
        </w:tc>
        <w:tc>
          <w:tcPr/>
          <w:p w:rsidR="00000000" w:rsidDel="00000000" w:rsidP="00000000" w:rsidRDefault="00000000" w:rsidRPr="00000000" w14:paraId="00000C71">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72">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73">
            <w:pPr>
              <w:rPr>
                <w:sz w:val="24"/>
                <w:szCs w:val="24"/>
              </w:rPr>
            </w:pPr>
            <w:r w:rsidDel="00000000" w:rsidR="00000000" w:rsidRPr="00000000">
              <w:rPr>
                <w:sz w:val="24"/>
                <w:szCs w:val="24"/>
                <w:rtl w:val="0"/>
              </w:rPr>
              <w:t xml:space="preserve">B3: Chọn danh sách</w:t>
            </w:r>
          </w:p>
          <w:p w:rsidR="00000000" w:rsidDel="00000000" w:rsidP="00000000" w:rsidRDefault="00000000" w:rsidRPr="00000000" w14:paraId="00000C74">
            <w:pPr>
              <w:rPr>
                <w:sz w:val="24"/>
                <w:szCs w:val="24"/>
              </w:rPr>
            </w:pPr>
            <w:r w:rsidDel="00000000" w:rsidR="00000000" w:rsidRPr="00000000">
              <w:rPr>
                <w:sz w:val="24"/>
                <w:szCs w:val="24"/>
                <w:rtl w:val="0"/>
              </w:rPr>
              <w:t xml:space="preserve">B4: Chọn dữ liệu có mã chuyên đề “JV001”</w:t>
            </w:r>
          </w:p>
        </w:tc>
        <w:tc>
          <w:tcPr/>
          <w:p w:rsidR="00000000" w:rsidDel="00000000" w:rsidP="00000000" w:rsidRDefault="00000000" w:rsidRPr="00000000" w14:paraId="00000C75">
            <w:pPr>
              <w:rPr>
                <w:sz w:val="24"/>
                <w:szCs w:val="24"/>
              </w:rPr>
            </w:pPr>
            <w:r w:rsidDel="00000000" w:rsidR="00000000" w:rsidRPr="00000000">
              <w:rPr>
                <w:sz w:val="24"/>
                <w:szCs w:val="24"/>
                <w:rtl w:val="0"/>
              </w:rPr>
              <w:t xml:space="preserve">Nút Thêm bị làm mờ</w:t>
            </w:r>
          </w:p>
        </w:tc>
        <w:tc>
          <w:tcPr/>
          <w:p w:rsidR="00000000" w:rsidDel="00000000" w:rsidP="00000000" w:rsidRDefault="00000000" w:rsidRPr="00000000" w14:paraId="00000C76">
            <w:pPr>
              <w:rPr>
                <w:sz w:val="24"/>
                <w:szCs w:val="24"/>
              </w:rPr>
            </w:pPr>
            <w:r w:rsidDel="00000000" w:rsidR="00000000" w:rsidRPr="00000000">
              <w:rPr>
                <w:sz w:val="24"/>
                <w:szCs w:val="24"/>
                <w:rtl w:val="0"/>
              </w:rPr>
              <w:t xml:space="preserve">Nút Thêm bị làm mờ</w:t>
            </w:r>
          </w:p>
        </w:tc>
        <w:tc>
          <w:tcPr/>
          <w:p w:rsidR="00000000" w:rsidDel="00000000" w:rsidP="00000000" w:rsidRDefault="00000000" w:rsidRPr="00000000" w14:paraId="00000C77">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78">
            <w:pPr>
              <w:jc w:val="center"/>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C79">
            <w:pPr>
              <w:rPr>
                <w:sz w:val="24"/>
                <w:szCs w:val="24"/>
              </w:rPr>
            </w:pPr>
            <w:r w:rsidDel="00000000" w:rsidR="00000000" w:rsidRPr="00000000">
              <w:rPr>
                <w:sz w:val="24"/>
                <w:szCs w:val="24"/>
                <w:rtl w:val="0"/>
              </w:rPr>
              <w:t xml:space="preserve">Kiểm tra nút Xóa bị làm mờ</w:t>
            </w:r>
          </w:p>
        </w:tc>
        <w:tc>
          <w:tcPr/>
          <w:p w:rsidR="00000000" w:rsidDel="00000000" w:rsidP="00000000" w:rsidRDefault="00000000" w:rsidRPr="00000000" w14:paraId="00000C7A">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7B">
            <w:pPr>
              <w:rPr>
                <w:sz w:val="24"/>
                <w:szCs w:val="24"/>
              </w:rPr>
            </w:pPr>
            <w:r w:rsidDel="00000000" w:rsidR="00000000" w:rsidRPr="00000000">
              <w:rPr>
                <w:sz w:val="24"/>
                <w:szCs w:val="24"/>
                <w:rtl w:val="0"/>
              </w:rPr>
              <w:t xml:space="preserve">B2:  Click chọn chuyên đề</w:t>
            </w:r>
          </w:p>
        </w:tc>
        <w:tc>
          <w:tcPr/>
          <w:p w:rsidR="00000000" w:rsidDel="00000000" w:rsidP="00000000" w:rsidRDefault="00000000" w:rsidRPr="00000000" w14:paraId="00000C7C">
            <w:pPr>
              <w:rPr>
                <w:sz w:val="24"/>
                <w:szCs w:val="24"/>
              </w:rPr>
            </w:pPr>
            <w:r w:rsidDel="00000000" w:rsidR="00000000" w:rsidRPr="00000000">
              <w:rPr>
                <w:sz w:val="24"/>
                <w:szCs w:val="24"/>
                <w:rtl w:val="0"/>
              </w:rPr>
              <w:t xml:space="preserve">Nút Thêm bị làm mờ</w:t>
            </w:r>
          </w:p>
        </w:tc>
        <w:tc>
          <w:tcPr/>
          <w:p w:rsidR="00000000" w:rsidDel="00000000" w:rsidP="00000000" w:rsidRDefault="00000000" w:rsidRPr="00000000" w14:paraId="00000C7D">
            <w:pPr>
              <w:rPr>
                <w:sz w:val="24"/>
                <w:szCs w:val="24"/>
              </w:rPr>
            </w:pPr>
            <w:r w:rsidDel="00000000" w:rsidR="00000000" w:rsidRPr="00000000">
              <w:rPr>
                <w:sz w:val="24"/>
                <w:szCs w:val="24"/>
                <w:rtl w:val="0"/>
              </w:rPr>
              <w:t xml:space="preserve">Nút Thêm bị làm mờ</w:t>
            </w:r>
          </w:p>
        </w:tc>
        <w:tc>
          <w:tcPr/>
          <w:p w:rsidR="00000000" w:rsidDel="00000000" w:rsidP="00000000" w:rsidRDefault="00000000" w:rsidRPr="00000000" w14:paraId="00000C7E">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7F">
            <w:pPr>
              <w:jc w:val="center"/>
              <w:rPr>
                <w:sz w:val="24"/>
                <w:szCs w:val="24"/>
              </w:rPr>
            </w:pPr>
            <w:r w:rsidDel="00000000" w:rsidR="00000000" w:rsidRPr="00000000">
              <w:rPr>
                <w:sz w:val="24"/>
                <w:szCs w:val="24"/>
                <w:rtl w:val="0"/>
              </w:rPr>
              <w:t xml:space="preserve">23</w:t>
            </w:r>
          </w:p>
        </w:tc>
        <w:tc>
          <w:tcPr/>
          <w:p w:rsidR="00000000" w:rsidDel="00000000" w:rsidP="00000000" w:rsidRDefault="00000000" w:rsidRPr="00000000" w14:paraId="00000C80">
            <w:pPr>
              <w:rPr>
                <w:sz w:val="24"/>
                <w:szCs w:val="24"/>
              </w:rPr>
            </w:pPr>
            <w:r w:rsidDel="00000000" w:rsidR="00000000" w:rsidRPr="00000000">
              <w:rPr>
                <w:sz w:val="24"/>
                <w:szCs w:val="24"/>
                <w:rtl w:val="0"/>
              </w:rPr>
              <w:t xml:space="preserve">Kiểm tra nút Last bị làm mờ</w:t>
            </w:r>
          </w:p>
        </w:tc>
        <w:tc>
          <w:tcPr/>
          <w:p w:rsidR="00000000" w:rsidDel="00000000" w:rsidP="00000000" w:rsidRDefault="00000000" w:rsidRPr="00000000" w14:paraId="00000C81">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82">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83">
            <w:pPr>
              <w:rPr>
                <w:sz w:val="24"/>
                <w:szCs w:val="24"/>
              </w:rPr>
            </w:pPr>
            <w:r w:rsidDel="00000000" w:rsidR="00000000" w:rsidRPr="00000000">
              <w:rPr>
                <w:rtl w:val="0"/>
              </w:rPr>
            </w:r>
          </w:p>
        </w:tc>
        <w:tc>
          <w:tcPr/>
          <w:p w:rsidR="00000000" w:rsidDel="00000000" w:rsidP="00000000" w:rsidRDefault="00000000" w:rsidRPr="00000000" w14:paraId="00000C84">
            <w:pPr>
              <w:rPr>
                <w:sz w:val="24"/>
                <w:szCs w:val="24"/>
              </w:rPr>
            </w:pPr>
            <w:r w:rsidDel="00000000" w:rsidR="00000000" w:rsidRPr="00000000">
              <w:rPr>
                <w:sz w:val="24"/>
                <w:szCs w:val="24"/>
                <w:rtl w:val="0"/>
              </w:rPr>
              <w:t xml:space="preserve">Nút Last bị làm mờ</w:t>
            </w:r>
          </w:p>
          <w:p w:rsidR="00000000" w:rsidDel="00000000" w:rsidP="00000000" w:rsidRDefault="00000000" w:rsidRPr="00000000" w14:paraId="00000C85">
            <w:pPr>
              <w:rPr>
                <w:sz w:val="24"/>
                <w:szCs w:val="24"/>
              </w:rPr>
            </w:pPr>
            <w:r w:rsidDel="00000000" w:rsidR="00000000" w:rsidRPr="00000000">
              <w:rPr>
                <w:rtl w:val="0"/>
              </w:rPr>
            </w:r>
          </w:p>
        </w:tc>
        <w:tc>
          <w:tcPr/>
          <w:p w:rsidR="00000000" w:rsidDel="00000000" w:rsidP="00000000" w:rsidRDefault="00000000" w:rsidRPr="00000000" w14:paraId="00000C86">
            <w:pPr>
              <w:rPr>
                <w:sz w:val="24"/>
                <w:szCs w:val="24"/>
              </w:rPr>
            </w:pPr>
            <w:r w:rsidDel="00000000" w:rsidR="00000000" w:rsidRPr="00000000">
              <w:rPr>
                <w:sz w:val="24"/>
                <w:szCs w:val="24"/>
                <w:rtl w:val="0"/>
              </w:rPr>
              <w:t xml:space="preserve">Nút Last bị làm mờ</w:t>
            </w:r>
          </w:p>
          <w:p w:rsidR="00000000" w:rsidDel="00000000" w:rsidP="00000000" w:rsidRDefault="00000000" w:rsidRPr="00000000" w14:paraId="00000C87">
            <w:pPr>
              <w:rPr>
                <w:sz w:val="24"/>
                <w:szCs w:val="24"/>
              </w:rPr>
            </w:pPr>
            <w:r w:rsidDel="00000000" w:rsidR="00000000" w:rsidRPr="00000000">
              <w:rPr>
                <w:rtl w:val="0"/>
              </w:rPr>
            </w:r>
          </w:p>
        </w:tc>
        <w:tc>
          <w:tcPr/>
          <w:p w:rsidR="00000000" w:rsidDel="00000000" w:rsidP="00000000" w:rsidRDefault="00000000" w:rsidRPr="00000000" w14:paraId="00000C88">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89">
            <w:pPr>
              <w:jc w:val="center"/>
              <w:rPr>
                <w:sz w:val="24"/>
                <w:szCs w:val="24"/>
              </w:rPr>
            </w:pPr>
            <w:r w:rsidDel="00000000" w:rsidR="00000000" w:rsidRPr="00000000">
              <w:rPr>
                <w:sz w:val="24"/>
                <w:szCs w:val="24"/>
                <w:rtl w:val="0"/>
              </w:rPr>
              <w:t xml:space="preserve">24</w:t>
            </w:r>
          </w:p>
        </w:tc>
        <w:tc>
          <w:tcPr/>
          <w:p w:rsidR="00000000" w:rsidDel="00000000" w:rsidP="00000000" w:rsidRDefault="00000000" w:rsidRPr="00000000" w14:paraId="00000C8A">
            <w:pPr>
              <w:rPr>
                <w:sz w:val="24"/>
                <w:szCs w:val="24"/>
              </w:rPr>
            </w:pPr>
            <w:r w:rsidDel="00000000" w:rsidR="00000000" w:rsidRPr="00000000">
              <w:rPr>
                <w:sz w:val="24"/>
                <w:szCs w:val="24"/>
                <w:rtl w:val="0"/>
              </w:rPr>
              <w:t xml:space="preserve">Kiểm tra nút Prev bị làm mờ</w:t>
            </w:r>
          </w:p>
        </w:tc>
        <w:tc>
          <w:tcPr/>
          <w:p w:rsidR="00000000" w:rsidDel="00000000" w:rsidP="00000000" w:rsidRDefault="00000000" w:rsidRPr="00000000" w14:paraId="00000C8B">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8C">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C8D">
            <w:pPr>
              <w:rPr>
                <w:sz w:val="24"/>
                <w:szCs w:val="24"/>
              </w:rPr>
            </w:pPr>
            <w:r w:rsidDel="00000000" w:rsidR="00000000" w:rsidRPr="00000000">
              <w:rPr>
                <w:rtl w:val="0"/>
              </w:rPr>
            </w:r>
          </w:p>
        </w:tc>
        <w:tc>
          <w:tcPr/>
          <w:p w:rsidR="00000000" w:rsidDel="00000000" w:rsidP="00000000" w:rsidRDefault="00000000" w:rsidRPr="00000000" w14:paraId="00000C8E">
            <w:pPr>
              <w:rPr>
                <w:sz w:val="24"/>
                <w:szCs w:val="24"/>
              </w:rPr>
            </w:pPr>
            <w:r w:rsidDel="00000000" w:rsidR="00000000" w:rsidRPr="00000000">
              <w:rPr>
                <w:sz w:val="24"/>
                <w:szCs w:val="24"/>
                <w:rtl w:val="0"/>
              </w:rPr>
              <w:t xml:space="preserve">Nút Prev bị làm mờ</w:t>
            </w:r>
          </w:p>
        </w:tc>
        <w:tc>
          <w:tcPr/>
          <w:p w:rsidR="00000000" w:rsidDel="00000000" w:rsidP="00000000" w:rsidRDefault="00000000" w:rsidRPr="00000000" w14:paraId="00000C8F">
            <w:pPr>
              <w:rPr>
                <w:sz w:val="24"/>
                <w:szCs w:val="24"/>
              </w:rPr>
            </w:pPr>
            <w:r w:rsidDel="00000000" w:rsidR="00000000" w:rsidRPr="00000000">
              <w:rPr>
                <w:sz w:val="24"/>
                <w:szCs w:val="24"/>
                <w:rtl w:val="0"/>
              </w:rPr>
              <w:t xml:space="preserve">Nút Prev bị làm mờ</w:t>
            </w:r>
          </w:p>
        </w:tc>
        <w:tc>
          <w:tcPr/>
          <w:p w:rsidR="00000000" w:rsidDel="00000000" w:rsidP="00000000" w:rsidRDefault="00000000" w:rsidRPr="00000000" w14:paraId="00000C90">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91">
            <w:pPr>
              <w:jc w:val="center"/>
              <w:rPr>
                <w:sz w:val="24"/>
                <w:szCs w:val="24"/>
              </w:rPr>
            </w:pPr>
            <w:r w:rsidDel="00000000" w:rsidR="00000000" w:rsidRPr="00000000">
              <w:rPr>
                <w:sz w:val="24"/>
                <w:szCs w:val="24"/>
                <w:rtl w:val="0"/>
              </w:rPr>
              <w:t xml:space="preserve">25</w:t>
            </w:r>
          </w:p>
        </w:tc>
        <w:tc>
          <w:tcPr/>
          <w:p w:rsidR="00000000" w:rsidDel="00000000" w:rsidP="00000000" w:rsidRDefault="00000000" w:rsidRPr="00000000" w14:paraId="00000C92">
            <w:pPr>
              <w:rPr>
                <w:sz w:val="24"/>
                <w:szCs w:val="24"/>
              </w:rPr>
            </w:pPr>
            <w:r w:rsidDel="00000000" w:rsidR="00000000" w:rsidRPr="00000000">
              <w:rPr>
                <w:sz w:val="24"/>
                <w:szCs w:val="24"/>
                <w:rtl w:val="0"/>
              </w:rPr>
              <w:t xml:space="preserve">Kiểm tra xóa thất bại</w:t>
            </w:r>
          </w:p>
        </w:tc>
        <w:tc>
          <w:tcPr/>
          <w:p w:rsidR="00000000" w:rsidDel="00000000" w:rsidP="00000000" w:rsidRDefault="00000000" w:rsidRPr="00000000" w14:paraId="00000C93">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94">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C95">
            <w:pPr>
              <w:rPr>
                <w:sz w:val="24"/>
                <w:szCs w:val="24"/>
              </w:rPr>
            </w:pPr>
            <w:r w:rsidDel="00000000" w:rsidR="00000000" w:rsidRPr="00000000">
              <w:rPr>
                <w:sz w:val="24"/>
                <w:szCs w:val="24"/>
                <w:rtl w:val="0"/>
              </w:rPr>
              <w:t xml:space="preserve">B3: Thêm mới khóa học có mã chuyên đề là “JV001”</w:t>
            </w:r>
          </w:p>
          <w:p w:rsidR="00000000" w:rsidDel="00000000" w:rsidP="00000000" w:rsidRDefault="00000000" w:rsidRPr="00000000" w14:paraId="00000C96">
            <w:pPr>
              <w:rPr>
                <w:sz w:val="24"/>
                <w:szCs w:val="24"/>
              </w:rPr>
            </w:pPr>
            <w:r w:rsidDel="00000000" w:rsidR="00000000" w:rsidRPr="00000000">
              <w:rPr>
                <w:sz w:val="24"/>
                <w:szCs w:val="24"/>
                <w:rtl w:val="0"/>
              </w:rPr>
              <w:t xml:space="preserve">B4: Click chọn chuyên đề</w:t>
            </w:r>
          </w:p>
          <w:p w:rsidR="00000000" w:rsidDel="00000000" w:rsidP="00000000" w:rsidRDefault="00000000" w:rsidRPr="00000000" w14:paraId="00000C97">
            <w:pPr>
              <w:rPr>
                <w:sz w:val="24"/>
                <w:szCs w:val="24"/>
              </w:rPr>
            </w:pPr>
            <w:r w:rsidDel="00000000" w:rsidR="00000000" w:rsidRPr="00000000">
              <w:rPr>
                <w:sz w:val="24"/>
                <w:szCs w:val="24"/>
                <w:rtl w:val="0"/>
              </w:rPr>
              <w:t xml:space="preserve">B5: Chọn dữ liêu có mã chuyên đề “JV001” trên danh sách</w:t>
            </w:r>
          </w:p>
          <w:p w:rsidR="00000000" w:rsidDel="00000000" w:rsidP="00000000" w:rsidRDefault="00000000" w:rsidRPr="00000000" w14:paraId="00000C98">
            <w:pPr>
              <w:rPr>
                <w:sz w:val="24"/>
                <w:szCs w:val="24"/>
              </w:rPr>
            </w:pPr>
            <w:r w:rsidDel="00000000" w:rsidR="00000000" w:rsidRPr="00000000">
              <w:rPr>
                <w:sz w:val="24"/>
                <w:szCs w:val="24"/>
                <w:rtl w:val="0"/>
              </w:rPr>
              <w:t xml:space="preserve">B6: Click nút Xóa</w:t>
            </w:r>
          </w:p>
        </w:tc>
        <w:tc>
          <w:tcPr/>
          <w:p w:rsidR="00000000" w:rsidDel="00000000" w:rsidP="00000000" w:rsidRDefault="00000000" w:rsidRPr="00000000" w14:paraId="00000C99">
            <w:pPr>
              <w:rPr>
                <w:sz w:val="24"/>
                <w:szCs w:val="24"/>
              </w:rPr>
            </w:pPr>
            <w:r w:rsidDel="00000000" w:rsidR="00000000" w:rsidRPr="00000000">
              <w:rPr>
                <w:sz w:val="24"/>
                <w:szCs w:val="24"/>
                <w:rtl w:val="0"/>
              </w:rPr>
              <w:t xml:space="preserve">Thông Báo Xóa thất bại</w:t>
            </w:r>
          </w:p>
        </w:tc>
        <w:tc>
          <w:tcPr/>
          <w:p w:rsidR="00000000" w:rsidDel="00000000" w:rsidP="00000000" w:rsidRDefault="00000000" w:rsidRPr="00000000" w14:paraId="00000C9A">
            <w:pPr>
              <w:rPr>
                <w:sz w:val="24"/>
                <w:szCs w:val="24"/>
              </w:rPr>
            </w:pPr>
            <w:r w:rsidDel="00000000" w:rsidR="00000000" w:rsidRPr="00000000">
              <w:rPr>
                <w:sz w:val="24"/>
                <w:szCs w:val="24"/>
                <w:rtl w:val="0"/>
              </w:rPr>
              <w:t xml:space="preserve">Thông Báo Xóa thất bại</w:t>
            </w:r>
          </w:p>
        </w:tc>
        <w:tc>
          <w:tcPr/>
          <w:p w:rsidR="00000000" w:rsidDel="00000000" w:rsidP="00000000" w:rsidRDefault="00000000" w:rsidRPr="00000000" w14:paraId="00000C9B">
            <w:pPr>
              <w:rPr>
                <w:sz w:val="24"/>
                <w:szCs w:val="24"/>
              </w:rPr>
            </w:pPr>
            <w:r w:rsidDel="00000000" w:rsidR="00000000" w:rsidRPr="00000000">
              <w:rPr>
                <w:sz w:val="24"/>
                <w:szCs w:val="24"/>
                <w:rtl w:val="0"/>
              </w:rPr>
              <w:t xml:space="preserve">Pass</w:t>
            </w:r>
          </w:p>
        </w:tc>
      </w:tr>
    </w:tbl>
    <w:p w:rsidR="00000000" w:rsidDel="00000000" w:rsidP="00000000" w:rsidRDefault="00000000" w:rsidRPr="00000000" w14:paraId="00000C9C">
      <w:pPr>
        <w:pStyle w:val="Heading2"/>
        <w:ind w:firstLine="576"/>
        <w:rPr/>
      </w:pPr>
      <w:bookmarkStart w:colFirst="0" w:colLast="0" w:name="_206ipza" w:id="70"/>
      <w:bookmarkEnd w:id="70"/>
      <w:r w:rsidDel="00000000" w:rsidR="00000000" w:rsidRPr="00000000">
        <w:rPr>
          <w:rtl w:val="0"/>
        </w:rPr>
        <w:t xml:space="preserve">5.5.NguoiHocJDialog</w:t>
      </w:r>
    </w:p>
    <w:tbl>
      <w:tblPr>
        <w:tblStyle w:val="Table7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C9D">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C9E">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C9F">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CA0">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CA1">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CA2">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CA3">
            <w:pPr>
              <w:rPr>
                <w:sz w:val="24"/>
                <w:szCs w:val="24"/>
              </w:rPr>
            </w:pPr>
            <w:r w:rsidDel="00000000" w:rsidR="00000000" w:rsidRPr="00000000">
              <w:rPr>
                <w:rFonts w:ascii="Calibri" w:cs="Calibri" w:eastAsia="Calibri" w:hAnsi="Calibri"/>
                <w:sz w:val="22"/>
                <w:szCs w:val="22"/>
                <w:rtl w:val="0"/>
              </w:rPr>
              <w:t xml:space="preserve">Kiểm tra bỏ trống Họ tên</w:t>
            </w:r>
            <w:r w:rsidDel="00000000" w:rsidR="00000000" w:rsidRPr="00000000">
              <w:rPr>
                <w:rtl w:val="0"/>
              </w:rPr>
            </w:r>
          </w:p>
        </w:tc>
        <w:tc>
          <w:tcPr/>
          <w:p w:rsidR="00000000" w:rsidDel="00000000" w:rsidP="00000000" w:rsidRDefault="00000000" w:rsidRPr="00000000" w14:paraId="00000CA4">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A5">
            <w:pPr>
              <w:rPr>
                <w:sz w:val="24"/>
                <w:szCs w:val="24"/>
              </w:rPr>
            </w:pPr>
            <w:r w:rsidDel="00000000" w:rsidR="00000000" w:rsidRPr="00000000">
              <w:rPr>
                <w:sz w:val="24"/>
                <w:szCs w:val="24"/>
                <w:rtl w:val="0"/>
              </w:rPr>
              <w:t xml:space="preserve">B2:  Click chọn Người học</w:t>
            </w:r>
          </w:p>
          <w:p w:rsidR="00000000" w:rsidDel="00000000" w:rsidP="00000000" w:rsidRDefault="00000000" w:rsidRPr="00000000" w14:paraId="00000CA6">
            <w:pPr>
              <w:rPr>
                <w:sz w:val="24"/>
                <w:szCs w:val="24"/>
              </w:rPr>
            </w:pPr>
            <w:r w:rsidDel="00000000" w:rsidR="00000000" w:rsidRPr="00000000">
              <w:rPr>
                <w:sz w:val="24"/>
                <w:szCs w:val="24"/>
                <w:rtl w:val="0"/>
              </w:rPr>
              <w:t xml:space="preserve">B3: Thêm mới Người học</w:t>
              <w:br w:type="textWrapping"/>
              <w:t xml:space="preserve">B4: Bỏ trống Họ Tên “     “</w:t>
              <w:br w:type="textWrapping"/>
              <w:t xml:space="preserve">-Nhập ngày sinh : “18-9-2002”</w:t>
              <w:br w:type="textWrapping"/>
              <w:t xml:space="preserve">- Nhập SĐT : “09090900”</w:t>
              <w:br w:type="textWrapping"/>
              <w:t xml:space="preserve">-Nhập EMAIL : “ </w:t>
            </w:r>
            <w:hyperlink r:id="rId66">
              <w:r w:rsidDel="00000000" w:rsidR="00000000" w:rsidRPr="00000000">
                <w:rPr>
                  <w:color w:val="1155cc"/>
                  <w:sz w:val="24"/>
                  <w:szCs w:val="24"/>
                  <w:u w:val="single"/>
                  <w:rtl w:val="0"/>
                </w:rPr>
                <w:t xml:space="preserve">DCCC@Gmail.com</w:t>
              </w:r>
            </w:hyperlink>
            <w:r w:rsidDel="00000000" w:rsidR="00000000" w:rsidRPr="00000000">
              <w:rPr>
                <w:sz w:val="24"/>
                <w:szCs w:val="24"/>
                <w:rtl w:val="0"/>
              </w:rPr>
              <w:t xml:space="preserve">”</w:t>
            </w:r>
          </w:p>
          <w:p w:rsidR="00000000" w:rsidDel="00000000" w:rsidP="00000000" w:rsidRDefault="00000000" w:rsidRPr="00000000" w14:paraId="00000CA7">
            <w:pPr>
              <w:rPr>
                <w:sz w:val="24"/>
                <w:szCs w:val="24"/>
              </w:rPr>
            </w:pPr>
            <w:r w:rsidDel="00000000" w:rsidR="00000000" w:rsidRPr="00000000">
              <w:rPr>
                <w:sz w:val="24"/>
                <w:szCs w:val="24"/>
                <w:rtl w:val="0"/>
              </w:rPr>
              <w:t xml:space="preserve">B5: Click thêm</w:t>
            </w:r>
          </w:p>
        </w:tc>
        <w:tc>
          <w:tcPr/>
          <w:p w:rsidR="00000000" w:rsidDel="00000000" w:rsidP="00000000" w:rsidRDefault="00000000" w:rsidRPr="00000000" w14:paraId="00000CA8">
            <w:pPr>
              <w:rPr>
                <w:sz w:val="24"/>
                <w:szCs w:val="24"/>
              </w:rPr>
            </w:pPr>
            <w:r w:rsidDel="00000000" w:rsidR="00000000" w:rsidRPr="00000000">
              <w:rPr>
                <w:sz w:val="24"/>
                <w:szCs w:val="24"/>
                <w:rtl w:val="0"/>
              </w:rPr>
              <w:t xml:space="preserve">Thông báo - Thất bại họ tên bị bỏ trống</w:t>
            </w:r>
          </w:p>
        </w:tc>
        <w:tc>
          <w:tcPr/>
          <w:p w:rsidR="00000000" w:rsidDel="00000000" w:rsidP="00000000" w:rsidRDefault="00000000" w:rsidRPr="00000000" w14:paraId="00000CA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CAA">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CAB">
            <w:pPr>
              <w:rPr>
                <w:sz w:val="24"/>
                <w:szCs w:val="24"/>
              </w:rPr>
            </w:pPr>
            <w:r w:rsidDel="00000000" w:rsidR="00000000" w:rsidRPr="00000000">
              <w:rPr>
                <w:sz w:val="24"/>
                <w:szCs w:val="24"/>
                <w:rtl w:val="0"/>
              </w:rPr>
              <w:t xml:space="preserve">Kiểm tra bỏ trống Ngày sinh</w:t>
            </w:r>
          </w:p>
        </w:tc>
        <w:tc>
          <w:tcPr/>
          <w:p w:rsidR="00000000" w:rsidDel="00000000" w:rsidP="00000000" w:rsidRDefault="00000000" w:rsidRPr="00000000" w14:paraId="00000CAC">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AD">
            <w:pPr>
              <w:rPr>
                <w:sz w:val="24"/>
                <w:szCs w:val="24"/>
              </w:rPr>
            </w:pPr>
            <w:r w:rsidDel="00000000" w:rsidR="00000000" w:rsidRPr="00000000">
              <w:rPr>
                <w:sz w:val="24"/>
                <w:szCs w:val="24"/>
                <w:rtl w:val="0"/>
              </w:rPr>
              <w:t xml:space="preserve">B2:  Click chọn Người học</w:t>
            </w:r>
          </w:p>
          <w:p w:rsidR="00000000" w:rsidDel="00000000" w:rsidP="00000000" w:rsidRDefault="00000000" w:rsidRPr="00000000" w14:paraId="00000CAE">
            <w:pPr>
              <w:rPr>
                <w:sz w:val="24"/>
                <w:szCs w:val="24"/>
              </w:rPr>
            </w:pPr>
            <w:r w:rsidDel="00000000" w:rsidR="00000000" w:rsidRPr="00000000">
              <w:rPr>
                <w:sz w:val="24"/>
                <w:szCs w:val="24"/>
                <w:rtl w:val="0"/>
              </w:rPr>
              <w:t xml:space="preserve">B3: Thêm mới Người học</w:t>
            </w:r>
          </w:p>
          <w:p w:rsidR="00000000" w:rsidDel="00000000" w:rsidP="00000000" w:rsidRDefault="00000000" w:rsidRPr="00000000" w14:paraId="00000CAF">
            <w:pPr>
              <w:rPr>
                <w:sz w:val="24"/>
                <w:szCs w:val="24"/>
              </w:rPr>
            </w:pPr>
            <w:r w:rsidDel="00000000" w:rsidR="00000000" w:rsidRPr="00000000">
              <w:rPr>
                <w:sz w:val="24"/>
                <w:szCs w:val="24"/>
                <w:rtl w:val="0"/>
              </w:rPr>
              <w:t xml:space="preserve">B4: Nhập họ tên “TranVanDuc“</w:t>
              <w:br w:type="textWrapping"/>
              <w:t xml:space="preserve">-Nhập ngày sinh : “    “</w:t>
              <w:br w:type="textWrapping"/>
              <w:t xml:space="preserve">- Nhập SĐT : “09090900”</w:t>
              <w:br w:type="textWrapping"/>
              <w:t xml:space="preserve">-Nhập EMAIL : “ DCCC@Gmail.com”</w:t>
            </w:r>
          </w:p>
          <w:p w:rsidR="00000000" w:rsidDel="00000000" w:rsidP="00000000" w:rsidRDefault="00000000" w:rsidRPr="00000000" w14:paraId="00000CB0">
            <w:pPr>
              <w:rPr>
                <w:sz w:val="24"/>
                <w:szCs w:val="24"/>
              </w:rPr>
            </w:pPr>
            <w:r w:rsidDel="00000000" w:rsidR="00000000" w:rsidRPr="00000000">
              <w:rPr>
                <w:rtl w:val="0"/>
              </w:rPr>
            </w:r>
          </w:p>
        </w:tc>
        <w:tc>
          <w:tcPr/>
          <w:p w:rsidR="00000000" w:rsidDel="00000000" w:rsidP="00000000" w:rsidRDefault="00000000" w:rsidRPr="00000000" w14:paraId="00000CB1">
            <w:pPr>
              <w:rPr>
                <w:sz w:val="24"/>
                <w:szCs w:val="24"/>
              </w:rPr>
            </w:pPr>
            <w:r w:rsidDel="00000000" w:rsidR="00000000" w:rsidRPr="00000000">
              <w:rPr>
                <w:sz w:val="24"/>
                <w:szCs w:val="24"/>
                <w:rtl w:val="0"/>
              </w:rPr>
              <w:t xml:space="preserve">Thông báo - Thất bại Ngày sinh bị bỏ trống</w:t>
            </w:r>
          </w:p>
        </w:tc>
        <w:tc>
          <w:tcPr/>
          <w:p w:rsidR="00000000" w:rsidDel="00000000" w:rsidP="00000000" w:rsidRDefault="00000000" w:rsidRPr="00000000" w14:paraId="00000CB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CB3">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CB4">
            <w:pPr>
              <w:rPr>
                <w:sz w:val="24"/>
                <w:szCs w:val="24"/>
              </w:rPr>
            </w:pPr>
            <w:r w:rsidDel="00000000" w:rsidR="00000000" w:rsidRPr="00000000">
              <w:rPr>
                <w:sz w:val="24"/>
                <w:szCs w:val="24"/>
                <w:rtl w:val="0"/>
              </w:rPr>
              <w:t xml:space="preserve">Kiểm tra bỏ trống SĐT , Ngày , Email</w:t>
            </w:r>
          </w:p>
        </w:tc>
        <w:tc>
          <w:tcPr/>
          <w:p w:rsidR="00000000" w:rsidDel="00000000" w:rsidP="00000000" w:rsidRDefault="00000000" w:rsidRPr="00000000" w14:paraId="00000CB5">
            <w:pPr>
              <w:rPr>
                <w:sz w:val="24"/>
                <w:szCs w:val="24"/>
              </w:rPr>
            </w:pPr>
            <w:r w:rsidDel="00000000" w:rsidR="00000000" w:rsidRPr="00000000">
              <w:rPr>
                <w:rtl w:val="0"/>
              </w:rPr>
            </w:r>
          </w:p>
          <w:p w:rsidR="00000000" w:rsidDel="00000000" w:rsidP="00000000" w:rsidRDefault="00000000" w:rsidRPr="00000000" w14:paraId="00000CB6">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B7">
            <w:pPr>
              <w:rPr>
                <w:sz w:val="24"/>
                <w:szCs w:val="24"/>
              </w:rPr>
            </w:pPr>
            <w:r w:rsidDel="00000000" w:rsidR="00000000" w:rsidRPr="00000000">
              <w:rPr>
                <w:sz w:val="24"/>
                <w:szCs w:val="24"/>
                <w:rtl w:val="0"/>
              </w:rPr>
              <w:t xml:space="preserve">B2:  Click chọn Người học</w:t>
            </w:r>
          </w:p>
          <w:p w:rsidR="00000000" w:rsidDel="00000000" w:rsidP="00000000" w:rsidRDefault="00000000" w:rsidRPr="00000000" w14:paraId="00000CB8">
            <w:pPr>
              <w:rPr>
                <w:sz w:val="24"/>
                <w:szCs w:val="24"/>
              </w:rPr>
            </w:pPr>
            <w:r w:rsidDel="00000000" w:rsidR="00000000" w:rsidRPr="00000000">
              <w:rPr>
                <w:sz w:val="24"/>
                <w:szCs w:val="24"/>
                <w:rtl w:val="0"/>
              </w:rPr>
              <w:t xml:space="preserve">B3: Thêm mới Người học</w:t>
            </w:r>
          </w:p>
          <w:p w:rsidR="00000000" w:rsidDel="00000000" w:rsidP="00000000" w:rsidRDefault="00000000" w:rsidRPr="00000000" w14:paraId="00000CB9">
            <w:pPr>
              <w:rPr>
                <w:sz w:val="24"/>
                <w:szCs w:val="24"/>
              </w:rPr>
            </w:pPr>
            <w:r w:rsidDel="00000000" w:rsidR="00000000" w:rsidRPr="00000000">
              <w:rPr>
                <w:sz w:val="24"/>
                <w:szCs w:val="24"/>
                <w:rtl w:val="0"/>
              </w:rPr>
              <w:t xml:space="preserve">B4: Nhập họ tên “TranVanDuc“</w:t>
              <w:br w:type="textWrapping"/>
              <w:t xml:space="preserve">-Nhập ngày sinh : “    “</w:t>
              <w:br w:type="textWrapping"/>
              <w:t xml:space="preserve">- Nhập SĐT : “ “</w:t>
              <w:br w:type="textWrapping"/>
              <w:t xml:space="preserve">-Nhập EMAIL : “ ”</w:t>
            </w:r>
          </w:p>
          <w:p w:rsidR="00000000" w:rsidDel="00000000" w:rsidP="00000000" w:rsidRDefault="00000000" w:rsidRPr="00000000" w14:paraId="00000CBA">
            <w:pPr>
              <w:rPr>
                <w:sz w:val="24"/>
                <w:szCs w:val="24"/>
              </w:rPr>
            </w:pPr>
            <w:r w:rsidDel="00000000" w:rsidR="00000000" w:rsidRPr="00000000">
              <w:rPr>
                <w:rtl w:val="0"/>
              </w:rPr>
            </w:r>
          </w:p>
        </w:tc>
        <w:tc>
          <w:tcPr/>
          <w:p w:rsidR="00000000" w:rsidDel="00000000" w:rsidP="00000000" w:rsidRDefault="00000000" w:rsidRPr="00000000" w14:paraId="00000CBB">
            <w:pPr>
              <w:rPr>
                <w:sz w:val="24"/>
                <w:szCs w:val="24"/>
              </w:rPr>
            </w:pPr>
            <w:r w:rsidDel="00000000" w:rsidR="00000000" w:rsidRPr="00000000">
              <w:rPr>
                <w:sz w:val="24"/>
                <w:szCs w:val="24"/>
                <w:rtl w:val="0"/>
              </w:rPr>
              <w:t xml:space="preserve">Thông báo thất bại - SĐT bị trống </w:t>
              <w:br w:type="textWrapping"/>
              <w:t xml:space="preserve">+ Ngày sinh Bị trống </w:t>
              <w:br w:type="textWrapping"/>
              <w:t xml:space="preserve">+Email bị trống</w:t>
            </w:r>
          </w:p>
        </w:tc>
        <w:tc>
          <w:tcPr/>
          <w:p w:rsidR="00000000" w:rsidDel="00000000" w:rsidP="00000000" w:rsidRDefault="00000000" w:rsidRPr="00000000" w14:paraId="00000CB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CBD">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CBE">
            <w:pPr>
              <w:rPr>
                <w:sz w:val="24"/>
                <w:szCs w:val="24"/>
              </w:rPr>
            </w:pPr>
            <w:r w:rsidDel="00000000" w:rsidR="00000000" w:rsidRPr="00000000">
              <w:rPr>
                <w:sz w:val="24"/>
                <w:szCs w:val="24"/>
                <w:rtl w:val="0"/>
              </w:rPr>
              <w:t xml:space="preserve">Kiểm tra thời gian ngày sinh ( số tuổi không hợp lệ “</w:t>
            </w:r>
          </w:p>
        </w:tc>
        <w:tc>
          <w:tcPr/>
          <w:p w:rsidR="00000000" w:rsidDel="00000000" w:rsidP="00000000" w:rsidRDefault="00000000" w:rsidRPr="00000000" w14:paraId="00000CBF">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C0">
            <w:pPr>
              <w:rPr>
                <w:sz w:val="24"/>
                <w:szCs w:val="24"/>
              </w:rPr>
            </w:pPr>
            <w:r w:rsidDel="00000000" w:rsidR="00000000" w:rsidRPr="00000000">
              <w:rPr>
                <w:sz w:val="24"/>
                <w:szCs w:val="24"/>
                <w:rtl w:val="0"/>
              </w:rPr>
              <w:t xml:space="preserve">B2:  Click chọn Người học</w:t>
            </w:r>
          </w:p>
          <w:p w:rsidR="00000000" w:rsidDel="00000000" w:rsidP="00000000" w:rsidRDefault="00000000" w:rsidRPr="00000000" w14:paraId="00000CC1">
            <w:pPr>
              <w:rPr>
                <w:sz w:val="24"/>
                <w:szCs w:val="24"/>
              </w:rPr>
            </w:pPr>
            <w:r w:rsidDel="00000000" w:rsidR="00000000" w:rsidRPr="00000000">
              <w:rPr>
                <w:sz w:val="24"/>
                <w:szCs w:val="24"/>
                <w:rtl w:val="0"/>
              </w:rPr>
              <w:t xml:space="preserve">B3: Thêm mới Người học</w:t>
            </w:r>
          </w:p>
          <w:p w:rsidR="00000000" w:rsidDel="00000000" w:rsidP="00000000" w:rsidRDefault="00000000" w:rsidRPr="00000000" w14:paraId="00000CC2">
            <w:pPr>
              <w:rPr>
                <w:sz w:val="24"/>
                <w:szCs w:val="24"/>
              </w:rPr>
            </w:pPr>
            <w:r w:rsidDel="00000000" w:rsidR="00000000" w:rsidRPr="00000000">
              <w:rPr>
                <w:sz w:val="24"/>
                <w:szCs w:val="24"/>
                <w:rtl w:val="0"/>
              </w:rPr>
              <w:t xml:space="preserve">B4: Nhập họ tên “TranVanDuc“</w:t>
              <w:br w:type="textWrapping"/>
              <w:t xml:space="preserve">-Nhập ngày sinh : “  11-1-2021  “</w:t>
              <w:br w:type="textWrapping"/>
              <w:t xml:space="preserve">- Nhập SĐT : “099884525 “</w:t>
              <w:br w:type="textWrapping"/>
              <w:t xml:space="preserve">-Nhập EMAIL : “Duct@gmail.com ”</w:t>
            </w:r>
          </w:p>
        </w:tc>
        <w:tc>
          <w:tcPr/>
          <w:p w:rsidR="00000000" w:rsidDel="00000000" w:rsidP="00000000" w:rsidRDefault="00000000" w:rsidRPr="00000000" w14:paraId="00000CC3">
            <w:pPr>
              <w:rPr>
                <w:sz w:val="24"/>
                <w:szCs w:val="24"/>
              </w:rPr>
            </w:pPr>
            <w:r w:rsidDel="00000000" w:rsidR="00000000" w:rsidRPr="00000000">
              <w:rPr>
                <w:sz w:val="24"/>
                <w:szCs w:val="24"/>
                <w:rtl w:val="0"/>
              </w:rPr>
              <w:t xml:space="preserve">Thông báo - thất bại phải </w:t>
            </w:r>
            <w:r w:rsidDel="00000000" w:rsidR="00000000" w:rsidRPr="00000000">
              <w:rPr>
                <w:rFonts w:ascii="Calibri" w:cs="Calibri" w:eastAsia="Calibri" w:hAnsi="Calibri"/>
                <w:sz w:val="22"/>
                <w:szCs w:val="22"/>
                <w:rtl w:val="0"/>
              </w:rPr>
              <w:t xml:space="preserve">cách ngày hiện tại 16 năm</w:t>
            </w:r>
            <w:r w:rsidDel="00000000" w:rsidR="00000000" w:rsidRPr="00000000">
              <w:rPr>
                <w:rtl w:val="0"/>
              </w:rPr>
            </w:r>
          </w:p>
        </w:tc>
        <w:tc>
          <w:tcPr/>
          <w:p w:rsidR="00000000" w:rsidDel="00000000" w:rsidP="00000000" w:rsidRDefault="00000000" w:rsidRPr="00000000" w14:paraId="00000CC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CC5">
            <w:pPr>
              <w:jc w:val="center"/>
              <w:rPr>
                <w:sz w:val="24"/>
                <w:szCs w:val="24"/>
              </w:rPr>
            </w:pPr>
            <w:r w:rsidDel="00000000" w:rsidR="00000000" w:rsidRPr="00000000">
              <w:rPr>
                <w:rtl w:val="0"/>
              </w:rPr>
            </w:r>
          </w:p>
        </w:tc>
        <w:tc>
          <w:tcPr/>
          <w:p w:rsidR="00000000" w:rsidDel="00000000" w:rsidP="00000000" w:rsidRDefault="00000000" w:rsidRPr="00000000" w14:paraId="00000CC6">
            <w:pPr>
              <w:rPr>
                <w:sz w:val="24"/>
                <w:szCs w:val="24"/>
              </w:rPr>
            </w:pPr>
            <w:r w:rsidDel="00000000" w:rsidR="00000000" w:rsidRPr="00000000">
              <w:rPr>
                <w:sz w:val="24"/>
                <w:szCs w:val="24"/>
                <w:rtl w:val="0"/>
              </w:rPr>
              <w:t xml:space="preserve">Kiểm tra ngày sinh ( số tuổi hợp lệ )</w:t>
            </w:r>
          </w:p>
        </w:tc>
        <w:tc>
          <w:tcPr/>
          <w:p w:rsidR="00000000" w:rsidDel="00000000" w:rsidP="00000000" w:rsidRDefault="00000000" w:rsidRPr="00000000" w14:paraId="00000CC7">
            <w:pPr>
              <w:rPr>
                <w:sz w:val="24"/>
                <w:szCs w:val="24"/>
              </w:rPr>
            </w:pPr>
            <w:r w:rsidDel="00000000" w:rsidR="00000000" w:rsidRPr="00000000">
              <w:rPr>
                <w:rtl w:val="0"/>
              </w:rPr>
            </w:r>
          </w:p>
          <w:p w:rsidR="00000000" w:rsidDel="00000000" w:rsidP="00000000" w:rsidRDefault="00000000" w:rsidRPr="00000000" w14:paraId="00000CC8">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C9">
            <w:pPr>
              <w:rPr>
                <w:sz w:val="24"/>
                <w:szCs w:val="24"/>
              </w:rPr>
            </w:pPr>
            <w:r w:rsidDel="00000000" w:rsidR="00000000" w:rsidRPr="00000000">
              <w:rPr>
                <w:sz w:val="24"/>
                <w:szCs w:val="24"/>
                <w:rtl w:val="0"/>
              </w:rPr>
              <w:t xml:space="preserve">B2:  Click chọn Người học</w:t>
            </w:r>
          </w:p>
          <w:p w:rsidR="00000000" w:rsidDel="00000000" w:rsidP="00000000" w:rsidRDefault="00000000" w:rsidRPr="00000000" w14:paraId="00000CCA">
            <w:pPr>
              <w:rPr>
                <w:sz w:val="24"/>
                <w:szCs w:val="24"/>
              </w:rPr>
            </w:pPr>
            <w:r w:rsidDel="00000000" w:rsidR="00000000" w:rsidRPr="00000000">
              <w:rPr>
                <w:sz w:val="24"/>
                <w:szCs w:val="24"/>
                <w:rtl w:val="0"/>
              </w:rPr>
              <w:t xml:space="preserve">B3: Thêm mới Người học</w:t>
            </w:r>
          </w:p>
          <w:p w:rsidR="00000000" w:rsidDel="00000000" w:rsidP="00000000" w:rsidRDefault="00000000" w:rsidRPr="00000000" w14:paraId="00000CCB">
            <w:pPr>
              <w:rPr>
                <w:sz w:val="24"/>
                <w:szCs w:val="24"/>
              </w:rPr>
            </w:pPr>
            <w:r w:rsidDel="00000000" w:rsidR="00000000" w:rsidRPr="00000000">
              <w:rPr>
                <w:sz w:val="24"/>
                <w:szCs w:val="24"/>
                <w:rtl w:val="0"/>
              </w:rPr>
              <w:t xml:space="preserve">B4: Nhập họ tên “TranVanDuc“</w:t>
              <w:br w:type="textWrapping"/>
              <w:t xml:space="preserve">-Nhập ngày sinh : “   11-1-2000 “</w:t>
              <w:br w:type="textWrapping"/>
              <w:t xml:space="preserve">- Nhập SĐT : “ 1447444478“</w:t>
              <w:br w:type="textWrapping"/>
              <w:t xml:space="preserve">-Nhập EMAIL : “Duct@gmail.com ”</w:t>
            </w:r>
          </w:p>
        </w:tc>
        <w:tc>
          <w:tcPr/>
          <w:p w:rsidR="00000000" w:rsidDel="00000000" w:rsidP="00000000" w:rsidRDefault="00000000" w:rsidRPr="00000000" w14:paraId="00000CCC">
            <w:pPr>
              <w:rPr>
                <w:sz w:val="24"/>
                <w:szCs w:val="24"/>
              </w:rPr>
            </w:pPr>
            <w:r w:rsidDel="00000000" w:rsidR="00000000" w:rsidRPr="00000000">
              <w:rPr>
                <w:sz w:val="24"/>
                <w:szCs w:val="24"/>
                <w:rtl w:val="0"/>
              </w:rPr>
              <w:t xml:space="preserve">Không hiện thông báo lỗi</w:t>
            </w:r>
          </w:p>
        </w:tc>
        <w:tc>
          <w:tcPr/>
          <w:p w:rsidR="00000000" w:rsidDel="00000000" w:rsidP="00000000" w:rsidRDefault="00000000" w:rsidRPr="00000000" w14:paraId="00000CC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CCE">
            <w:pPr>
              <w:jc w:val="center"/>
              <w:rPr>
                <w:sz w:val="24"/>
                <w:szCs w:val="24"/>
              </w:rPr>
            </w:pPr>
            <w:r w:rsidDel="00000000" w:rsidR="00000000" w:rsidRPr="00000000">
              <w:rPr>
                <w:rtl w:val="0"/>
              </w:rPr>
            </w:r>
          </w:p>
        </w:tc>
        <w:tc>
          <w:tcPr/>
          <w:p w:rsidR="00000000" w:rsidDel="00000000" w:rsidP="00000000" w:rsidRDefault="00000000" w:rsidRPr="00000000" w14:paraId="00000CCF">
            <w:pPr>
              <w:rPr>
                <w:sz w:val="24"/>
                <w:szCs w:val="24"/>
              </w:rPr>
            </w:pPr>
            <w:r w:rsidDel="00000000" w:rsidR="00000000" w:rsidRPr="00000000">
              <w:rPr>
                <w:sz w:val="24"/>
                <w:szCs w:val="24"/>
                <w:rtl w:val="0"/>
              </w:rPr>
              <w:t xml:space="preserve">Kiểm tra Email ( Sai định dạng)</w:t>
            </w:r>
          </w:p>
        </w:tc>
        <w:tc>
          <w:tcPr/>
          <w:p w:rsidR="00000000" w:rsidDel="00000000" w:rsidP="00000000" w:rsidRDefault="00000000" w:rsidRPr="00000000" w14:paraId="00000CD0">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D1">
            <w:pPr>
              <w:rPr>
                <w:sz w:val="24"/>
                <w:szCs w:val="24"/>
              </w:rPr>
            </w:pPr>
            <w:r w:rsidDel="00000000" w:rsidR="00000000" w:rsidRPr="00000000">
              <w:rPr>
                <w:sz w:val="24"/>
                <w:szCs w:val="24"/>
                <w:rtl w:val="0"/>
              </w:rPr>
              <w:t xml:space="preserve">B2:  Click chọn Người học</w:t>
            </w:r>
          </w:p>
          <w:p w:rsidR="00000000" w:rsidDel="00000000" w:rsidP="00000000" w:rsidRDefault="00000000" w:rsidRPr="00000000" w14:paraId="00000CD2">
            <w:pPr>
              <w:rPr>
                <w:sz w:val="24"/>
                <w:szCs w:val="24"/>
              </w:rPr>
            </w:pPr>
            <w:r w:rsidDel="00000000" w:rsidR="00000000" w:rsidRPr="00000000">
              <w:rPr>
                <w:sz w:val="24"/>
                <w:szCs w:val="24"/>
                <w:rtl w:val="0"/>
              </w:rPr>
              <w:t xml:space="preserve">B3: Thêm mới Người học</w:t>
            </w:r>
          </w:p>
          <w:p w:rsidR="00000000" w:rsidDel="00000000" w:rsidP="00000000" w:rsidRDefault="00000000" w:rsidRPr="00000000" w14:paraId="00000CD3">
            <w:pPr>
              <w:rPr>
                <w:sz w:val="24"/>
                <w:szCs w:val="24"/>
              </w:rPr>
            </w:pPr>
            <w:r w:rsidDel="00000000" w:rsidR="00000000" w:rsidRPr="00000000">
              <w:rPr>
                <w:sz w:val="24"/>
                <w:szCs w:val="24"/>
                <w:rtl w:val="0"/>
              </w:rPr>
              <w:t xml:space="preserve">B4: Nhập họ tên “TranVanDuc“</w:t>
              <w:br w:type="textWrapping"/>
              <w:t xml:space="preserve">-Nhập ngày sinh : “   11-1-2000 “</w:t>
              <w:br w:type="textWrapping"/>
              <w:t xml:space="preserve">- Nhập SĐT : “ 1447444478“</w:t>
              <w:br w:type="textWrapping"/>
              <w:t xml:space="preserve">-Nhập EMAIL : “Duc$#@#@t@gmail.com ”</w:t>
            </w:r>
          </w:p>
          <w:p w:rsidR="00000000" w:rsidDel="00000000" w:rsidP="00000000" w:rsidRDefault="00000000" w:rsidRPr="00000000" w14:paraId="00000CD4">
            <w:pPr>
              <w:rPr>
                <w:sz w:val="24"/>
                <w:szCs w:val="24"/>
              </w:rPr>
            </w:pPr>
            <w:r w:rsidDel="00000000" w:rsidR="00000000" w:rsidRPr="00000000">
              <w:rPr>
                <w:rtl w:val="0"/>
              </w:rPr>
            </w:r>
          </w:p>
        </w:tc>
        <w:tc>
          <w:tcPr/>
          <w:p w:rsidR="00000000" w:rsidDel="00000000" w:rsidP="00000000" w:rsidRDefault="00000000" w:rsidRPr="00000000" w14:paraId="00000CD5">
            <w:pPr>
              <w:rPr>
                <w:sz w:val="24"/>
                <w:szCs w:val="24"/>
              </w:rPr>
            </w:pPr>
            <w:r w:rsidDel="00000000" w:rsidR="00000000" w:rsidRPr="00000000">
              <w:rPr>
                <w:sz w:val="24"/>
                <w:szCs w:val="24"/>
                <w:rtl w:val="0"/>
              </w:rPr>
              <w:t xml:space="preserve">Thông báo - Email sai định dạng</w:t>
            </w:r>
          </w:p>
        </w:tc>
        <w:tc>
          <w:tcPr/>
          <w:p w:rsidR="00000000" w:rsidDel="00000000" w:rsidP="00000000" w:rsidRDefault="00000000" w:rsidRPr="00000000" w14:paraId="00000CD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CD7">
            <w:pPr>
              <w:jc w:val="center"/>
              <w:rPr>
                <w:sz w:val="24"/>
                <w:szCs w:val="24"/>
              </w:rPr>
            </w:pPr>
            <w:r w:rsidDel="00000000" w:rsidR="00000000" w:rsidRPr="00000000">
              <w:rPr>
                <w:rtl w:val="0"/>
              </w:rPr>
            </w:r>
          </w:p>
        </w:tc>
        <w:tc>
          <w:tcPr/>
          <w:p w:rsidR="00000000" w:rsidDel="00000000" w:rsidP="00000000" w:rsidRDefault="00000000" w:rsidRPr="00000000" w14:paraId="00000CD8">
            <w:pPr>
              <w:rPr>
                <w:sz w:val="24"/>
                <w:szCs w:val="24"/>
              </w:rPr>
            </w:pPr>
            <w:r w:rsidDel="00000000" w:rsidR="00000000" w:rsidRPr="00000000">
              <w:rPr>
                <w:sz w:val="24"/>
                <w:szCs w:val="24"/>
                <w:rtl w:val="0"/>
              </w:rPr>
              <w:t xml:space="preserve">Kiểm tra Email ( Đúng định dạng )</w:t>
            </w:r>
          </w:p>
        </w:tc>
        <w:tc>
          <w:tcPr/>
          <w:p w:rsidR="00000000" w:rsidDel="00000000" w:rsidP="00000000" w:rsidRDefault="00000000" w:rsidRPr="00000000" w14:paraId="00000CD9">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CDA">
            <w:pPr>
              <w:rPr>
                <w:sz w:val="24"/>
                <w:szCs w:val="24"/>
              </w:rPr>
            </w:pPr>
            <w:r w:rsidDel="00000000" w:rsidR="00000000" w:rsidRPr="00000000">
              <w:rPr>
                <w:sz w:val="24"/>
                <w:szCs w:val="24"/>
                <w:rtl w:val="0"/>
              </w:rPr>
              <w:t xml:space="preserve">B2:  Click chọn Người học</w:t>
            </w:r>
          </w:p>
          <w:p w:rsidR="00000000" w:rsidDel="00000000" w:rsidP="00000000" w:rsidRDefault="00000000" w:rsidRPr="00000000" w14:paraId="00000CDB">
            <w:pPr>
              <w:rPr>
                <w:sz w:val="24"/>
                <w:szCs w:val="24"/>
              </w:rPr>
            </w:pPr>
            <w:r w:rsidDel="00000000" w:rsidR="00000000" w:rsidRPr="00000000">
              <w:rPr>
                <w:sz w:val="24"/>
                <w:szCs w:val="24"/>
                <w:rtl w:val="0"/>
              </w:rPr>
              <w:t xml:space="preserve">B3: Thêm mới Người học</w:t>
            </w:r>
          </w:p>
          <w:p w:rsidR="00000000" w:rsidDel="00000000" w:rsidP="00000000" w:rsidRDefault="00000000" w:rsidRPr="00000000" w14:paraId="00000CDC">
            <w:pPr>
              <w:rPr>
                <w:sz w:val="24"/>
                <w:szCs w:val="24"/>
              </w:rPr>
            </w:pPr>
            <w:r w:rsidDel="00000000" w:rsidR="00000000" w:rsidRPr="00000000">
              <w:rPr>
                <w:sz w:val="24"/>
                <w:szCs w:val="24"/>
                <w:rtl w:val="0"/>
              </w:rPr>
              <w:t xml:space="preserve">B4: Nhập họ tên “TranVanDuc“</w:t>
              <w:br w:type="textWrapping"/>
              <w:t xml:space="preserve">-Nhập ngày sinh : “   11-1-2000 “</w:t>
              <w:br w:type="textWrapping"/>
              <w:t xml:space="preserve">- Nhập SĐT : “ 1447444478“</w:t>
              <w:br w:type="textWrapping"/>
              <w:t xml:space="preserve">-Nhập EMAIL : “Tranvanductvpc0222@gmail.com ”</w:t>
            </w:r>
          </w:p>
          <w:p w:rsidR="00000000" w:rsidDel="00000000" w:rsidP="00000000" w:rsidRDefault="00000000" w:rsidRPr="00000000" w14:paraId="00000CDD">
            <w:pPr>
              <w:rPr>
                <w:sz w:val="24"/>
                <w:szCs w:val="24"/>
              </w:rPr>
            </w:pPr>
            <w:r w:rsidDel="00000000" w:rsidR="00000000" w:rsidRPr="00000000">
              <w:rPr>
                <w:rtl w:val="0"/>
              </w:rPr>
            </w:r>
          </w:p>
        </w:tc>
        <w:tc>
          <w:tcPr/>
          <w:p w:rsidR="00000000" w:rsidDel="00000000" w:rsidP="00000000" w:rsidRDefault="00000000" w:rsidRPr="00000000" w14:paraId="00000CDE">
            <w:pPr>
              <w:rPr>
                <w:sz w:val="24"/>
                <w:szCs w:val="24"/>
              </w:rPr>
            </w:pPr>
            <w:r w:rsidDel="00000000" w:rsidR="00000000" w:rsidRPr="00000000">
              <w:rPr>
                <w:sz w:val="24"/>
                <w:szCs w:val="24"/>
                <w:rtl w:val="0"/>
              </w:rPr>
              <w:t xml:space="preserve">Không thông báo lỗi</w:t>
            </w:r>
          </w:p>
        </w:tc>
        <w:tc>
          <w:tcPr/>
          <w:p w:rsidR="00000000" w:rsidDel="00000000" w:rsidP="00000000" w:rsidRDefault="00000000" w:rsidRPr="00000000" w14:paraId="00000CDF">
            <w:pPr>
              <w:rPr>
                <w:sz w:val="24"/>
                <w:szCs w:val="24"/>
              </w:rPr>
            </w:pPr>
            <w:r w:rsidDel="00000000" w:rsidR="00000000" w:rsidRPr="00000000">
              <w:rPr>
                <w:rtl w:val="0"/>
              </w:rPr>
            </w:r>
          </w:p>
        </w:tc>
      </w:tr>
    </w:tbl>
    <w:p w:rsidR="00000000" w:rsidDel="00000000" w:rsidP="00000000" w:rsidRDefault="00000000" w:rsidRPr="00000000" w14:paraId="00000CE0">
      <w:pPr>
        <w:pStyle w:val="Heading2"/>
        <w:ind w:firstLine="576"/>
        <w:rPr/>
      </w:pPr>
      <w:bookmarkStart w:colFirst="0" w:colLast="0" w:name="_4k668n3" w:id="71"/>
      <w:bookmarkEnd w:id="71"/>
      <w:r w:rsidDel="00000000" w:rsidR="00000000" w:rsidRPr="00000000">
        <w:rPr>
          <w:rtl w:val="0"/>
        </w:rPr>
        <w:t xml:space="preserve">5.6.KhoaHocJDialog</w:t>
      </w:r>
    </w:p>
    <w:tbl>
      <w:tblPr>
        <w:tblStyle w:val="Table72"/>
        <w:tblW w:w="10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2340"/>
        <w:gridCol w:w="1665"/>
        <w:gridCol w:w="1935"/>
        <w:gridCol w:w="1935"/>
        <w:gridCol w:w="1350"/>
        <w:tblGridChange w:id="0">
          <w:tblGrid>
            <w:gridCol w:w="1065"/>
            <w:gridCol w:w="2340"/>
            <w:gridCol w:w="1665"/>
            <w:gridCol w:w="1935"/>
            <w:gridCol w:w="1935"/>
            <w:gridCol w:w="1350"/>
          </w:tblGrid>
        </w:tblGridChange>
      </w:tblGrid>
      <w:tr>
        <w:trPr>
          <w:cantSplit w:val="0"/>
          <w:tblHeader w:val="0"/>
        </w:trPr>
        <w:tc>
          <w:tcPr/>
          <w:p w:rsidR="00000000" w:rsidDel="00000000" w:rsidP="00000000" w:rsidRDefault="00000000" w:rsidRPr="00000000" w14:paraId="00000CE1">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CE2">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CE3">
            <w:pPr>
              <w:rPr>
                <w:b w:val="1"/>
                <w:smallCaps w:val="1"/>
                <w:sz w:val="24"/>
                <w:szCs w:val="24"/>
              </w:rPr>
            </w:pPr>
            <w:r w:rsidDel="00000000" w:rsidR="00000000" w:rsidRPr="00000000">
              <w:rPr>
                <w:b w:val="1"/>
                <w:smallCaps w:val="1"/>
                <w:sz w:val="24"/>
                <w:szCs w:val="24"/>
                <w:rtl w:val="0"/>
              </w:rPr>
              <w:t xml:space="preserve">Các Bước</w:t>
            </w:r>
          </w:p>
        </w:tc>
        <w:tc>
          <w:tcPr/>
          <w:p w:rsidR="00000000" w:rsidDel="00000000" w:rsidP="00000000" w:rsidRDefault="00000000" w:rsidRPr="00000000" w14:paraId="00000CE4">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CE5">
            <w:pPr>
              <w:rPr>
                <w:b w:val="1"/>
                <w:smallCaps w:val="1"/>
                <w:sz w:val="24"/>
                <w:szCs w:val="24"/>
              </w:rPr>
            </w:pPr>
            <w:r w:rsidDel="00000000" w:rsidR="00000000" w:rsidRPr="00000000">
              <w:rPr>
                <w:b w:val="1"/>
                <w:smallCaps w:val="1"/>
                <w:sz w:val="24"/>
                <w:szCs w:val="24"/>
                <w:rtl w:val="0"/>
              </w:rPr>
              <w:t xml:space="preserve">Kết Quả Thực Tế</w:t>
            </w:r>
          </w:p>
        </w:tc>
        <w:tc>
          <w:tcPr/>
          <w:p w:rsidR="00000000" w:rsidDel="00000000" w:rsidP="00000000" w:rsidRDefault="00000000" w:rsidRPr="00000000" w14:paraId="00000CE6">
            <w:pPr>
              <w:ind w:left="0" w:firstLine="0"/>
              <w:rPr>
                <w:b w:val="1"/>
                <w:smallCaps w:val="1"/>
                <w:sz w:val="24"/>
                <w:szCs w:val="24"/>
              </w:rPr>
            </w:pPr>
            <w:r w:rsidDel="00000000" w:rsidR="00000000" w:rsidRPr="00000000">
              <w:rPr>
                <w:b w:val="1"/>
                <w:smallCaps w:val="1"/>
                <w:sz w:val="24"/>
                <w:szCs w:val="24"/>
                <w:rtl w:val="0"/>
              </w:rPr>
              <w:t xml:space="preserve"> Trạng Thía</w:t>
            </w:r>
          </w:p>
        </w:tc>
      </w:tr>
      <w:tr>
        <w:trPr>
          <w:cantSplit w:val="0"/>
          <w:tblHeader w:val="0"/>
        </w:trPr>
        <w:tc>
          <w:tcPr/>
          <w:p w:rsidR="00000000" w:rsidDel="00000000" w:rsidP="00000000" w:rsidRDefault="00000000" w:rsidRPr="00000000" w14:paraId="00000CE7">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CE8">
            <w:pPr>
              <w:rPr>
                <w:sz w:val="24"/>
                <w:szCs w:val="24"/>
              </w:rPr>
            </w:pPr>
            <w:r w:rsidDel="00000000" w:rsidR="00000000" w:rsidRPr="00000000">
              <w:rPr>
                <w:sz w:val="24"/>
                <w:szCs w:val="24"/>
                <w:rtl w:val="0"/>
              </w:rPr>
              <w:t xml:space="preserve">Giao diện</w:t>
            </w:r>
          </w:p>
        </w:tc>
        <w:tc>
          <w:tcPr/>
          <w:p w:rsidR="00000000" w:rsidDel="00000000" w:rsidP="00000000" w:rsidRDefault="00000000" w:rsidRPr="00000000" w14:paraId="00000CE9">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CEA">
            <w:pPr>
              <w:rPr>
                <w:sz w:val="24"/>
                <w:szCs w:val="24"/>
              </w:rPr>
            </w:pPr>
            <w:r w:rsidDel="00000000" w:rsidR="00000000" w:rsidRPr="00000000">
              <w:rPr>
                <w:sz w:val="24"/>
                <w:szCs w:val="24"/>
                <w:rtl w:val="0"/>
              </w:rPr>
              <w:t xml:space="preserve">B2:  Click chọn khóa học</w:t>
            </w:r>
          </w:p>
        </w:tc>
        <w:tc>
          <w:tcPr/>
          <w:p w:rsidR="00000000" w:rsidDel="00000000" w:rsidP="00000000" w:rsidRDefault="00000000" w:rsidRPr="00000000" w14:paraId="00000CEB">
            <w:pPr>
              <w:rPr>
                <w:sz w:val="24"/>
                <w:szCs w:val="24"/>
              </w:rPr>
            </w:pPr>
            <w:r w:rsidDel="00000000" w:rsidR="00000000" w:rsidRPr="00000000">
              <w:rPr>
                <w:sz w:val="24"/>
                <w:szCs w:val="24"/>
                <w:rtl w:val="0"/>
              </w:rPr>
              <w:t xml:space="preserve">Phù Hợp</w:t>
            </w:r>
          </w:p>
        </w:tc>
        <w:tc>
          <w:tcPr/>
          <w:p w:rsidR="00000000" w:rsidDel="00000000" w:rsidP="00000000" w:rsidRDefault="00000000" w:rsidRPr="00000000" w14:paraId="00000CEC">
            <w:pPr>
              <w:rPr>
                <w:sz w:val="24"/>
                <w:szCs w:val="24"/>
              </w:rPr>
            </w:pPr>
            <w:r w:rsidDel="00000000" w:rsidR="00000000" w:rsidRPr="00000000">
              <w:rPr>
                <w:sz w:val="24"/>
                <w:szCs w:val="24"/>
                <w:rtl w:val="0"/>
              </w:rPr>
              <w:t xml:space="preserve">Phù Hợp</w:t>
            </w:r>
          </w:p>
        </w:tc>
        <w:tc>
          <w:tcPr/>
          <w:p w:rsidR="00000000" w:rsidDel="00000000" w:rsidP="00000000" w:rsidRDefault="00000000" w:rsidRPr="00000000" w14:paraId="00000CED">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EE">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CEF">
            <w:pPr>
              <w:rPr>
                <w:sz w:val="24"/>
                <w:szCs w:val="24"/>
              </w:rPr>
            </w:pPr>
            <w:r w:rsidDel="00000000" w:rsidR="00000000" w:rsidRPr="00000000">
              <w:rPr>
                <w:sz w:val="24"/>
                <w:szCs w:val="24"/>
                <w:rtl w:val="0"/>
              </w:rPr>
              <w:t xml:space="preserve">Thêm thành công</w:t>
            </w:r>
          </w:p>
        </w:tc>
        <w:tc>
          <w:tcPr/>
          <w:p w:rsidR="00000000" w:rsidDel="00000000" w:rsidP="00000000" w:rsidRDefault="00000000" w:rsidRPr="00000000" w14:paraId="00000CF0">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CF1">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CF2">
            <w:pPr>
              <w:rPr>
                <w:sz w:val="24"/>
                <w:szCs w:val="24"/>
              </w:rPr>
            </w:pPr>
            <w:r w:rsidDel="00000000" w:rsidR="00000000" w:rsidRPr="00000000">
              <w:rPr>
                <w:sz w:val="24"/>
                <w:szCs w:val="24"/>
                <w:rtl w:val="0"/>
              </w:rPr>
              <w:t xml:space="preserve">B3: Chọn chuyên đề “Lập trình Java cơ bản 1”</w:t>
            </w:r>
          </w:p>
          <w:p w:rsidR="00000000" w:rsidDel="00000000" w:rsidP="00000000" w:rsidRDefault="00000000" w:rsidRPr="00000000" w14:paraId="00000CF3">
            <w:pPr>
              <w:rPr>
                <w:sz w:val="24"/>
                <w:szCs w:val="24"/>
              </w:rPr>
            </w:pPr>
            <w:r w:rsidDel="00000000" w:rsidR="00000000" w:rsidRPr="00000000">
              <w:rPr>
                <w:sz w:val="24"/>
                <w:szCs w:val="24"/>
                <w:rtl w:val="0"/>
              </w:rPr>
              <w:t xml:space="preserve">B4: Nhập ngày khai giảng “20-11-2011”</w:t>
            </w:r>
          </w:p>
          <w:p w:rsidR="00000000" w:rsidDel="00000000" w:rsidP="00000000" w:rsidRDefault="00000000" w:rsidRPr="00000000" w14:paraId="00000CF4">
            <w:pPr>
              <w:rPr>
                <w:sz w:val="24"/>
                <w:szCs w:val="24"/>
              </w:rPr>
            </w:pPr>
            <w:r w:rsidDel="00000000" w:rsidR="00000000" w:rsidRPr="00000000">
              <w:rPr>
                <w:sz w:val="24"/>
                <w:szCs w:val="24"/>
                <w:rtl w:val="0"/>
              </w:rPr>
              <w:t xml:space="preserve">B5: Click nút Thêm</w:t>
              <w:br w:type="textWrapping"/>
            </w:r>
          </w:p>
        </w:tc>
        <w:tc>
          <w:tcPr/>
          <w:p w:rsidR="00000000" w:rsidDel="00000000" w:rsidP="00000000" w:rsidRDefault="00000000" w:rsidRPr="00000000" w14:paraId="00000CF5">
            <w:pPr>
              <w:rPr>
                <w:sz w:val="24"/>
                <w:szCs w:val="24"/>
              </w:rPr>
            </w:pPr>
            <w:r w:rsidDel="00000000" w:rsidR="00000000" w:rsidRPr="00000000">
              <w:rPr>
                <w:sz w:val="24"/>
                <w:szCs w:val="24"/>
                <w:rtl w:val="0"/>
              </w:rPr>
              <w:t xml:space="preserve">Thông báo thêm thành công</w:t>
            </w:r>
          </w:p>
        </w:tc>
        <w:tc>
          <w:tcPr/>
          <w:p w:rsidR="00000000" w:rsidDel="00000000" w:rsidP="00000000" w:rsidRDefault="00000000" w:rsidRPr="00000000" w14:paraId="00000CF6">
            <w:pPr>
              <w:rPr>
                <w:sz w:val="24"/>
                <w:szCs w:val="24"/>
              </w:rPr>
            </w:pPr>
            <w:r w:rsidDel="00000000" w:rsidR="00000000" w:rsidRPr="00000000">
              <w:rPr>
                <w:sz w:val="24"/>
                <w:szCs w:val="24"/>
                <w:rtl w:val="0"/>
              </w:rPr>
              <w:t xml:space="preserve">Thông báo thêm thành công</w:t>
            </w:r>
          </w:p>
        </w:tc>
        <w:tc>
          <w:tcPr/>
          <w:p w:rsidR="00000000" w:rsidDel="00000000" w:rsidP="00000000" w:rsidRDefault="00000000" w:rsidRPr="00000000" w14:paraId="00000CF7">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CF8">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CF9">
            <w:pPr>
              <w:rPr>
                <w:sz w:val="24"/>
                <w:szCs w:val="24"/>
              </w:rPr>
            </w:pPr>
            <w:r w:rsidDel="00000000" w:rsidR="00000000" w:rsidRPr="00000000">
              <w:rPr>
                <w:sz w:val="24"/>
                <w:szCs w:val="24"/>
                <w:rtl w:val="0"/>
              </w:rPr>
              <w:t xml:space="preserve">Để trống ngày ngày khai giảng</w:t>
            </w:r>
          </w:p>
        </w:tc>
        <w:tc>
          <w:tcPr/>
          <w:p w:rsidR="00000000" w:rsidDel="00000000" w:rsidP="00000000" w:rsidRDefault="00000000" w:rsidRPr="00000000" w14:paraId="00000CFA">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CFB">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CFC">
            <w:pPr>
              <w:rPr>
                <w:sz w:val="24"/>
                <w:szCs w:val="24"/>
              </w:rPr>
            </w:pPr>
            <w:r w:rsidDel="00000000" w:rsidR="00000000" w:rsidRPr="00000000">
              <w:rPr>
                <w:sz w:val="24"/>
                <w:szCs w:val="24"/>
                <w:rtl w:val="0"/>
              </w:rPr>
              <w:t xml:space="preserve">B3: Chọn chuyên đề “Lập trình Java cơ bản 1”</w:t>
            </w:r>
          </w:p>
          <w:p w:rsidR="00000000" w:rsidDel="00000000" w:rsidP="00000000" w:rsidRDefault="00000000" w:rsidRPr="00000000" w14:paraId="00000CFD">
            <w:pPr>
              <w:rPr>
                <w:sz w:val="24"/>
                <w:szCs w:val="24"/>
              </w:rPr>
            </w:pPr>
            <w:r w:rsidDel="00000000" w:rsidR="00000000" w:rsidRPr="00000000">
              <w:rPr>
                <w:sz w:val="24"/>
                <w:szCs w:val="24"/>
                <w:rtl w:val="0"/>
              </w:rPr>
              <w:t xml:space="preserve">B4: Để trống ngày khai giảng</w:t>
            </w:r>
          </w:p>
          <w:p w:rsidR="00000000" w:rsidDel="00000000" w:rsidP="00000000" w:rsidRDefault="00000000" w:rsidRPr="00000000" w14:paraId="00000CFE">
            <w:pPr>
              <w:rPr>
                <w:sz w:val="24"/>
                <w:szCs w:val="24"/>
              </w:rPr>
            </w:pPr>
            <w:r w:rsidDel="00000000" w:rsidR="00000000" w:rsidRPr="00000000">
              <w:rPr>
                <w:sz w:val="24"/>
                <w:szCs w:val="24"/>
                <w:rtl w:val="0"/>
              </w:rPr>
              <w:t xml:space="preserve">B5: Click nút Thêm</w:t>
            </w:r>
          </w:p>
        </w:tc>
        <w:tc>
          <w:tcPr/>
          <w:p w:rsidR="00000000" w:rsidDel="00000000" w:rsidP="00000000" w:rsidRDefault="00000000" w:rsidRPr="00000000" w14:paraId="00000CFF">
            <w:pPr>
              <w:rPr>
                <w:sz w:val="24"/>
                <w:szCs w:val="24"/>
              </w:rPr>
            </w:pPr>
            <w:r w:rsidDel="00000000" w:rsidR="00000000" w:rsidRPr="00000000">
              <w:rPr>
                <w:sz w:val="24"/>
                <w:szCs w:val="24"/>
                <w:rtl w:val="0"/>
              </w:rPr>
              <w:t xml:space="preserve">Thông báo không được bỏ trống ngày khai giảng</w:t>
            </w:r>
          </w:p>
        </w:tc>
        <w:tc>
          <w:tcPr/>
          <w:p w:rsidR="00000000" w:rsidDel="00000000" w:rsidP="00000000" w:rsidRDefault="00000000" w:rsidRPr="00000000" w14:paraId="00000D00">
            <w:pPr>
              <w:rPr>
                <w:sz w:val="24"/>
                <w:szCs w:val="24"/>
              </w:rPr>
            </w:pPr>
            <w:r w:rsidDel="00000000" w:rsidR="00000000" w:rsidRPr="00000000">
              <w:rPr>
                <w:sz w:val="24"/>
                <w:szCs w:val="24"/>
                <w:rtl w:val="0"/>
              </w:rPr>
              <w:t xml:space="preserve">Thông báo không được bỏ trống ngày khai giảng</w:t>
            </w:r>
          </w:p>
        </w:tc>
        <w:tc>
          <w:tcPr/>
          <w:p w:rsidR="00000000" w:rsidDel="00000000" w:rsidP="00000000" w:rsidRDefault="00000000" w:rsidRPr="00000000" w14:paraId="00000D01">
            <w:pPr>
              <w:rPr>
                <w:sz w:val="24"/>
                <w:szCs w:val="24"/>
              </w:rPr>
            </w:pPr>
            <w:r w:rsidDel="00000000" w:rsidR="00000000" w:rsidRPr="00000000">
              <w:rPr>
                <w:sz w:val="24"/>
                <w:szCs w:val="24"/>
                <w:rtl w:val="0"/>
              </w:rPr>
              <w:t xml:space="preserve">Pas</w:t>
            </w:r>
          </w:p>
        </w:tc>
      </w:tr>
      <w:tr>
        <w:trPr>
          <w:cantSplit w:val="0"/>
          <w:tblHeader w:val="0"/>
        </w:trPr>
        <w:tc>
          <w:tcPr/>
          <w:p w:rsidR="00000000" w:rsidDel="00000000" w:rsidP="00000000" w:rsidRDefault="00000000" w:rsidRPr="00000000" w14:paraId="00000D02">
            <w:pPr>
              <w:ind w:lef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D03">
            <w:pPr>
              <w:rPr>
                <w:sz w:val="24"/>
                <w:szCs w:val="24"/>
              </w:rPr>
            </w:pPr>
            <w:r w:rsidDel="00000000" w:rsidR="00000000" w:rsidRPr="00000000">
              <w:rPr>
                <w:sz w:val="24"/>
                <w:szCs w:val="24"/>
                <w:rtl w:val="0"/>
              </w:rPr>
              <w:t xml:space="preserve">Kiểm tra định dạnh ngày khai giảng</w:t>
            </w:r>
          </w:p>
        </w:tc>
        <w:tc>
          <w:tcPr/>
          <w:p w:rsidR="00000000" w:rsidDel="00000000" w:rsidP="00000000" w:rsidRDefault="00000000" w:rsidRPr="00000000" w14:paraId="00000D04">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D05">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D06">
            <w:pPr>
              <w:rPr>
                <w:sz w:val="24"/>
                <w:szCs w:val="24"/>
              </w:rPr>
            </w:pPr>
            <w:r w:rsidDel="00000000" w:rsidR="00000000" w:rsidRPr="00000000">
              <w:rPr>
                <w:sz w:val="24"/>
                <w:szCs w:val="24"/>
                <w:rtl w:val="0"/>
              </w:rPr>
              <w:t xml:space="preserve">B3: Chọn chuyên đề “Lập trình Java cơ bản 1”</w:t>
            </w:r>
          </w:p>
          <w:p w:rsidR="00000000" w:rsidDel="00000000" w:rsidP="00000000" w:rsidRDefault="00000000" w:rsidRPr="00000000" w14:paraId="00000D07">
            <w:pPr>
              <w:rPr>
                <w:sz w:val="24"/>
                <w:szCs w:val="24"/>
              </w:rPr>
            </w:pPr>
            <w:r w:rsidDel="00000000" w:rsidR="00000000" w:rsidRPr="00000000">
              <w:rPr>
                <w:sz w:val="24"/>
                <w:szCs w:val="24"/>
                <w:rtl w:val="0"/>
              </w:rPr>
              <w:t xml:space="preserve">B4: Nhập ngày khai giảng “2011-11-11”</w:t>
            </w:r>
          </w:p>
          <w:p w:rsidR="00000000" w:rsidDel="00000000" w:rsidP="00000000" w:rsidRDefault="00000000" w:rsidRPr="00000000" w14:paraId="00000D08">
            <w:pPr>
              <w:rPr>
                <w:sz w:val="24"/>
                <w:szCs w:val="24"/>
              </w:rPr>
            </w:pPr>
            <w:r w:rsidDel="00000000" w:rsidR="00000000" w:rsidRPr="00000000">
              <w:rPr>
                <w:sz w:val="24"/>
                <w:szCs w:val="24"/>
                <w:rtl w:val="0"/>
              </w:rPr>
              <w:t xml:space="preserve">B5: Click nút Thêm</w:t>
            </w:r>
          </w:p>
        </w:tc>
        <w:tc>
          <w:tcPr/>
          <w:p w:rsidR="00000000" w:rsidDel="00000000" w:rsidP="00000000" w:rsidRDefault="00000000" w:rsidRPr="00000000" w14:paraId="00000D09">
            <w:pPr>
              <w:rPr>
                <w:sz w:val="24"/>
                <w:szCs w:val="24"/>
              </w:rPr>
            </w:pPr>
            <w:r w:rsidDel="00000000" w:rsidR="00000000" w:rsidRPr="00000000">
              <w:rPr>
                <w:sz w:val="24"/>
                <w:szCs w:val="24"/>
                <w:rtl w:val="0"/>
              </w:rPr>
              <w:t xml:space="preserve">Thông báo ngày khai giảng định dạng dd-MM-yyyy</w:t>
            </w:r>
          </w:p>
        </w:tc>
        <w:tc>
          <w:tcPr/>
          <w:p w:rsidR="00000000" w:rsidDel="00000000" w:rsidP="00000000" w:rsidRDefault="00000000" w:rsidRPr="00000000" w14:paraId="00000D0A">
            <w:pPr>
              <w:rPr>
                <w:sz w:val="24"/>
                <w:szCs w:val="24"/>
              </w:rPr>
            </w:pPr>
            <w:r w:rsidDel="00000000" w:rsidR="00000000" w:rsidRPr="00000000">
              <w:rPr>
                <w:sz w:val="24"/>
                <w:szCs w:val="24"/>
                <w:rtl w:val="0"/>
              </w:rPr>
              <w:t xml:space="preserve">Thông báo ngày khai giảng định dạng dd-MM-yyyy</w:t>
            </w:r>
          </w:p>
        </w:tc>
        <w:tc>
          <w:tcPr/>
          <w:p w:rsidR="00000000" w:rsidDel="00000000" w:rsidP="00000000" w:rsidRDefault="00000000" w:rsidRPr="00000000" w14:paraId="00000D0B">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0C">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D0D">
            <w:pPr>
              <w:rPr>
                <w:sz w:val="24"/>
                <w:szCs w:val="24"/>
              </w:rPr>
            </w:pPr>
            <w:r w:rsidDel="00000000" w:rsidR="00000000" w:rsidRPr="00000000">
              <w:rPr>
                <w:sz w:val="24"/>
                <w:szCs w:val="24"/>
                <w:rtl w:val="0"/>
              </w:rPr>
              <w:t xml:space="preserve">Sửa thành công</w:t>
            </w:r>
          </w:p>
        </w:tc>
        <w:tc>
          <w:tcPr/>
          <w:p w:rsidR="00000000" w:rsidDel="00000000" w:rsidP="00000000" w:rsidRDefault="00000000" w:rsidRPr="00000000" w14:paraId="00000D0E">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D0F">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D10">
            <w:pPr>
              <w:rPr>
                <w:sz w:val="24"/>
                <w:szCs w:val="24"/>
              </w:rPr>
            </w:pPr>
            <w:r w:rsidDel="00000000" w:rsidR="00000000" w:rsidRPr="00000000">
              <w:rPr>
                <w:sz w:val="24"/>
                <w:szCs w:val="24"/>
                <w:rtl w:val="0"/>
              </w:rPr>
              <w:t xml:space="preserve">B3: Chọn chuyên đề “Lập trình Java cơ bản 1”</w:t>
            </w:r>
          </w:p>
          <w:p w:rsidR="00000000" w:rsidDel="00000000" w:rsidP="00000000" w:rsidRDefault="00000000" w:rsidRPr="00000000" w14:paraId="00000D11">
            <w:pPr>
              <w:rPr>
                <w:sz w:val="24"/>
                <w:szCs w:val="24"/>
              </w:rPr>
            </w:pPr>
            <w:r w:rsidDel="00000000" w:rsidR="00000000" w:rsidRPr="00000000">
              <w:rPr>
                <w:sz w:val="24"/>
                <w:szCs w:val="24"/>
                <w:rtl w:val="0"/>
              </w:rPr>
              <w:t xml:space="preserve">B4:Chọn danh sách</w:t>
            </w:r>
          </w:p>
          <w:p w:rsidR="00000000" w:rsidDel="00000000" w:rsidP="00000000" w:rsidRDefault="00000000" w:rsidRPr="00000000" w14:paraId="00000D12">
            <w:pPr>
              <w:rPr>
                <w:sz w:val="24"/>
                <w:szCs w:val="24"/>
              </w:rPr>
            </w:pPr>
            <w:r w:rsidDel="00000000" w:rsidR="00000000" w:rsidRPr="00000000">
              <w:rPr>
                <w:sz w:val="24"/>
                <w:szCs w:val="24"/>
                <w:rtl w:val="0"/>
              </w:rPr>
              <w:t xml:space="preserve">B5: Chọn dữ liệu có ngày khai giảng là”11-11-1997”</w:t>
            </w:r>
          </w:p>
          <w:p w:rsidR="00000000" w:rsidDel="00000000" w:rsidP="00000000" w:rsidRDefault="00000000" w:rsidRPr="00000000" w14:paraId="00000D13">
            <w:pPr>
              <w:rPr>
                <w:sz w:val="24"/>
                <w:szCs w:val="24"/>
              </w:rPr>
            </w:pPr>
            <w:r w:rsidDel="00000000" w:rsidR="00000000" w:rsidRPr="00000000">
              <w:rPr>
                <w:sz w:val="24"/>
                <w:szCs w:val="24"/>
                <w:rtl w:val="0"/>
              </w:rPr>
              <w:t xml:space="preserve">B6: Sửa ngày khai giảng thành “20-12-2021”</w:t>
            </w:r>
          </w:p>
          <w:p w:rsidR="00000000" w:rsidDel="00000000" w:rsidP="00000000" w:rsidRDefault="00000000" w:rsidRPr="00000000" w14:paraId="00000D14">
            <w:pPr>
              <w:rPr>
                <w:sz w:val="24"/>
                <w:szCs w:val="24"/>
              </w:rPr>
            </w:pPr>
            <w:r w:rsidDel="00000000" w:rsidR="00000000" w:rsidRPr="00000000">
              <w:rPr>
                <w:sz w:val="24"/>
                <w:szCs w:val="24"/>
                <w:rtl w:val="0"/>
              </w:rPr>
              <w:t xml:space="preserve">B7: Click nút Sửa</w:t>
            </w:r>
          </w:p>
        </w:tc>
        <w:tc>
          <w:tcPr/>
          <w:p w:rsidR="00000000" w:rsidDel="00000000" w:rsidP="00000000" w:rsidRDefault="00000000" w:rsidRPr="00000000" w14:paraId="00000D15">
            <w:pPr>
              <w:rPr>
                <w:sz w:val="24"/>
                <w:szCs w:val="24"/>
              </w:rPr>
            </w:pPr>
            <w:r w:rsidDel="00000000" w:rsidR="00000000" w:rsidRPr="00000000">
              <w:rPr>
                <w:sz w:val="24"/>
                <w:szCs w:val="24"/>
                <w:rtl w:val="0"/>
              </w:rPr>
              <w:t xml:space="preserve">Thông báo sửa thành công</w:t>
            </w:r>
          </w:p>
        </w:tc>
        <w:tc>
          <w:tcPr/>
          <w:p w:rsidR="00000000" w:rsidDel="00000000" w:rsidP="00000000" w:rsidRDefault="00000000" w:rsidRPr="00000000" w14:paraId="00000D16">
            <w:pPr>
              <w:rPr>
                <w:sz w:val="24"/>
                <w:szCs w:val="24"/>
              </w:rPr>
            </w:pPr>
            <w:r w:rsidDel="00000000" w:rsidR="00000000" w:rsidRPr="00000000">
              <w:rPr>
                <w:sz w:val="24"/>
                <w:szCs w:val="24"/>
                <w:rtl w:val="0"/>
              </w:rPr>
              <w:t xml:space="preserve">Thông báo sửa thành công</w:t>
            </w:r>
          </w:p>
        </w:tc>
        <w:tc>
          <w:tcPr/>
          <w:p w:rsidR="00000000" w:rsidDel="00000000" w:rsidP="00000000" w:rsidRDefault="00000000" w:rsidRPr="00000000" w14:paraId="00000D17">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18">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D19">
            <w:pPr>
              <w:rPr>
                <w:sz w:val="24"/>
                <w:szCs w:val="24"/>
              </w:rPr>
            </w:pPr>
            <w:r w:rsidDel="00000000" w:rsidR="00000000" w:rsidRPr="00000000">
              <w:rPr>
                <w:sz w:val="24"/>
                <w:szCs w:val="24"/>
                <w:rtl w:val="0"/>
              </w:rPr>
              <w:t xml:space="preserve">Kiểm tra phân quyền</w:t>
            </w:r>
          </w:p>
        </w:tc>
        <w:tc>
          <w:tcPr/>
          <w:p w:rsidR="00000000" w:rsidDel="00000000" w:rsidP="00000000" w:rsidRDefault="00000000" w:rsidRPr="00000000" w14:paraId="00000D1A">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D1B">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D1C">
            <w:pPr>
              <w:rPr>
                <w:sz w:val="24"/>
                <w:szCs w:val="24"/>
              </w:rPr>
            </w:pPr>
            <w:r w:rsidDel="00000000" w:rsidR="00000000" w:rsidRPr="00000000">
              <w:rPr>
                <w:sz w:val="24"/>
                <w:szCs w:val="24"/>
                <w:rtl w:val="0"/>
              </w:rPr>
              <w:t xml:space="preserve">B3: Chọn chuyên đề “Lập trình Java cơ bản 1”</w:t>
            </w:r>
          </w:p>
          <w:p w:rsidR="00000000" w:rsidDel="00000000" w:rsidP="00000000" w:rsidRDefault="00000000" w:rsidRPr="00000000" w14:paraId="00000D1D">
            <w:pPr>
              <w:rPr>
                <w:sz w:val="24"/>
                <w:szCs w:val="24"/>
              </w:rPr>
            </w:pPr>
            <w:r w:rsidDel="00000000" w:rsidR="00000000" w:rsidRPr="00000000">
              <w:rPr>
                <w:sz w:val="24"/>
                <w:szCs w:val="24"/>
                <w:rtl w:val="0"/>
              </w:rPr>
              <w:t xml:space="preserve">B4:Chọn danh sách</w:t>
            </w:r>
          </w:p>
          <w:p w:rsidR="00000000" w:rsidDel="00000000" w:rsidP="00000000" w:rsidRDefault="00000000" w:rsidRPr="00000000" w14:paraId="00000D1E">
            <w:pPr>
              <w:rPr>
                <w:sz w:val="24"/>
                <w:szCs w:val="24"/>
              </w:rPr>
            </w:pPr>
            <w:r w:rsidDel="00000000" w:rsidR="00000000" w:rsidRPr="00000000">
              <w:rPr>
                <w:sz w:val="24"/>
                <w:szCs w:val="24"/>
                <w:rtl w:val="0"/>
              </w:rPr>
              <w:t xml:space="preserve">B5: Chọn dữ liệu có ngày khai giảng là”11-11-1997”</w:t>
            </w:r>
          </w:p>
          <w:p w:rsidR="00000000" w:rsidDel="00000000" w:rsidP="00000000" w:rsidRDefault="00000000" w:rsidRPr="00000000" w14:paraId="00000D1F">
            <w:pPr>
              <w:rPr>
                <w:sz w:val="24"/>
                <w:szCs w:val="24"/>
              </w:rPr>
            </w:pPr>
            <w:r w:rsidDel="00000000" w:rsidR="00000000" w:rsidRPr="00000000">
              <w:rPr>
                <w:sz w:val="24"/>
                <w:szCs w:val="24"/>
                <w:rtl w:val="0"/>
              </w:rPr>
              <w:t xml:space="preserve">B6: Chọn nút xóa</w:t>
            </w:r>
          </w:p>
        </w:tc>
        <w:tc>
          <w:tcPr/>
          <w:p w:rsidR="00000000" w:rsidDel="00000000" w:rsidP="00000000" w:rsidRDefault="00000000" w:rsidRPr="00000000" w14:paraId="00000D20">
            <w:pPr>
              <w:rPr>
                <w:sz w:val="24"/>
                <w:szCs w:val="24"/>
              </w:rPr>
            </w:pPr>
            <w:r w:rsidDel="00000000" w:rsidR="00000000" w:rsidRPr="00000000">
              <w:rPr>
                <w:sz w:val="24"/>
                <w:szCs w:val="24"/>
                <w:rtl w:val="0"/>
              </w:rPr>
              <w:t xml:space="preserve">Thông báo không đủ thẩm quyền</w:t>
            </w:r>
          </w:p>
        </w:tc>
        <w:tc>
          <w:tcPr/>
          <w:p w:rsidR="00000000" w:rsidDel="00000000" w:rsidP="00000000" w:rsidRDefault="00000000" w:rsidRPr="00000000" w14:paraId="00000D21">
            <w:pPr>
              <w:rPr>
                <w:sz w:val="24"/>
                <w:szCs w:val="24"/>
              </w:rPr>
            </w:pPr>
            <w:r w:rsidDel="00000000" w:rsidR="00000000" w:rsidRPr="00000000">
              <w:rPr>
                <w:sz w:val="24"/>
                <w:szCs w:val="24"/>
                <w:rtl w:val="0"/>
              </w:rPr>
              <w:t xml:space="preserve">Thông báo không đủ thẩm quyền</w:t>
            </w:r>
          </w:p>
        </w:tc>
        <w:tc>
          <w:tcPr/>
          <w:p w:rsidR="00000000" w:rsidDel="00000000" w:rsidP="00000000" w:rsidRDefault="00000000" w:rsidRPr="00000000" w14:paraId="00000D22">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23">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D24">
            <w:pPr>
              <w:rPr>
                <w:sz w:val="24"/>
                <w:szCs w:val="24"/>
              </w:rPr>
            </w:pPr>
            <w:r w:rsidDel="00000000" w:rsidR="00000000" w:rsidRPr="00000000">
              <w:rPr>
                <w:sz w:val="24"/>
                <w:szCs w:val="24"/>
                <w:rtl w:val="0"/>
              </w:rPr>
              <w:t xml:space="preserve">Xóa thành công</w:t>
            </w:r>
          </w:p>
        </w:tc>
        <w:tc>
          <w:tcPr/>
          <w:p w:rsidR="00000000" w:rsidDel="00000000" w:rsidP="00000000" w:rsidRDefault="00000000" w:rsidRPr="00000000" w14:paraId="00000D25">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D26">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D27">
            <w:pPr>
              <w:rPr>
                <w:sz w:val="24"/>
                <w:szCs w:val="24"/>
              </w:rPr>
            </w:pPr>
            <w:r w:rsidDel="00000000" w:rsidR="00000000" w:rsidRPr="00000000">
              <w:rPr>
                <w:sz w:val="24"/>
                <w:szCs w:val="24"/>
                <w:rtl w:val="0"/>
              </w:rPr>
              <w:t xml:space="preserve">B3: Chọn chuyên đề “Lập trình Java cơ bản 1”</w:t>
            </w:r>
          </w:p>
          <w:p w:rsidR="00000000" w:rsidDel="00000000" w:rsidP="00000000" w:rsidRDefault="00000000" w:rsidRPr="00000000" w14:paraId="00000D28">
            <w:pPr>
              <w:rPr>
                <w:sz w:val="24"/>
                <w:szCs w:val="24"/>
              </w:rPr>
            </w:pPr>
            <w:r w:rsidDel="00000000" w:rsidR="00000000" w:rsidRPr="00000000">
              <w:rPr>
                <w:sz w:val="24"/>
                <w:szCs w:val="24"/>
                <w:rtl w:val="0"/>
              </w:rPr>
              <w:t xml:space="preserve">B4:Chọn danh sách</w:t>
            </w:r>
          </w:p>
          <w:p w:rsidR="00000000" w:rsidDel="00000000" w:rsidP="00000000" w:rsidRDefault="00000000" w:rsidRPr="00000000" w14:paraId="00000D29">
            <w:pPr>
              <w:rPr>
                <w:sz w:val="24"/>
                <w:szCs w:val="24"/>
              </w:rPr>
            </w:pPr>
            <w:r w:rsidDel="00000000" w:rsidR="00000000" w:rsidRPr="00000000">
              <w:rPr>
                <w:sz w:val="24"/>
                <w:szCs w:val="24"/>
                <w:rtl w:val="0"/>
              </w:rPr>
              <w:t xml:space="preserve">B5: Chọn dữ liệu có ngày khai giảng là”11-11-1997”</w:t>
            </w:r>
          </w:p>
          <w:p w:rsidR="00000000" w:rsidDel="00000000" w:rsidP="00000000" w:rsidRDefault="00000000" w:rsidRPr="00000000" w14:paraId="00000D2A">
            <w:pPr>
              <w:rPr>
                <w:sz w:val="24"/>
                <w:szCs w:val="24"/>
              </w:rPr>
            </w:pPr>
            <w:r w:rsidDel="00000000" w:rsidR="00000000" w:rsidRPr="00000000">
              <w:rPr>
                <w:sz w:val="24"/>
                <w:szCs w:val="24"/>
                <w:rtl w:val="0"/>
              </w:rPr>
              <w:t xml:space="preserve">B6: Chọn nút xóa</w:t>
            </w:r>
          </w:p>
        </w:tc>
        <w:tc>
          <w:tcPr/>
          <w:p w:rsidR="00000000" w:rsidDel="00000000" w:rsidP="00000000" w:rsidRDefault="00000000" w:rsidRPr="00000000" w14:paraId="00000D2B">
            <w:pPr>
              <w:rPr>
                <w:sz w:val="24"/>
                <w:szCs w:val="24"/>
              </w:rPr>
            </w:pPr>
            <w:r w:rsidDel="00000000" w:rsidR="00000000" w:rsidRPr="00000000">
              <w:rPr>
                <w:sz w:val="24"/>
                <w:szCs w:val="24"/>
                <w:rtl w:val="0"/>
              </w:rPr>
              <w:t xml:space="preserve">Thông báo xóa thành công</w:t>
            </w:r>
          </w:p>
        </w:tc>
        <w:tc>
          <w:tcPr/>
          <w:p w:rsidR="00000000" w:rsidDel="00000000" w:rsidP="00000000" w:rsidRDefault="00000000" w:rsidRPr="00000000" w14:paraId="00000D2C">
            <w:pPr>
              <w:rPr>
                <w:sz w:val="24"/>
                <w:szCs w:val="24"/>
              </w:rPr>
            </w:pPr>
            <w:r w:rsidDel="00000000" w:rsidR="00000000" w:rsidRPr="00000000">
              <w:rPr>
                <w:sz w:val="24"/>
                <w:szCs w:val="24"/>
                <w:rtl w:val="0"/>
              </w:rPr>
              <w:t xml:space="preserve">Thông báo xóa thành công</w:t>
            </w:r>
          </w:p>
        </w:tc>
        <w:tc>
          <w:tcPr/>
          <w:p w:rsidR="00000000" w:rsidDel="00000000" w:rsidP="00000000" w:rsidRDefault="00000000" w:rsidRPr="00000000" w14:paraId="00000D2D">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2E">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D2F">
            <w:pPr>
              <w:rPr>
                <w:sz w:val="24"/>
                <w:szCs w:val="24"/>
              </w:rPr>
            </w:pPr>
            <w:r w:rsidDel="00000000" w:rsidR="00000000" w:rsidRPr="00000000">
              <w:rPr>
                <w:sz w:val="24"/>
                <w:szCs w:val="24"/>
                <w:rtl w:val="0"/>
              </w:rPr>
              <w:t xml:space="preserve">Làm mới</w:t>
            </w:r>
          </w:p>
        </w:tc>
        <w:tc>
          <w:tcPr/>
          <w:p w:rsidR="00000000" w:rsidDel="00000000" w:rsidP="00000000" w:rsidRDefault="00000000" w:rsidRPr="00000000" w14:paraId="00000D30">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D31">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D32">
            <w:pPr>
              <w:rPr>
                <w:sz w:val="24"/>
                <w:szCs w:val="24"/>
              </w:rPr>
            </w:pPr>
            <w:r w:rsidDel="00000000" w:rsidR="00000000" w:rsidRPr="00000000">
              <w:rPr>
                <w:sz w:val="24"/>
                <w:szCs w:val="24"/>
                <w:rtl w:val="0"/>
              </w:rPr>
              <w:t xml:space="preserve">B3: Chọn chuyên đề “Lập trình Java cơ bản 1”</w:t>
            </w:r>
          </w:p>
          <w:p w:rsidR="00000000" w:rsidDel="00000000" w:rsidP="00000000" w:rsidRDefault="00000000" w:rsidRPr="00000000" w14:paraId="00000D33">
            <w:pPr>
              <w:rPr>
                <w:sz w:val="24"/>
                <w:szCs w:val="24"/>
              </w:rPr>
            </w:pPr>
            <w:r w:rsidDel="00000000" w:rsidR="00000000" w:rsidRPr="00000000">
              <w:rPr>
                <w:sz w:val="24"/>
                <w:szCs w:val="24"/>
                <w:rtl w:val="0"/>
              </w:rPr>
              <w:t xml:space="preserve">B4:Chọn danh sách</w:t>
            </w:r>
          </w:p>
          <w:p w:rsidR="00000000" w:rsidDel="00000000" w:rsidP="00000000" w:rsidRDefault="00000000" w:rsidRPr="00000000" w14:paraId="00000D34">
            <w:pPr>
              <w:rPr>
                <w:sz w:val="24"/>
                <w:szCs w:val="24"/>
              </w:rPr>
            </w:pPr>
            <w:r w:rsidDel="00000000" w:rsidR="00000000" w:rsidRPr="00000000">
              <w:rPr>
                <w:sz w:val="24"/>
                <w:szCs w:val="24"/>
                <w:rtl w:val="0"/>
              </w:rPr>
              <w:t xml:space="preserve">B5: Chọn dữ liệu có ngày khai giảng là”11-11-1997”</w:t>
            </w:r>
          </w:p>
          <w:p w:rsidR="00000000" w:rsidDel="00000000" w:rsidP="00000000" w:rsidRDefault="00000000" w:rsidRPr="00000000" w14:paraId="00000D35">
            <w:pPr>
              <w:rPr>
                <w:sz w:val="24"/>
                <w:szCs w:val="24"/>
              </w:rPr>
            </w:pPr>
            <w:r w:rsidDel="00000000" w:rsidR="00000000" w:rsidRPr="00000000">
              <w:rPr>
                <w:sz w:val="24"/>
                <w:szCs w:val="24"/>
                <w:rtl w:val="0"/>
              </w:rPr>
              <w:t xml:space="preserve">B6: Chọn nút mới</w:t>
            </w:r>
          </w:p>
        </w:tc>
        <w:tc>
          <w:tcPr/>
          <w:p w:rsidR="00000000" w:rsidDel="00000000" w:rsidP="00000000" w:rsidRDefault="00000000" w:rsidRPr="00000000" w14:paraId="00000D36">
            <w:pPr>
              <w:rPr>
                <w:sz w:val="24"/>
                <w:szCs w:val="24"/>
              </w:rPr>
            </w:pPr>
            <w:r w:rsidDel="00000000" w:rsidR="00000000" w:rsidRPr="00000000">
              <w:rPr>
                <w:sz w:val="24"/>
                <w:szCs w:val="24"/>
                <w:rtl w:val="0"/>
              </w:rPr>
              <w:t xml:space="preserve">Ngày khai giảng được xóa trắng</w:t>
            </w:r>
          </w:p>
        </w:tc>
        <w:tc>
          <w:tcPr/>
          <w:p w:rsidR="00000000" w:rsidDel="00000000" w:rsidP="00000000" w:rsidRDefault="00000000" w:rsidRPr="00000000" w14:paraId="00000D37">
            <w:pPr>
              <w:rPr>
                <w:sz w:val="24"/>
                <w:szCs w:val="24"/>
              </w:rPr>
            </w:pPr>
            <w:r w:rsidDel="00000000" w:rsidR="00000000" w:rsidRPr="00000000">
              <w:rPr>
                <w:sz w:val="24"/>
                <w:szCs w:val="24"/>
                <w:rtl w:val="0"/>
              </w:rPr>
              <w:t xml:space="preserve">Ngày khai giảng được xóa trắng</w:t>
            </w:r>
          </w:p>
        </w:tc>
        <w:tc>
          <w:tcPr/>
          <w:p w:rsidR="00000000" w:rsidDel="00000000" w:rsidP="00000000" w:rsidRDefault="00000000" w:rsidRPr="00000000" w14:paraId="00000D38">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39">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D3A">
            <w:pPr>
              <w:rPr>
                <w:sz w:val="24"/>
                <w:szCs w:val="24"/>
              </w:rPr>
            </w:pPr>
            <w:r w:rsidDel="00000000" w:rsidR="00000000" w:rsidRPr="00000000">
              <w:rPr>
                <w:sz w:val="24"/>
                <w:szCs w:val="24"/>
                <w:rtl w:val="0"/>
              </w:rPr>
              <w:t xml:space="preserve">Kiểm tra nút Next</w:t>
            </w:r>
          </w:p>
        </w:tc>
        <w:tc>
          <w:tcPr/>
          <w:p w:rsidR="00000000" w:rsidDel="00000000" w:rsidP="00000000" w:rsidRDefault="00000000" w:rsidRPr="00000000" w14:paraId="00000D3B">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D3C">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D3D">
            <w:pPr>
              <w:rPr>
                <w:sz w:val="24"/>
                <w:szCs w:val="24"/>
              </w:rPr>
            </w:pPr>
            <w:r w:rsidDel="00000000" w:rsidR="00000000" w:rsidRPr="00000000">
              <w:rPr>
                <w:sz w:val="24"/>
                <w:szCs w:val="24"/>
                <w:rtl w:val="0"/>
              </w:rPr>
              <w:t xml:space="preserve">B3:Click nút Next</w:t>
            </w:r>
          </w:p>
        </w:tc>
        <w:tc>
          <w:tcPr/>
          <w:p w:rsidR="00000000" w:rsidDel="00000000" w:rsidP="00000000" w:rsidRDefault="00000000" w:rsidRPr="00000000" w14:paraId="00000D3E">
            <w:pPr>
              <w:rPr>
                <w:sz w:val="24"/>
                <w:szCs w:val="24"/>
              </w:rPr>
            </w:pPr>
            <w:r w:rsidDel="00000000" w:rsidR="00000000" w:rsidRPr="00000000">
              <w:rPr>
                <w:sz w:val="24"/>
                <w:szCs w:val="24"/>
                <w:rtl w:val="0"/>
              </w:rPr>
              <w:t xml:space="preserve">Chọn trường dữ liệu theo thứ tự từ trên xuống theo bảng danh sách</w:t>
            </w:r>
          </w:p>
        </w:tc>
        <w:tc>
          <w:tcPr/>
          <w:p w:rsidR="00000000" w:rsidDel="00000000" w:rsidP="00000000" w:rsidRDefault="00000000" w:rsidRPr="00000000" w14:paraId="00000D3F">
            <w:pPr>
              <w:rPr>
                <w:sz w:val="24"/>
                <w:szCs w:val="24"/>
              </w:rPr>
            </w:pPr>
            <w:r w:rsidDel="00000000" w:rsidR="00000000" w:rsidRPr="00000000">
              <w:rPr>
                <w:sz w:val="24"/>
                <w:szCs w:val="24"/>
                <w:rtl w:val="0"/>
              </w:rPr>
              <w:t xml:space="preserve">Chọn trường dữ liệu theo thứ tự từ trên xuống theo bảng danh sách</w:t>
            </w:r>
          </w:p>
        </w:tc>
        <w:tc>
          <w:tcPr/>
          <w:p w:rsidR="00000000" w:rsidDel="00000000" w:rsidP="00000000" w:rsidRDefault="00000000" w:rsidRPr="00000000" w14:paraId="00000D40">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41">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D42">
            <w:pPr>
              <w:rPr>
                <w:sz w:val="24"/>
                <w:szCs w:val="24"/>
              </w:rPr>
            </w:pPr>
            <w:r w:rsidDel="00000000" w:rsidR="00000000" w:rsidRPr="00000000">
              <w:rPr>
                <w:sz w:val="24"/>
                <w:szCs w:val="24"/>
                <w:rtl w:val="0"/>
              </w:rPr>
              <w:t xml:space="preserve">Kiểm tra nút Prev</w:t>
            </w:r>
          </w:p>
        </w:tc>
        <w:tc>
          <w:tcPr/>
          <w:p w:rsidR="00000000" w:rsidDel="00000000" w:rsidP="00000000" w:rsidRDefault="00000000" w:rsidRPr="00000000" w14:paraId="00000D43">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D44">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D45">
            <w:pPr>
              <w:rPr>
                <w:sz w:val="24"/>
                <w:szCs w:val="24"/>
              </w:rPr>
            </w:pPr>
            <w:r w:rsidDel="00000000" w:rsidR="00000000" w:rsidRPr="00000000">
              <w:rPr>
                <w:sz w:val="24"/>
                <w:szCs w:val="24"/>
                <w:rtl w:val="0"/>
              </w:rPr>
              <w:t xml:space="preserve">B3:Click nút Next</w:t>
            </w:r>
          </w:p>
          <w:p w:rsidR="00000000" w:rsidDel="00000000" w:rsidP="00000000" w:rsidRDefault="00000000" w:rsidRPr="00000000" w14:paraId="00000D46">
            <w:pPr>
              <w:rPr>
                <w:sz w:val="24"/>
                <w:szCs w:val="24"/>
              </w:rPr>
            </w:pPr>
            <w:r w:rsidDel="00000000" w:rsidR="00000000" w:rsidRPr="00000000">
              <w:rPr>
                <w:sz w:val="24"/>
                <w:szCs w:val="24"/>
                <w:rtl w:val="0"/>
              </w:rPr>
              <w:t xml:space="preserve">B4: Tiếp tục click next</w:t>
            </w:r>
          </w:p>
          <w:p w:rsidR="00000000" w:rsidDel="00000000" w:rsidP="00000000" w:rsidRDefault="00000000" w:rsidRPr="00000000" w14:paraId="00000D47">
            <w:pPr>
              <w:rPr>
                <w:sz w:val="24"/>
                <w:szCs w:val="24"/>
              </w:rPr>
            </w:pPr>
            <w:r w:rsidDel="00000000" w:rsidR="00000000" w:rsidRPr="00000000">
              <w:rPr>
                <w:sz w:val="24"/>
                <w:szCs w:val="24"/>
                <w:rtl w:val="0"/>
              </w:rPr>
              <w:t xml:space="preserve">B5: Click nút Prev</w:t>
            </w:r>
          </w:p>
        </w:tc>
        <w:tc>
          <w:tcPr/>
          <w:p w:rsidR="00000000" w:rsidDel="00000000" w:rsidP="00000000" w:rsidRDefault="00000000" w:rsidRPr="00000000" w14:paraId="00000D48">
            <w:pPr>
              <w:rPr>
                <w:sz w:val="24"/>
                <w:szCs w:val="24"/>
              </w:rPr>
            </w:pPr>
            <w:r w:rsidDel="00000000" w:rsidR="00000000" w:rsidRPr="00000000">
              <w:rPr>
                <w:sz w:val="24"/>
                <w:szCs w:val="24"/>
                <w:rtl w:val="0"/>
              </w:rPr>
              <w:t xml:space="preserve">Chọn trường dữ liệu theo thứ tự dưới lên theo bảng danh sách</w:t>
            </w:r>
          </w:p>
        </w:tc>
        <w:tc>
          <w:tcPr/>
          <w:p w:rsidR="00000000" w:rsidDel="00000000" w:rsidP="00000000" w:rsidRDefault="00000000" w:rsidRPr="00000000" w14:paraId="00000D49">
            <w:pPr>
              <w:rPr>
                <w:sz w:val="24"/>
                <w:szCs w:val="24"/>
              </w:rPr>
            </w:pPr>
            <w:r w:rsidDel="00000000" w:rsidR="00000000" w:rsidRPr="00000000">
              <w:rPr>
                <w:sz w:val="24"/>
                <w:szCs w:val="24"/>
                <w:rtl w:val="0"/>
              </w:rPr>
              <w:t xml:space="preserve">Chọn trường dữ liệu theo thứ tự dưới lên theo bảng danh sách</w:t>
            </w:r>
          </w:p>
        </w:tc>
        <w:tc>
          <w:tcPr/>
          <w:p w:rsidR="00000000" w:rsidDel="00000000" w:rsidP="00000000" w:rsidRDefault="00000000" w:rsidRPr="00000000" w14:paraId="00000D4A">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4B">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D4C">
            <w:pPr>
              <w:rPr>
                <w:sz w:val="24"/>
                <w:szCs w:val="24"/>
              </w:rPr>
            </w:pPr>
            <w:r w:rsidDel="00000000" w:rsidR="00000000" w:rsidRPr="00000000">
              <w:rPr>
                <w:sz w:val="24"/>
                <w:szCs w:val="24"/>
                <w:rtl w:val="0"/>
              </w:rPr>
              <w:t xml:space="preserve">Kiểm tra nút Last</w:t>
            </w:r>
          </w:p>
        </w:tc>
        <w:tc>
          <w:tcPr/>
          <w:p w:rsidR="00000000" w:rsidDel="00000000" w:rsidP="00000000" w:rsidRDefault="00000000" w:rsidRPr="00000000" w14:paraId="00000D4D">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D4E">
            <w:pPr>
              <w:rPr>
                <w:sz w:val="24"/>
                <w:szCs w:val="24"/>
              </w:rPr>
            </w:pPr>
            <w:r w:rsidDel="00000000" w:rsidR="00000000" w:rsidRPr="00000000">
              <w:rPr>
                <w:sz w:val="24"/>
                <w:szCs w:val="24"/>
                <w:rtl w:val="0"/>
              </w:rPr>
              <w:t xml:space="preserve">B2:  Click chọn chuyên đề</w:t>
            </w:r>
          </w:p>
          <w:p w:rsidR="00000000" w:rsidDel="00000000" w:rsidP="00000000" w:rsidRDefault="00000000" w:rsidRPr="00000000" w14:paraId="00000D4F">
            <w:pPr>
              <w:rPr>
                <w:sz w:val="24"/>
                <w:szCs w:val="24"/>
              </w:rPr>
            </w:pPr>
            <w:r w:rsidDel="00000000" w:rsidR="00000000" w:rsidRPr="00000000">
              <w:rPr>
                <w:sz w:val="24"/>
                <w:szCs w:val="24"/>
                <w:rtl w:val="0"/>
              </w:rPr>
              <w:t xml:space="preserve">B3:Click nút Last</w:t>
            </w:r>
          </w:p>
          <w:p w:rsidR="00000000" w:rsidDel="00000000" w:rsidP="00000000" w:rsidRDefault="00000000" w:rsidRPr="00000000" w14:paraId="00000D50">
            <w:pPr>
              <w:rPr>
                <w:sz w:val="24"/>
                <w:szCs w:val="24"/>
              </w:rPr>
            </w:pPr>
            <w:r w:rsidDel="00000000" w:rsidR="00000000" w:rsidRPr="00000000">
              <w:rPr>
                <w:rtl w:val="0"/>
              </w:rPr>
            </w:r>
          </w:p>
        </w:tc>
        <w:tc>
          <w:tcPr/>
          <w:p w:rsidR="00000000" w:rsidDel="00000000" w:rsidP="00000000" w:rsidRDefault="00000000" w:rsidRPr="00000000" w14:paraId="00000D51">
            <w:pPr>
              <w:rPr>
                <w:sz w:val="24"/>
                <w:szCs w:val="24"/>
              </w:rPr>
            </w:pPr>
            <w:r w:rsidDel="00000000" w:rsidR="00000000" w:rsidRPr="00000000">
              <w:rPr>
                <w:sz w:val="24"/>
                <w:szCs w:val="24"/>
                <w:rtl w:val="0"/>
              </w:rPr>
              <w:t xml:space="preserve">Chọn trường dữ liệu cuối cùng theo thứ tự dưới lên theo bảng danh sách</w:t>
            </w:r>
          </w:p>
        </w:tc>
        <w:tc>
          <w:tcPr/>
          <w:p w:rsidR="00000000" w:rsidDel="00000000" w:rsidP="00000000" w:rsidRDefault="00000000" w:rsidRPr="00000000" w14:paraId="00000D52">
            <w:pPr>
              <w:rPr>
                <w:sz w:val="24"/>
                <w:szCs w:val="24"/>
              </w:rPr>
            </w:pPr>
            <w:r w:rsidDel="00000000" w:rsidR="00000000" w:rsidRPr="00000000">
              <w:rPr>
                <w:sz w:val="24"/>
                <w:szCs w:val="24"/>
                <w:rtl w:val="0"/>
              </w:rPr>
              <w:t xml:space="preserve">Chọn trường dữ liệu cuối cùng theo thứ tự dưới lên theo bảng danh sách</w:t>
            </w:r>
          </w:p>
        </w:tc>
        <w:tc>
          <w:tcPr/>
          <w:p w:rsidR="00000000" w:rsidDel="00000000" w:rsidP="00000000" w:rsidRDefault="00000000" w:rsidRPr="00000000" w14:paraId="00000D53">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54">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D55">
            <w:pPr>
              <w:rPr>
                <w:sz w:val="24"/>
                <w:szCs w:val="24"/>
              </w:rPr>
            </w:pPr>
            <w:r w:rsidDel="00000000" w:rsidR="00000000" w:rsidRPr="00000000">
              <w:rPr>
                <w:sz w:val="24"/>
                <w:szCs w:val="24"/>
                <w:rtl w:val="0"/>
              </w:rPr>
              <w:t xml:space="preserve">Kiểm tra nút Sửa bị làm mờ</w:t>
            </w:r>
          </w:p>
        </w:tc>
        <w:tc>
          <w:tcPr/>
          <w:p w:rsidR="00000000" w:rsidDel="00000000" w:rsidP="00000000" w:rsidRDefault="00000000" w:rsidRPr="00000000" w14:paraId="00000D56">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D57">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D58">
            <w:pPr>
              <w:rPr>
                <w:sz w:val="24"/>
                <w:szCs w:val="24"/>
              </w:rPr>
            </w:pPr>
            <w:r w:rsidDel="00000000" w:rsidR="00000000" w:rsidRPr="00000000">
              <w:rPr>
                <w:rtl w:val="0"/>
              </w:rPr>
            </w:r>
          </w:p>
        </w:tc>
        <w:tc>
          <w:tcPr/>
          <w:p w:rsidR="00000000" w:rsidDel="00000000" w:rsidP="00000000" w:rsidRDefault="00000000" w:rsidRPr="00000000" w14:paraId="00000D59">
            <w:pPr>
              <w:rPr>
                <w:sz w:val="24"/>
                <w:szCs w:val="24"/>
              </w:rPr>
            </w:pPr>
            <w:r w:rsidDel="00000000" w:rsidR="00000000" w:rsidRPr="00000000">
              <w:rPr>
                <w:sz w:val="24"/>
                <w:szCs w:val="24"/>
                <w:rtl w:val="0"/>
              </w:rPr>
              <w:t xml:space="preserve">Nút Sửa bị làm mờ</w:t>
            </w:r>
          </w:p>
        </w:tc>
        <w:tc>
          <w:tcPr/>
          <w:p w:rsidR="00000000" w:rsidDel="00000000" w:rsidP="00000000" w:rsidRDefault="00000000" w:rsidRPr="00000000" w14:paraId="00000D5A">
            <w:pPr>
              <w:rPr>
                <w:sz w:val="24"/>
                <w:szCs w:val="24"/>
              </w:rPr>
            </w:pPr>
            <w:r w:rsidDel="00000000" w:rsidR="00000000" w:rsidRPr="00000000">
              <w:rPr>
                <w:sz w:val="24"/>
                <w:szCs w:val="24"/>
                <w:rtl w:val="0"/>
              </w:rPr>
              <w:t xml:space="preserve">Nút Sửa bị làm mờ</w:t>
            </w:r>
          </w:p>
        </w:tc>
        <w:tc>
          <w:tcPr/>
          <w:p w:rsidR="00000000" w:rsidDel="00000000" w:rsidP="00000000" w:rsidRDefault="00000000" w:rsidRPr="00000000" w14:paraId="00000D5B">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5C">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D5D">
            <w:pPr>
              <w:rPr>
                <w:sz w:val="24"/>
                <w:szCs w:val="24"/>
              </w:rPr>
            </w:pPr>
            <w:r w:rsidDel="00000000" w:rsidR="00000000" w:rsidRPr="00000000">
              <w:rPr>
                <w:sz w:val="24"/>
                <w:szCs w:val="24"/>
                <w:rtl w:val="0"/>
              </w:rPr>
              <w:t xml:space="preserve">Kiểm tra nút Thêm bị làm mờ</w:t>
            </w:r>
          </w:p>
        </w:tc>
        <w:tc>
          <w:tcPr/>
          <w:p w:rsidR="00000000" w:rsidDel="00000000" w:rsidP="00000000" w:rsidRDefault="00000000" w:rsidRPr="00000000" w14:paraId="00000D5E">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D5F">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D60">
            <w:pPr>
              <w:rPr>
                <w:sz w:val="24"/>
                <w:szCs w:val="24"/>
              </w:rPr>
            </w:pPr>
            <w:r w:rsidDel="00000000" w:rsidR="00000000" w:rsidRPr="00000000">
              <w:rPr>
                <w:sz w:val="24"/>
                <w:szCs w:val="24"/>
                <w:rtl w:val="0"/>
              </w:rPr>
              <w:t xml:space="preserve">B3: Chọn dữ liệu có mã chuyên đề “JV001”</w:t>
            </w:r>
          </w:p>
          <w:p w:rsidR="00000000" w:rsidDel="00000000" w:rsidP="00000000" w:rsidRDefault="00000000" w:rsidRPr="00000000" w14:paraId="00000D61">
            <w:pPr>
              <w:rPr>
                <w:sz w:val="24"/>
                <w:szCs w:val="24"/>
              </w:rPr>
            </w:pPr>
            <w:r w:rsidDel="00000000" w:rsidR="00000000" w:rsidRPr="00000000">
              <w:rPr>
                <w:sz w:val="24"/>
                <w:szCs w:val="24"/>
                <w:rtl w:val="0"/>
              </w:rPr>
              <w:t xml:space="preserve">B4: Chọn danh sách và chọn dữ liệu khóa học có ngày “11-11-1997”</w:t>
            </w:r>
          </w:p>
        </w:tc>
        <w:tc>
          <w:tcPr/>
          <w:p w:rsidR="00000000" w:rsidDel="00000000" w:rsidP="00000000" w:rsidRDefault="00000000" w:rsidRPr="00000000" w14:paraId="00000D62">
            <w:pPr>
              <w:rPr>
                <w:sz w:val="24"/>
                <w:szCs w:val="24"/>
              </w:rPr>
            </w:pPr>
            <w:r w:rsidDel="00000000" w:rsidR="00000000" w:rsidRPr="00000000">
              <w:rPr>
                <w:sz w:val="24"/>
                <w:szCs w:val="24"/>
                <w:rtl w:val="0"/>
              </w:rPr>
              <w:t xml:space="preserve">Nút Thêm bị làm mờ</w:t>
            </w:r>
          </w:p>
        </w:tc>
        <w:tc>
          <w:tcPr/>
          <w:p w:rsidR="00000000" w:rsidDel="00000000" w:rsidP="00000000" w:rsidRDefault="00000000" w:rsidRPr="00000000" w14:paraId="00000D63">
            <w:pPr>
              <w:rPr>
                <w:sz w:val="24"/>
                <w:szCs w:val="24"/>
              </w:rPr>
            </w:pPr>
            <w:r w:rsidDel="00000000" w:rsidR="00000000" w:rsidRPr="00000000">
              <w:rPr>
                <w:sz w:val="24"/>
                <w:szCs w:val="24"/>
                <w:rtl w:val="0"/>
              </w:rPr>
              <w:t xml:space="preserve">Nút Thêm bị làm mờ</w:t>
            </w:r>
          </w:p>
        </w:tc>
        <w:tc>
          <w:tcPr/>
          <w:p w:rsidR="00000000" w:rsidDel="00000000" w:rsidP="00000000" w:rsidRDefault="00000000" w:rsidRPr="00000000" w14:paraId="00000D64">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65">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D66">
            <w:pPr>
              <w:rPr>
                <w:sz w:val="24"/>
                <w:szCs w:val="24"/>
              </w:rPr>
            </w:pPr>
            <w:r w:rsidDel="00000000" w:rsidR="00000000" w:rsidRPr="00000000">
              <w:rPr>
                <w:sz w:val="24"/>
                <w:szCs w:val="24"/>
                <w:rtl w:val="0"/>
              </w:rPr>
              <w:t xml:space="preserve">Kiểm tra nút xóa bị làm mờ</w:t>
            </w:r>
          </w:p>
        </w:tc>
        <w:tc>
          <w:tcPr/>
          <w:p w:rsidR="00000000" w:rsidDel="00000000" w:rsidP="00000000" w:rsidRDefault="00000000" w:rsidRPr="00000000" w14:paraId="00000D67">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D68">
            <w:pPr>
              <w:rPr>
                <w:sz w:val="24"/>
                <w:szCs w:val="24"/>
              </w:rPr>
            </w:pPr>
            <w:r w:rsidDel="00000000" w:rsidR="00000000" w:rsidRPr="00000000">
              <w:rPr>
                <w:sz w:val="24"/>
                <w:szCs w:val="24"/>
                <w:rtl w:val="0"/>
              </w:rPr>
              <w:t xml:space="preserve">B2:  Click chọn khóa học</w:t>
            </w:r>
          </w:p>
        </w:tc>
        <w:tc>
          <w:tcPr/>
          <w:p w:rsidR="00000000" w:rsidDel="00000000" w:rsidP="00000000" w:rsidRDefault="00000000" w:rsidRPr="00000000" w14:paraId="00000D69">
            <w:pPr>
              <w:rPr>
                <w:sz w:val="24"/>
                <w:szCs w:val="24"/>
              </w:rPr>
            </w:pPr>
            <w:r w:rsidDel="00000000" w:rsidR="00000000" w:rsidRPr="00000000">
              <w:rPr>
                <w:sz w:val="24"/>
                <w:szCs w:val="24"/>
                <w:rtl w:val="0"/>
              </w:rPr>
              <w:t xml:space="preserve">Nút Xóa bị làm mờ</w:t>
            </w:r>
          </w:p>
        </w:tc>
        <w:tc>
          <w:tcPr/>
          <w:p w:rsidR="00000000" w:rsidDel="00000000" w:rsidP="00000000" w:rsidRDefault="00000000" w:rsidRPr="00000000" w14:paraId="00000D6A">
            <w:pPr>
              <w:rPr>
                <w:sz w:val="24"/>
                <w:szCs w:val="24"/>
              </w:rPr>
            </w:pPr>
            <w:r w:rsidDel="00000000" w:rsidR="00000000" w:rsidRPr="00000000">
              <w:rPr>
                <w:sz w:val="24"/>
                <w:szCs w:val="24"/>
                <w:rtl w:val="0"/>
              </w:rPr>
              <w:t xml:space="preserve">Nút Xóa bị làm mờ</w:t>
            </w:r>
          </w:p>
        </w:tc>
        <w:tc>
          <w:tcPr/>
          <w:p w:rsidR="00000000" w:rsidDel="00000000" w:rsidP="00000000" w:rsidRDefault="00000000" w:rsidRPr="00000000" w14:paraId="00000D6B">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6C">
            <w:pPr>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D6D">
            <w:pPr>
              <w:rPr>
                <w:sz w:val="24"/>
                <w:szCs w:val="24"/>
              </w:rPr>
            </w:pPr>
            <w:r w:rsidDel="00000000" w:rsidR="00000000" w:rsidRPr="00000000">
              <w:rPr>
                <w:sz w:val="24"/>
                <w:szCs w:val="24"/>
                <w:rtl w:val="0"/>
              </w:rPr>
              <w:t xml:space="preserve">Kiểm tra nút Last bị làm mờ </w:t>
            </w:r>
          </w:p>
        </w:tc>
        <w:tc>
          <w:tcPr/>
          <w:p w:rsidR="00000000" w:rsidDel="00000000" w:rsidP="00000000" w:rsidRDefault="00000000" w:rsidRPr="00000000" w14:paraId="00000D6E">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D6F">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D70">
            <w:pPr>
              <w:rPr>
                <w:sz w:val="24"/>
                <w:szCs w:val="24"/>
              </w:rPr>
            </w:pPr>
            <w:r w:rsidDel="00000000" w:rsidR="00000000" w:rsidRPr="00000000">
              <w:rPr>
                <w:rtl w:val="0"/>
              </w:rPr>
            </w:r>
          </w:p>
        </w:tc>
        <w:tc>
          <w:tcPr/>
          <w:p w:rsidR="00000000" w:rsidDel="00000000" w:rsidP="00000000" w:rsidRDefault="00000000" w:rsidRPr="00000000" w14:paraId="00000D71">
            <w:pPr>
              <w:rPr>
                <w:sz w:val="24"/>
                <w:szCs w:val="24"/>
              </w:rPr>
            </w:pPr>
            <w:r w:rsidDel="00000000" w:rsidR="00000000" w:rsidRPr="00000000">
              <w:rPr>
                <w:sz w:val="24"/>
                <w:szCs w:val="24"/>
                <w:rtl w:val="0"/>
              </w:rPr>
              <w:t xml:space="preserve">Nút Last bị làm mờ</w:t>
            </w:r>
          </w:p>
        </w:tc>
        <w:tc>
          <w:tcPr/>
          <w:p w:rsidR="00000000" w:rsidDel="00000000" w:rsidP="00000000" w:rsidRDefault="00000000" w:rsidRPr="00000000" w14:paraId="00000D72">
            <w:pPr>
              <w:rPr>
                <w:sz w:val="24"/>
                <w:szCs w:val="24"/>
              </w:rPr>
            </w:pPr>
            <w:r w:rsidDel="00000000" w:rsidR="00000000" w:rsidRPr="00000000">
              <w:rPr>
                <w:sz w:val="24"/>
                <w:szCs w:val="24"/>
                <w:rtl w:val="0"/>
              </w:rPr>
              <w:t xml:space="preserve">Nút Last bị làm mờ</w:t>
            </w:r>
          </w:p>
        </w:tc>
        <w:tc>
          <w:tcPr/>
          <w:p w:rsidR="00000000" w:rsidDel="00000000" w:rsidP="00000000" w:rsidRDefault="00000000" w:rsidRPr="00000000" w14:paraId="00000D73">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74">
            <w:pPr>
              <w:jc w:val="center"/>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D75">
            <w:pPr>
              <w:rPr>
                <w:sz w:val="24"/>
                <w:szCs w:val="24"/>
              </w:rPr>
            </w:pPr>
            <w:r w:rsidDel="00000000" w:rsidR="00000000" w:rsidRPr="00000000">
              <w:rPr>
                <w:sz w:val="24"/>
                <w:szCs w:val="24"/>
                <w:rtl w:val="0"/>
              </w:rPr>
              <w:t xml:space="preserve">Kiểm tra nút Prev bị làm mờ </w:t>
            </w:r>
          </w:p>
        </w:tc>
        <w:tc>
          <w:tcPr/>
          <w:p w:rsidR="00000000" w:rsidDel="00000000" w:rsidP="00000000" w:rsidRDefault="00000000" w:rsidRPr="00000000" w14:paraId="00000D76">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D77">
            <w:pPr>
              <w:rPr>
                <w:sz w:val="24"/>
                <w:szCs w:val="24"/>
              </w:rPr>
            </w:pPr>
            <w:r w:rsidDel="00000000" w:rsidR="00000000" w:rsidRPr="00000000">
              <w:rPr>
                <w:sz w:val="24"/>
                <w:szCs w:val="24"/>
                <w:rtl w:val="0"/>
              </w:rPr>
              <w:t xml:space="preserve">B2:  Click chọn khóa học</w:t>
            </w:r>
          </w:p>
        </w:tc>
        <w:tc>
          <w:tcPr/>
          <w:p w:rsidR="00000000" w:rsidDel="00000000" w:rsidP="00000000" w:rsidRDefault="00000000" w:rsidRPr="00000000" w14:paraId="00000D78">
            <w:pPr>
              <w:rPr>
                <w:sz w:val="24"/>
                <w:szCs w:val="24"/>
              </w:rPr>
            </w:pPr>
            <w:r w:rsidDel="00000000" w:rsidR="00000000" w:rsidRPr="00000000">
              <w:rPr>
                <w:sz w:val="24"/>
                <w:szCs w:val="24"/>
                <w:rtl w:val="0"/>
              </w:rPr>
              <w:t xml:space="preserve">Nút Prev bị làm mờ</w:t>
            </w:r>
          </w:p>
        </w:tc>
        <w:tc>
          <w:tcPr/>
          <w:p w:rsidR="00000000" w:rsidDel="00000000" w:rsidP="00000000" w:rsidRDefault="00000000" w:rsidRPr="00000000" w14:paraId="00000D79">
            <w:pPr>
              <w:rPr>
                <w:sz w:val="24"/>
                <w:szCs w:val="24"/>
              </w:rPr>
            </w:pPr>
            <w:r w:rsidDel="00000000" w:rsidR="00000000" w:rsidRPr="00000000">
              <w:rPr>
                <w:sz w:val="24"/>
                <w:szCs w:val="24"/>
                <w:rtl w:val="0"/>
              </w:rPr>
              <w:t xml:space="preserve">Nút Prev bị làm mờ</w:t>
            </w:r>
          </w:p>
        </w:tc>
        <w:tc>
          <w:tcPr/>
          <w:p w:rsidR="00000000" w:rsidDel="00000000" w:rsidP="00000000" w:rsidRDefault="00000000" w:rsidRPr="00000000" w14:paraId="00000D7A">
            <w:pPr>
              <w:rPr>
                <w:sz w:val="24"/>
                <w:szCs w:val="24"/>
              </w:rPr>
            </w:pPr>
            <w:r w:rsidDel="00000000" w:rsidR="00000000" w:rsidRPr="00000000">
              <w:rPr>
                <w:sz w:val="24"/>
                <w:szCs w:val="24"/>
                <w:rtl w:val="0"/>
              </w:rPr>
              <w:t xml:space="preserve">Pass</w:t>
            </w:r>
          </w:p>
        </w:tc>
      </w:tr>
      <w:tr>
        <w:trPr>
          <w:cantSplit w:val="0"/>
          <w:tblHeader w:val="0"/>
        </w:trPr>
        <w:tc>
          <w:tcPr/>
          <w:p w:rsidR="00000000" w:rsidDel="00000000" w:rsidP="00000000" w:rsidRDefault="00000000" w:rsidRPr="00000000" w14:paraId="00000D7B">
            <w:pPr>
              <w:jc w:val="center"/>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D7C">
            <w:pPr>
              <w:rPr>
                <w:sz w:val="24"/>
                <w:szCs w:val="24"/>
              </w:rPr>
            </w:pPr>
            <w:r w:rsidDel="00000000" w:rsidR="00000000" w:rsidRPr="00000000">
              <w:rPr>
                <w:sz w:val="24"/>
                <w:szCs w:val="24"/>
                <w:rtl w:val="0"/>
              </w:rPr>
              <w:t xml:space="preserve">Kiểm tra nút học viên</w:t>
            </w:r>
          </w:p>
        </w:tc>
        <w:tc>
          <w:tcPr/>
          <w:p w:rsidR="00000000" w:rsidDel="00000000" w:rsidP="00000000" w:rsidRDefault="00000000" w:rsidRPr="00000000" w14:paraId="00000D7D">
            <w:pPr>
              <w:rPr>
                <w:sz w:val="24"/>
                <w:szCs w:val="24"/>
              </w:rPr>
            </w:pPr>
            <w:r w:rsidDel="00000000" w:rsidR="00000000" w:rsidRPr="00000000">
              <w:rPr>
                <w:sz w:val="24"/>
                <w:szCs w:val="24"/>
                <w:rtl w:val="0"/>
              </w:rPr>
              <w:t xml:space="preserve">B1: đăng nhập với tài khoảng “NV002”, “123”</w:t>
            </w:r>
          </w:p>
          <w:p w:rsidR="00000000" w:rsidDel="00000000" w:rsidP="00000000" w:rsidRDefault="00000000" w:rsidRPr="00000000" w14:paraId="00000D7E">
            <w:pPr>
              <w:rPr>
                <w:sz w:val="24"/>
                <w:szCs w:val="24"/>
              </w:rPr>
            </w:pPr>
            <w:r w:rsidDel="00000000" w:rsidR="00000000" w:rsidRPr="00000000">
              <w:rPr>
                <w:sz w:val="24"/>
                <w:szCs w:val="24"/>
                <w:rtl w:val="0"/>
              </w:rPr>
              <w:t xml:space="preserve">B2:  Click chọn khóa học</w:t>
            </w:r>
          </w:p>
          <w:p w:rsidR="00000000" w:rsidDel="00000000" w:rsidP="00000000" w:rsidRDefault="00000000" w:rsidRPr="00000000" w14:paraId="00000D7F">
            <w:pPr>
              <w:rPr>
                <w:sz w:val="24"/>
                <w:szCs w:val="24"/>
              </w:rPr>
            </w:pPr>
            <w:r w:rsidDel="00000000" w:rsidR="00000000" w:rsidRPr="00000000">
              <w:rPr>
                <w:sz w:val="24"/>
                <w:szCs w:val="24"/>
                <w:rtl w:val="0"/>
              </w:rPr>
              <w:t xml:space="preserve">B3: Click nút học viên</w:t>
            </w:r>
          </w:p>
        </w:tc>
        <w:tc>
          <w:tcPr/>
          <w:p w:rsidR="00000000" w:rsidDel="00000000" w:rsidP="00000000" w:rsidRDefault="00000000" w:rsidRPr="00000000" w14:paraId="00000D80">
            <w:pPr>
              <w:rPr>
                <w:sz w:val="24"/>
                <w:szCs w:val="24"/>
              </w:rPr>
            </w:pPr>
            <w:r w:rsidDel="00000000" w:rsidR="00000000" w:rsidRPr="00000000">
              <w:rPr>
                <w:sz w:val="24"/>
                <w:szCs w:val="24"/>
                <w:rtl w:val="0"/>
              </w:rPr>
              <w:t xml:space="preserve">Hiển thị bảng học viên</w:t>
            </w:r>
          </w:p>
        </w:tc>
        <w:tc>
          <w:tcPr/>
          <w:p w:rsidR="00000000" w:rsidDel="00000000" w:rsidP="00000000" w:rsidRDefault="00000000" w:rsidRPr="00000000" w14:paraId="00000D81">
            <w:pPr>
              <w:rPr>
                <w:sz w:val="24"/>
                <w:szCs w:val="24"/>
              </w:rPr>
            </w:pPr>
            <w:r w:rsidDel="00000000" w:rsidR="00000000" w:rsidRPr="00000000">
              <w:rPr>
                <w:sz w:val="24"/>
                <w:szCs w:val="24"/>
                <w:rtl w:val="0"/>
              </w:rPr>
              <w:t xml:space="preserve">Hiển thị bảng học viên</w:t>
            </w:r>
          </w:p>
        </w:tc>
        <w:tc>
          <w:tcPr/>
          <w:p w:rsidR="00000000" w:rsidDel="00000000" w:rsidP="00000000" w:rsidRDefault="00000000" w:rsidRPr="00000000" w14:paraId="00000D82">
            <w:pPr>
              <w:rPr>
                <w:sz w:val="24"/>
                <w:szCs w:val="24"/>
              </w:rPr>
            </w:pPr>
            <w:r w:rsidDel="00000000" w:rsidR="00000000" w:rsidRPr="00000000">
              <w:rPr>
                <w:sz w:val="24"/>
                <w:szCs w:val="24"/>
                <w:rtl w:val="0"/>
              </w:rPr>
              <w:t xml:space="preserve">Pass</w:t>
            </w:r>
          </w:p>
        </w:tc>
      </w:tr>
    </w:tbl>
    <w:p w:rsidR="00000000" w:rsidDel="00000000" w:rsidP="00000000" w:rsidRDefault="00000000" w:rsidRPr="00000000" w14:paraId="00000D83">
      <w:pPr>
        <w:pStyle w:val="Heading2"/>
        <w:ind w:firstLine="576"/>
        <w:rPr/>
      </w:pPr>
      <w:bookmarkStart w:colFirst="0" w:colLast="0" w:name="_2zbgiuw" w:id="72"/>
      <w:bookmarkEnd w:id="72"/>
      <w:r w:rsidDel="00000000" w:rsidR="00000000" w:rsidRPr="00000000">
        <w:rPr>
          <w:rtl w:val="0"/>
        </w:rPr>
        <w:t xml:space="preserve">5.7.HocVienJDialog</w:t>
      </w:r>
    </w:p>
    <w:tbl>
      <w:tblPr>
        <w:tblStyle w:val="Table73"/>
        <w:tblW w:w="97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660"/>
        <w:gridCol w:w="2070"/>
        <w:gridCol w:w="2400"/>
        <w:gridCol w:w="1080"/>
        <w:tblGridChange w:id="0">
          <w:tblGrid>
            <w:gridCol w:w="570"/>
            <w:gridCol w:w="3660"/>
            <w:gridCol w:w="2070"/>
            <w:gridCol w:w="2400"/>
            <w:gridCol w:w="1080"/>
          </w:tblGrid>
        </w:tblGridChange>
      </w:tblGrid>
      <w:tr>
        <w:trPr>
          <w:cantSplit w:val="0"/>
          <w:tblHeader w:val="0"/>
        </w:trPr>
        <w:tc>
          <w:tcPr/>
          <w:p w:rsidR="00000000" w:rsidDel="00000000" w:rsidP="00000000" w:rsidRDefault="00000000" w:rsidRPr="00000000" w14:paraId="00000D84">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D85">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D86">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D87">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D88">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D89">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D8A">
            <w:pPr>
              <w:rPr>
                <w:sz w:val="24"/>
                <w:szCs w:val="24"/>
              </w:rPr>
            </w:pPr>
            <w:r w:rsidDel="00000000" w:rsidR="00000000" w:rsidRPr="00000000">
              <w:rPr>
                <w:sz w:val="24"/>
                <w:szCs w:val="24"/>
                <w:rtl w:val="0"/>
              </w:rPr>
              <w:t xml:space="preserve">Kiểm tra bỏ trống Điểm</w:t>
            </w:r>
          </w:p>
        </w:tc>
        <w:tc>
          <w:tcPr/>
          <w:p w:rsidR="00000000" w:rsidDel="00000000" w:rsidP="00000000" w:rsidRDefault="00000000" w:rsidRPr="00000000" w14:paraId="00000D8B">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D8C">
            <w:pPr>
              <w:rPr>
                <w:sz w:val="24"/>
                <w:szCs w:val="24"/>
              </w:rPr>
            </w:pPr>
            <w:r w:rsidDel="00000000" w:rsidR="00000000" w:rsidRPr="00000000">
              <w:rPr>
                <w:sz w:val="24"/>
                <w:szCs w:val="24"/>
                <w:rtl w:val="0"/>
              </w:rPr>
              <w:t xml:space="preserve">B2:  Click chọn Học Viện - Nhập thông tin</w:t>
              <w:br w:type="textWrapping"/>
            </w:r>
          </w:p>
        </w:tc>
        <w:tc>
          <w:tcPr/>
          <w:p w:rsidR="00000000" w:rsidDel="00000000" w:rsidP="00000000" w:rsidRDefault="00000000" w:rsidRPr="00000000" w14:paraId="00000D8D">
            <w:pPr>
              <w:rPr>
                <w:sz w:val="24"/>
                <w:szCs w:val="24"/>
              </w:rPr>
            </w:pPr>
            <w:r w:rsidDel="00000000" w:rsidR="00000000" w:rsidRPr="00000000">
              <w:rPr>
                <w:sz w:val="24"/>
                <w:szCs w:val="24"/>
                <w:rtl w:val="0"/>
              </w:rPr>
              <w:t xml:space="preserve">Thông báo - Thất bại chưa nhập  điểm</w:t>
            </w:r>
          </w:p>
        </w:tc>
        <w:tc>
          <w:tcPr/>
          <w:p w:rsidR="00000000" w:rsidDel="00000000" w:rsidP="00000000" w:rsidRDefault="00000000" w:rsidRPr="00000000" w14:paraId="00000D8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8F">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D90">
            <w:pPr>
              <w:spacing w:after="240" w:before="240" w:lineRule="auto"/>
              <w:ind w:left="360" w:hanging="360"/>
              <w:rPr>
                <w:sz w:val="24"/>
                <w:szCs w:val="24"/>
              </w:rPr>
            </w:pPr>
            <w:r w:rsidDel="00000000" w:rsidR="00000000" w:rsidRPr="00000000">
              <w:rPr>
                <w:sz w:val="24"/>
                <w:szCs w:val="24"/>
                <w:rtl w:val="0"/>
              </w:rPr>
              <w:t xml:space="preserve">Kiểm tra chỉ trưởng phòng mới được xóa</w:t>
            </w:r>
          </w:p>
          <w:p w:rsidR="00000000" w:rsidDel="00000000" w:rsidP="00000000" w:rsidRDefault="00000000" w:rsidRPr="00000000" w14:paraId="00000D91">
            <w:pPr>
              <w:rPr>
                <w:sz w:val="24"/>
                <w:szCs w:val="24"/>
              </w:rPr>
            </w:pPr>
            <w:r w:rsidDel="00000000" w:rsidR="00000000" w:rsidRPr="00000000">
              <w:rPr>
                <w:rtl w:val="0"/>
              </w:rPr>
            </w:r>
          </w:p>
        </w:tc>
        <w:tc>
          <w:tcPr/>
          <w:p w:rsidR="00000000" w:rsidDel="00000000" w:rsidP="00000000" w:rsidRDefault="00000000" w:rsidRPr="00000000" w14:paraId="00000D92">
            <w:pPr>
              <w:rPr>
                <w:sz w:val="24"/>
                <w:szCs w:val="24"/>
              </w:rPr>
            </w:pPr>
            <w:r w:rsidDel="00000000" w:rsidR="00000000" w:rsidRPr="00000000">
              <w:rPr>
                <w:sz w:val="24"/>
                <w:szCs w:val="24"/>
                <w:rtl w:val="0"/>
              </w:rPr>
              <w:t xml:space="preserve">B1: đăng nhập với tài khoảng “NV001”, “123”</w:t>
            </w:r>
          </w:p>
          <w:p w:rsidR="00000000" w:rsidDel="00000000" w:rsidP="00000000" w:rsidRDefault="00000000" w:rsidRPr="00000000" w14:paraId="00000D93">
            <w:pPr>
              <w:rPr>
                <w:sz w:val="24"/>
                <w:szCs w:val="24"/>
              </w:rPr>
            </w:pPr>
            <w:r w:rsidDel="00000000" w:rsidR="00000000" w:rsidRPr="00000000">
              <w:rPr>
                <w:sz w:val="24"/>
                <w:szCs w:val="24"/>
                <w:rtl w:val="0"/>
              </w:rPr>
              <w:t xml:space="preserve">B2:  Click chọn Học Viện - Xoá thông tin</w:t>
              <w:br w:type="textWrapping"/>
            </w:r>
          </w:p>
        </w:tc>
        <w:tc>
          <w:tcPr/>
          <w:p w:rsidR="00000000" w:rsidDel="00000000" w:rsidP="00000000" w:rsidRDefault="00000000" w:rsidRPr="00000000" w14:paraId="00000D94">
            <w:pPr>
              <w:rPr>
                <w:sz w:val="24"/>
                <w:szCs w:val="24"/>
              </w:rPr>
            </w:pPr>
            <w:r w:rsidDel="00000000" w:rsidR="00000000" w:rsidRPr="00000000">
              <w:rPr>
                <w:sz w:val="24"/>
                <w:szCs w:val="24"/>
                <w:rtl w:val="0"/>
              </w:rPr>
              <w:t xml:space="preserve">Thông báo - Chỉ trưởng phòng mới được xoá</w:t>
            </w:r>
          </w:p>
        </w:tc>
        <w:tc>
          <w:tcPr/>
          <w:p w:rsidR="00000000" w:rsidDel="00000000" w:rsidP="00000000" w:rsidRDefault="00000000" w:rsidRPr="00000000" w14:paraId="00000D9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96">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D97">
            <w:pPr>
              <w:rPr>
                <w:sz w:val="24"/>
                <w:szCs w:val="24"/>
              </w:rPr>
            </w:pPr>
            <w:r w:rsidDel="00000000" w:rsidR="00000000" w:rsidRPr="00000000">
              <w:rPr>
                <w:rtl w:val="0"/>
              </w:rPr>
            </w:r>
          </w:p>
        </w:tc>
        <w:tc>
          <w:tcPr/>
          <w:p w:rsidR="00000000" w:rsidDel="00000000" w:rsidP="00000000" w:rsidRDefault="00000000" w:rsidRPr="00000000" w14:paraId="00000D98">
            <w:pPr>
              <w:rPr>
                <w:sz w:val="24"/>
                <w:szCs w:val="24"/>
              </w:rPr>
            </w:pPr>
            <w:r w:rsidDel="00000000" w:rsidR="00000000" w:rsidRPr="00000000">
              <w:rPr>
                <w:rtl w:val="0"/>
              </w:rPr>
            </w:r>
          </w:p>
        </w:tc>
        <w:tc>
          <w:tcPr/>
          <w:p w:rsidR="00000000" w:rsidDel="00000000" w:rsidP="00000000" w:rsidRDefault="00000000" w:rsidRPr="00000000" w14:paraId="00000D99">
            <w:pPr>
              <w:rPr>
                <w:sz w:val="24"/>
                <w:szCs w:val="24"/>
              </w:rPr>
            </w:pPr>
            <w:r w:rsidDel="00000000" w:rsidR="00000000" w:rsidRPr="00000000">
              <w:rPr>
                <w:rtl w:val="0"/>
              </w:rPr>
            </w:r>
          </w:p>
        </w:tc>
        <w:tc>
          <w:tcPr/>
          <w:p w:rsidR="00000000" w:rsidDel="00000000" w:rsidP="00000000" w:rsidRDefault="00000000" w:rsidRPr="00000000" w14:paraId="00000D9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9B">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D9C">
            <w:pPr>
              <w:rPr>
                <w:sz w:val="24"/>
                <w:szCs w:val="24"/>
              </w:rPr>
            </w:pPr>
            <w:r w:rsidDel="00000000" w:rsidR="00000000" w:rsidRPr="00000000">
              <w:rPr>
                <w:rtl w:val="0"/>
              </w:rPr>
            </w:r>
          </w:p>
        </w:tc>
        <w:tc>
          <w:tcPr/>
          <w:p w:rsidR="00000000" w:rsidDel="00000000" w:rsidP="00000000" w:rsidRDefault="00000000" w:rsidRPr="00000000" w14:paraId="00000D9D">
            <w:pPr>
              <w:rPr>
                <w:sz w:val="24"/>
                <w:szCs w:val="24"/>
              </w:rPr>
            </w:pPr>
            <w:r w:rsidDel="00000000" w:rsidR="00000000" w:rsidRPr="00000000">
              <w:rPr>
                <w:rtl w:val="0"/>
              </w:rPr>
            </w:r>
          </w:p>
        </w:tc>
        <w:tc>
          <w:tcPr/>
          <w:p w:rsidR="00000000" w:rsidDel="00000000" w:rsidP="00000000" w:rsidRDefault="00000000" w:rsidRPr="00000000" w14:paraId="00000D9E">
            <w:pPr>
              <w:rPr>
                <w:sz w:val="24"/>
                <w:szCs w:val="24"/>
              </w:rPr>
            </w:pPr>
            <w:r w:rsidDel="00000000" w:rsidR="00000000" w:rsidRPr="00000000">
              <w:rPr>
                <w:rtl w:val="0"/>
              </w:rPr>
            </w:r>
          </w:p>
        </w:tc>
        <w:tc>
          <w:tcPr/>
          <w:p w:rsidR="00000000" w:rsidDel="00000000" w:rsidP="00000000" w:rsidRDefault="00000000" w:rsidRPr="00000000" w14:paraId="00000D9F">
            <w:pPr>
              <w:rPr>
                <w:sz w:val="24"/>
                <w:szCs w:val="24"/>
              </w:rPr>
            </w:pPr>
            <w:r w:rsidDel="00000000" w:rsidR="00000000" w:rsidRPr="00000000">
              <w:rPr>
                <w:rtl w:val="0"/>
              </w:rPr>
            </w:r>
          </w:p>
        </w:tc>
      </w:tr>
    </w:tbl>
    <w:p w:rsidR="00000000" w:rsidDel="00000000" w:rsidP="00000000" w:rsidRDefault="00000000" w:rsidRPr="00000000" w14:paraId="00000DA0">
      <w:pPr>
        <w:pStyle w:val="Heading2"/>
        <w:ind w:firstLine="576"/>
        <w:rPr/>
      </w:pPr>
      <w:bookmarkStart w:colFirst="0" w:colLast="0" w:name="_1egqt2p" w:id="73"/>
      <w:bookmarkEnd w:id="73"/>
      <w:r w:rsidDel="00000000" w:rsidR="00000000" w:rsidRPr="00000000">
        <w:rPr>
          <w:rtl w:val="0"/>
        </w:rPr>
        <w:t xml:space="preserve">5.8.ThongKeJDialog</w:t>
      </w:r>
    </w:p>
    <w:tbl>
      <w:tblPr>
        <w:tblStyle w:val="Table74"/>
        <w:tblW w:w="102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660"/>
        <w:gridCol w:w="2070"/>
        <w:gridCol w:w="2400"/>
        <w:gridCol w:w="1545"/>
        <w:tblGridChange w:id="0">
          <w:tblGrid>
            <w:gridCol w:w="570"/>
            <w:gridCol w:w="3660"/>
            <w:gridCol w:w="2070"/>
            <w:gridCol w:w="2400"/>
            <w:gridCol w:w="1545"/>
          </w:tblGrid>
        </w:tblGridChange>
      </w:tblGrid>
      <w:tr>
        <w:trPr>
          <w:cantSplit w:val="0"/>
          <w:tblHeader w:val="0"/>
        </w:trPr>
        <w:tc>
          <w:tcPr/>
          <w:p w:rsidR="00000000" w:rsidDel="00000000" w:rsidP="00000000" w:rsidRDefault="00000000" w:rsidRPr="00000000" w14:paraId="00000DA1">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DA2">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DA3">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DA4">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DA5">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DA6">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DA7">
            <w:pPr>
              <w:rPr>
                <w:sz w:val="24"/>
                <w:szCs w:val="24"/>
              </w:rPr>
            </w:pPr>
            <w:r w:rsidDel="00000000" w:rsidR="00000000" w:rsidRPr="00000000">
              <w:rPr>
                <w:sz w:val="24"/>
                <w:szCs w:val="24"/>
                <w:rtl w:val="0"/>
              </w:rPr>
              <w:t xml:space="preserve">Kiểm tra Fill Table khi nhấp chuột vào Table</w:t>
            </w:r>
          </w:p>
        </w:tc>
        <w:tc>
          <w:tcPr/>
          <w:p w:rsidR="00000000" w:rsidDel="00000000" w:rsidP="00000000" w:rsidRDefault="00000000" w:rsidRPr="00000000" w14:paraId="00000DA8">
            <w:pPr>
              <w:rPr>
                <w:sz w:val="24"/>
                <w:szCs w:val="24"/>
              </w:rPr>
            </w:pPr>
            <w:r w:rsidDel="00000000" w:rsidR="00000000" w:rsidRPr="00000000">
              <w:rPr>
                <w:sz w:val="24"/>
                <w:szCs w:val="24"/>
                <w:rtl w:val="0"/>
              </w:rPr>
              <w:t xml:space="preserve">B1: Đăng nhập , Tên đăng nhập : “lyyNC” , mật khẩu “ 123456 “ (Vai trò là trưởng phòng ) </w:t>
              <w:br w:type="textWrapping"/>
              <w:t xml:space="preserve">B2 : Chọn tổng hợp thống kê </w:t>
            </w:r>
          </w:p>
        </w:tc>
        <w:tc>
          <w:tcPr/>
          <w:p w:rsidR="00000000" w:rsidDel="00000000" w:rsidP="00000000" w:rsidRDefault="00000000" w:rsidRPr="00000000" w14:paraId="00000DA9">
            <w:pPr>
              <w:rPr>
                <w:sz w:val="24"/>
                <w:szCs w:val="24"/>
              </w:rPr>
            </w:pPr>
            <w:r w:rsidDel="00000000" w:rsidR="00000000" w:rsidRPr="00000000">
              <w:rPr>
                <w:sz w:val="24"/>
                <w:szCs w:val="24"/>
                <w:rtl w:val="0"/>
              </w:rPr>
              <w:t xml:space="preserve">Table thành màu xong khi chọn chuột vào</w:t>
            </w:r>
          </w:p>
        </w:tc>
        <w:tc>
          <w:tcPr/>
          <w:p w:rsidR="00000000" w:rsidDel="00000000" w:rsidP="00000000" w:rsidRDefault="00000000" w:rsidRPr="00000000" w14:paraId="00000DAA">
            <w:pPr>
              <w:rPr>
                <w:sz w:val="24"/>
                <w:szCs w:val="24"/>
              </w:rPr>
            </w:pPr>
            <w:r w:rsidDel="00000000" w:rsidR="00000000" w:rsidRPr="00000000">
              <w:rPr>
                <w:sz w:val="24"/>
                <w:szCs w:val="24"/>
                <w:rtl w:val="0"/>
              </w:rPr>
              <w:t xml:space="preserve">Pas</w:t>
            </w:r>
          </w:p>
        </w:tc>
      </w:tr>
      <w:tr>
        <w:trPr>
          <w:cantSplit w:val="0"/>
          <w:tblHeader w:val="0"/>
        </w:trPr>
        <w:tc>
          <w:tcPr/>
          <w:p w:rsidR="00000000" w:rsidDel="00000000" w:rsidP="00000000" w:rsidRDefault="00000000" w:rsidRPr="00000000" w14:paraId="00000DAB">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DAC">
            <w:pPr>
              <w:rPr>
                <w:sz w:val="24"/>
                <w:szCs w:val="24"/>
              </w:rPr>
            </w:pPr>
            <w:r w:rsidDel="00000000" w:rsidR="00000000" w:rsidRPr="00000000">
              <w:rPr>
                <w:rtl w:val="0"/>
              </w:rPr>
            </w:r>
          </w:p>
        </w:tc>
        <w:tc>
          <w:tcPr/>
          <w:p w:rsidR="00000000" w:rsidDel="00000000" w:rsidP="00000000" w:rsidRDefault="00000000" w:rsidRPr="00000000" w14:paraId="00000DAD">
            <w:pPr>
              <w:rPr>
                <w:sz w:val="24"/>
                <w:szCs w:val="24"/>
              </w:rPr>
            </w:pPr>
            <w:r w:rsidDel="00000000" w:rsidR="00000000" w:rsidRPr="00000000">
              <w:rPr>
                <w:rtl w:val="0"/>
              </w:rPr>
            </w:r>
          </w:p>
        </w:tc>
        <w:tc>
          <w:tcPr/>
          <w:p w:rsidR="00000000" w:rsidDel="00000000" w:rsidP="00000000" w:rsidRDefault="00000000" w:rsidRPr="00000000" w14:paraId="00000DAE">
            <w:pPr>
              <w:rPr>
                <w:sz w:val="24"/>
                <w:szCs w:val="24"/>
              </w:rPr>
            </w:pPr>
            <w:r w:rsidDel="00000000" w:rsidR="00000000" w:rsidRPr="00000000">
              <w:rPr>
                <w:rtl w:val="0"/>
              </w:rPr>
            </w:r>
          </w:p>
        </w:tc>
        <w:tc>
          <w:tcPr/>
          <w:p w:rsidR="00000000" w:rsidDel="00000000" w:rsidP="00000000" w:rsidRDefault="00000000" w:rsidRPr="00000000" w14:paraId="00000DA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B0">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DB1">
            <w:pPr>
              <w:rPr>
                <w:sz w:val="24"/>
                <w:szCs w:val="24"/>
              </w:rPr>
            </w:pPr>
            <w:r w:rsidDel="00000000" w:rsidR="00000000" w:rsidRPr="00000000">
              <w:rPr>
                <w:rtl w:val="0"/>
              </w:rPr>
            </w:r>
          </w:p>
        </w:tc>
        <w:tc>
          <w:tcPr/>
          <w:p w:rsidR="00000000" w:rsidDel="00000000" w:rsidP="00000000" w:rsidRDefault="00000000" w:rsidRPr="00000000" w14:paraId="00000DB2">
            <w:pPr>
              <w:rPr>
                <w:sz w:val="24"/>
                <w:szCs w:val="24"/>
              </w:rPr>
            </w:pPr>
            <w:r w:rsidDel="00000000" w:rsidR="00000000" w:rsidRPr="00000000">
              <w:rPr>
                <w:rtl w:val="0"/>
              </w:rPr>
            </w:r>
          </w:p>
        </w:tc>
        <w:tc>
          <w:tcPr/>
          <w:p w:rsidR="00000000" w:rsidDel="00000000" w:rsidP="00000000" w:rsidRDefault="00000000" w:rsidRPr="00000000" w14:paraId="00000DB3">
            <w:pPr>
              <w:rPr>
                <w:sz w:val="24"/>
                <w:szCs w:val="24"/>
              </w:rPr>
            </w:pPr>
            <w:r w:rsidDel="00000000" w:rsidR="00000000" w:rsidRPr="00000000">
              <w:rPr>
                <w:rtl w:val="0"/>
              </w:rPr>
            </w:r>
          </w:p>
        </w:tc>
        <w:tc>
          <w:tcPr/>
          <w:p w:rsidR="00000000" w:rsidDel="00000000" w:rsidP="00000000" w:rsidRDefault="00000000" w:rsidRPr="00000000" w14:paraId="00000DB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DB5">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DB6">
            <w:pPr>
              <w:rPr>
                <w:sz w:val="24"/>
                <w:szCs w:val="24"/>
              </w:rPr>
            </w:pPr>
            <w:r w:rsidDel="00000000" w:rsidR="00000000" w:rsidRPr="00000000">
              <w:rPr>
                <w:rtl w:val="0"/>
              </w:rPr>
            </w:r>
          </w:p>
        </w:tc>
        <w:tc>
          <w:tcPr/>
          <w:p w:rsidR="00000000" w:rsidDel="00000000" w:rsidP="00000000" w:rsidRDefault="00000000" w:rsidRPr="00000000" w14:paraId="00000DB7">
            <w:pPr>
              <w:rPr>
                <w:sz w:val="24"/>
                <w:szCs w:val="24"/>
              </w:rPr>
            </w:pPr>
            <w:r w:rsidDel="00000000" w:rsidR="00000000" w:rsidRPr="00000000">
              <w:rPr>
                <w:rtl w:val="0"/>
              </w:rPr>
            </w:r>
          </w:p>
        </w:tc>
        <w:tc>
          <w:tcPr/>
          <w:p w:rsidR="00000000" w:rsidDel="00000000" w:rsidP="00000000" w:rsidRDefault="00000000" w:rsidRPr="00000000" w14:paraId="00000DB8">
            <w:pPr>
              <w:rPr>
                <w:sz w:val="24"/>
                <w:szCs w:val="24"/>
              </w:rPr>
            </w:pPr>
            <w:r w:rsidDel="00000000" w:rsidR="00000000" w:rsidRPr="00000000">
              <w:rPr>
                <w:rtl w:val="0"/>
              </w:rPr>
            </w:r>
          </w:p>
        </w:tc>
        <w:tc>
          <w:tcPr/>
          <w:p w:rsidR="00000000" w:rsidDel="00000000" w:rsidP="00000000" w:rsidRDefault="00000000" w:rsidRPr="00000000" w14:paraId="00000DB9">
            <w:pPr>
              <w:rPr>
                <w:sz w:val="24"/>
                <w:szCs w:val="24"/>
              </w:rPr>
            </w:pPr>
            <w:r w:rsidDel="00000000" w:rsidR="00000000" w:rsidRPr="00000000">
              <w:rPr>
                <w:rtl w:val="0"/>
              </w:rPr>
            </w:r>
          </w:p>
        </w:tc>
      </w:tr>
    </w:tbl>
    <w:p w:rsidR="00000000" w:rsidDel="00000000" w:rsidP="00000000" w:rsidRDefault="00000000" w:rsidRPr="00000000" w14:paraId="00000DBA">
      <w:pPr>
        <w:pStyle w:val="Heading1"/>
        <w:ind w:firstLine="432"/>
        <w:rPr/>
      </w:pPr>
      <w:bookmarkStart w:colFirst="0" w:colLast="0" w:name="_3ygebqi" w:id="74"/>
      <w:bookmarkEnd w:id="74"/>
      <w:r w:rsidDel="00000000" w:rsidR="00000000" w:rsidRPr="00000000">
        <w:rPr>
          <w:rtl w:val="0"/>
        </w:rPr>
        <w:t xml:space="preserve">6.Đóng gói và triển khai</w:t>
      </w:r>
    </w:p>
    <w:p w:rsidR="00000000" w:rsidDel="00000000" w:rsidP="00000000" w:rsidRDefault="00000000" w:rsidRPr="00000000" w14:paraId="00000DBB">
      <w:pPr>
        <w:pStyle w:val="Heading2"/>
        <w:ind w:firstLine="576"/>
        <w:rPr/>
      </w:pPr>
      <w:bookmarkStart w:colFirst="0" w:colLast="0" w:name="_2dlolyb" w:id="75"/>
      <w:bookmarkEnd w:id="75"/>
      <w:r w:rsidDel="00000000" w:rsidR="00000000" w:rsidRPr="00000000">
        <w:rPr>
          <w:rtl w:val="0"/>
        </w:rPr>
        <w:t xml:space="preserve">Sản phẩm phần mềm</w:t>
      </w:r>
    </w:p>
    <w:tbl>
      <w:tblPr>
        <w:tblStyle w:val="Table75"/>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5"/>
        <w:gridCol w:w="3945"/>
        <w:gridCol w:w="4315"/>
        <w:tblGridChange w:id="0">
          <w:tblGrid>
            <w:gridCol w:w="1095"/>
            <w:gridCol w:w="3945"/>
            <w:gridCol w:w="4315"/>
          </w:tblGrid>
        </w:tblGridChange>
      </w:tblGrid>
      <w:tr>
        <w:trPr>
          <w:cantSplit w:val="0"/>
          <w:tblHeader w:val="0"/>
        </w:trPr>
        <w:tc>
          <w:tcPr/>
          <w:p w:rsidR="00000000" w:rsidDel="00000000" w:rsidP="00000000" w:rsidRDefault="00000000" w:rsidRPr="00000000" w14:paraId="00000DB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DB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Thành phần</w:t>
            </w:r>
          </w:p>
        </w:tc>
        <w:tc>
          <w:tcPr/>
          <w:p w:rsidR="00000000" w:rsidDel="00000000" w:rsidP="00000000" w:rsidRDefault="00000000" w:rsidRPr="00000000" w14:paraId="00000DB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DBF">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DC0">
            <w:pPr>
              <w:rPr>
                <w:sz w:val="24"/>
                <w:szCs w:val="24"/>
              </w:rPr>
            </w:pPr>
            <w:r w:rsidDel="00000000" w:rsidR="00000000" w:rsidRPr="00000000">
              <w:rPr>
                <w:sz w:val="24"/>
                <w:szCs w:val="24"/>
                <w:rtl w:val="0"/>
              </w:rPr>
              <w:t xml:space="preserve">Setup.exe</w:t>
            </w:r>
          </w:p>
        </w:tc>
        <w:tc>
          <w:tcPr/>
          <w:p w:rsidR="00000000" w:rsidDel="00000000" w:rsidP="00000000" w:rsidRDefault="00000000" w:rsidRPr="00000000" w14:paraId="00000DC1">
            <w:pPr>
              <w:rPr>
                <w:sz w:val="24"/>
                <w:szCs w:val="24"/>
              </w:rPr>
            </w:pPr>
            <w:r w:rsidDel="00000000" w:rsidR="00000000" w:rsidRPr="00000000">
              <w:rPr>
                <w:sz w:val="24"/>
                <w:szCs w:val="24"/>
                <w:rtl w:val="0"/>
              </w:rPr>
              <w:t xml:space="preserve">File cài đặt</w:t>
            </w:r>
          </w:p>
        </w:tc>
      </w:tr>
      <w:tr>
        <w:trPr>
          <w:cantSplit w:val="0"/>
          <w:tblHeader w:val="0"/>
        </w:trPr>
        <w:tc>
          <w:tcPr/>
          <w:p w:rsidR="00000000" w:rsidDel="00000000" w:rsidP="00000000" w:rsidRDefault="00000000" w:rsidRPr="00000000" w14:paraId="00000DC2">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DC3">
            <w:pPr>
              <w:rPr>
                <w:sz w:val="24"/>
                <w:szCs w:val="24"/>
              </w:rPr>
            </w:pPr>
            <w:r w:rsidDel="00000000" w:rsidR="00000000" w:rsidRPr="00000000">
              <w:rPr>
                <w:sz w:val="24"/>
                <w:szCs w:val="24"/>
                <w:rtl w:val="0"/>
              </w:rPr>
              <w:t xml:space="preserve">EduSys.sql</w:t>
            </w:r>
          </w:p>
        </w:tc>
        <w:tc>
          <w:tcPr/>
          <w:p w:rsidR="00000000" w:rsidDel="00000000" w:rsidP="00000000" w:rsidRDefault="00000000" w:rsidRPr="00000000" w14:paraId="00000DC4">
            <w:pPr>
              <w:rPr>
                <w:sz w:val="24"/>
                <w:szCs w:val="24"/>
              </w:rPr>
            </w:pPr>
            <w:r w:rsidDel="00000000" w:rsidR="00000000" w:rsidRPr="00000000">
              <w:rPr>
                <w:sz w:val="24"/>
                <w:szCs w:val="24"/>
                <w:rtl w:val="0"/>
              </w:rPr>
              <w:t xml:space="preserve">Cơ sở dữ liệu</w:t>
            </w:r>
          </w:p>
        </w:tc>
      </w:tr>
      <w:tr>
        <w:trPr>
          <w:cantSplit w:val="0"/>
          <w:tblHeader w:val="0"/>
        </w:trPr>
        <w:tc>
          <w:tcPr/>
          <w:p w:rsidR="00000000" w:rsidDel="00000000" w:rsidP="00000000" w:rsidRDefault="00000000" w:rsidRPr="00000000" w14:paraId="00000DC5">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DC6">
            <w:pPr>
              <w:rPr>
                <w:sz w:val="24"/>
                <w:szCs w:val="24"/>
              </w:rPr>
            </w:pPr>
            <w:r w:rsidDel="00000000" w:rsidR="00000000" w:rsidRPr="00000000">
              <w:rPr>
                <w:sz w:val="24"/>
                <w:szCs w:val="24"/>
                <w:rtl w:val="0"/>
              </w:rPr>
              <w:t xml:space="preserve">Readme.txt</w:t>
            </w:r>
          </w:p>
        </w:tc>
        <w:tc>
          <w:tcPr/>
          <w:p w:rsidR="00000000" w:rsidDel="00000000" w:rsidP="00000000" w:rsidRDefault="00000000" w:rsidRPr="00000000" w14:paraId="00000DC7">
            <w:pPr>
              <w:rPr>
                <w:sz w:val="24"/>
                <w:szCs w:val="24"/>
              </w:rPr>
            </w:pPr>
            <w:r w:rsidDel="00000000" w:rsidR="00000000" w:rsidRPr="00000000">
              <w:rPr>
                <w:sz w:val="24"/>
                <w:szCs w:val="24"/>
                <w:rtl w:val="0"/>
              </w:rPr>
              <w:t xml:space="preserve">Hướng dẫn cài đặt</w:t>
            </w:r>
          </w:p>
        </w:tc>
      </w:tr>
      <w:tr>
        <w:trPr>
          <w:cantSplit w:val="0"/>
          <w:tblHeader w:val="0"/>
        </w:trPr>
        <w:tc>
          <w:tcPr/>
          <w:p w:rsidR="00000000" w:rsidDel="00000000" w:rsidP="00000000" w:rsidRDefault="00000000" w:rsidRPr="00000000" w14:paraId="00000DC8">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DC9">
            <w:pPr>
              <w:rPr>
                <w:sz w:val="24"/>
                <w:szCs w:val="24"/>
              </w:rPr>
            </w:pPr>
            <w:r w:rsidDel="00000000" w:rsidR="00000000" w:rsidRPr="00000000">
              <w:rPr>
                <w:sz w:val="24"/>
                <w:szCs w:val="24"/>
                <w:rtl w:val="0"/>
              </w:rPr>
              <w:t xml:space="preserve">Guide.docx</w:t>
            </w:r>
          </w:p>
        </w:tc>
        <w:tc>
          <w:tcPr/>
          <w:p w:rsidR="00000000" w:rsidDel="00000000" w:rsidP="00000000" w:rsidRDefault="00000000" w:rsidRPr="00000000" w14:paraId="00000DCA">
            <w:pPr>
              <w:rPr>
                <w:sz w:val="24"/>
                <w:szCs w:val="24"/>
              </w:rPr>
            </w:pPr>
            <w:r w:rsidDel="00000000" w:rsidR="00000000" w:rsidRPr="00000000">
              <w:rPr>
                <w:sz w:val="24"/>
                <w:szCs w:val="24"/>
                <w:rtl w:val="0"/>
              </w:rPr>
              <w:t xml:space="preserve">Hướng dẫn sử dụng</w:t>
            </w:r>
          </w:p>
        </w:tc>
      </w:tr>
    </w:tbl>
    <w:p w:rsidR="00000000" w:rsidDel="00000000" w:rsidP="00000000" w:rsidRDefault="00000000" w:rsidRPr="00000000" w14:paraId="00000DCB">
      <w:pPr>
        <w:pStyle w:val="Heading2"/>
        <w:ind w:firstLine="576"/>
        <w:rPr/>
      </w:pPr>
      <w:bookmarkStart w:colFirst="0" w:colLast="0" w:name="_sqyw64" w:id="76"/>
      <w:bookmarkEnd w:id="76"/>
      <w:r w:rsidDel="00000000" w:rsidR="00000000" w:rsidRPr="00000000">
        <w:rPr>
          <w:rtl w:val="0"/>
        </w:rPr>
        <w:t xml:space="preserve">Hướng dẫn cài đặt</w:t>
      </w:r>
    </w:p>
    <w:p w:rsidR="00000000" w:rsidDel="00000000" w:rsidP="00000000" w:rsidRDefault="00000000" w:rsidRPr="00000000" w14:paraId="00000DCC">
      <w:pPr>
        <w:numPr>
          <w:ilvl w:val="0"/>
          <w:numId w:val="5"/>
        </w:numPr>
        <w:spacing w:after="240" w:before="240" w:lineRule="auto"/>
        <w:ind w:left="720" w:hanging="360"/>
      </w:pPr>
      <w:r w:rsidDel="00000000" w:rsidR="00000000" w:rsidRPr="00000000">
        <w:rPr>
          <w:rtl w:val="0"/>
        </w:rPr>
        <w:t xml:space="preserve">1. Chạy Polypro.sql để tạo CSDL Polypro</w:t>
      </w:r>
    </w:p>
    <w:p w:rsidR="00000000" w:rsidDel="00000000" w:rsidP="00000000" w:rsidRDefault="00000000" w:rsidRPr="00000000" w14:paraId="00000DCD">
      <w:pPr>
        <w:numPr>
          <w:ilvl w:val="0"/>
          <w:numId w:val="5"/>
        </w:numPr>
        <w:spacing w:after="240" w:before="240" w:lineRule="auto"/>
        <w:ind w:left="720" w:hanging="360"/>
      </w:pPr>
      <w:r w:rsidDel="00000000" w:rsidR="00000000" w:rsidRPr="00000000">
        <w:rPr>
          <w:rtl w:val="0"/>
        </w:rPr>
        <w:t xml:space="preserve">2. Đặt mật khẩu sa của SQL Server là 123</w:t>
      </w:r>
    </w:p>
    <w:p w:rsidR="00000000" w:rsidDel="00000000" w:rsidP="00000000" w:rsidRDefault="00000000" w:rsidRPr="00000000" w14:paraId="00000DCE">
      <w:pPr>
        <w:numPr>
          <w:ilvl w:val="0"/>
          <w:numId w:val="5"/>
        </w:numPr>
        <w:spacing w:after="240" w:before="240" w:lineRule="auto"/>
        <w:ind w:left="720" w:hanging="360"/>
      </w:pPr>
      <w:r w:rsidDel="00000000" w:rsidR="00000000" w:rsidRPr="00000000">
        <w:rPr>
          <w:rtl w:val="0"/>
        </w:rPr>
        <w:t xml:space="preserve">3. Chạy ứng dụng: Run as Administrator</w:t>
      </w:r>
      <w:r w:rsidDel="00000000" w:rsidR="00000000" w:rsidRPr="00000000">
        <w:rPr>
          <w:rtl w:val="0"/>
        </w:rPr>
      </w:r>
    </w:p>
    <w:p w:rsidR="00000000" w:rsidDel="00000000" w:rsidP="00000000" w:rsidRDefault="00000000" w:rsidRPr="00000000" w14:paraId="00000DCF">
      <w:pPr>
        <w:pStyle w:val="Heading1"/>
        <w:ind w:firstLine="432"/>
        <w:rPr/>
      </w:pPr>
      <w:bookmarkStart w:colFirst="0" w:colLast="0" w:name="_3cqmetx" w:id="77"/>
      <w:bookmarkEnd w:id="77"/>
      <w:r w:rsidDel="00000000" w:rsidR="00000000" w:rsidRPr="00000000">
        <w:rPr>
          <w:rtl w:val="0"/>
        </w:rPr>
        <w:t xml:space="preserve">7.KẾT LUẬN</w:t>
      </w:r>
    </w:p>
    <w:p w:rsidR="00000000" w:rsidDel="00000000" w:rsidP="00000000" w:rsidRDefault="00000000" w:rsidRPr="00000000" w14:paraId="00000DD0">
      <w:pPr>
        <w:pStyle w:val="Heading2"/>
        <w:ind w:firstLine="576"/>
        <w:rPr/>
      </w:pPr>
      <w:bookmarkStart w:colFirst="0" w:colLast="0" w:name="_1rvwp1q" w:id="78"/>
      <w:bookmarkEnd w:id="78"/>
      <w:r w:rsidDel="00000000" w:rsidR="00000000" w:rsidRPr="00000000">
        <w:rPr>
          <w:rtl w:val="0"/>
        </w:rPr>
        <w:t xml:space="preserve">Khó khăn</w:t>
      </w:r>
    </w:p>
    <w:p w:rsidR="00000000" w:rsidDel="00000000" w:rsidP="00000000" w:rsidRDefault="00000000" w:rsidRPr="00000000" w14:paraId="00000DD1">
      <w:pPr>
        <w:numPr>
          <w:ilvl w:val="0"/>
          <w:numId w:val="12"/>
        </w:numPr>
        <w:spacing w:after="0" w:afterAutospacing="0"/>
        <w:ind w:left="720" w:hanging="360"/>
        <w:rPr>
          <w:u w:val="none"/>
        </w:rPr>
      </w:pPr>
      <w:r w:rsidDel="00000000" w:rsidR="00000000" w:rsidRPr="00000000">
        <w:rPr>
          <w:rtl w:val="0"/>
        </w:rPr>
        <w:t xml:space="preserve">Không được đi offline để cùng nhau làm việc</w:t>
      </w:r>
    </w:p>
    <w:p w:rsidR="00000000" w:rsidDel="00000000" w:rsidP="00000000" w:rsidRDefault="00000000" w:rsidRPr="00000000" w14:paraId="00000DD2">
      <w:pPr>
        <w:numPr>
          <w:ilvl w:val="0"/>
          <w:numId w:val="12"/>
        </w:numPr>
        <w:spacing w:after="0" w:afterAutospacing="0"/>
        <w:ind w:left="720" w:hanging="360"/>
        <w:rPr>
          <w:u w:val="none"/>
        </w:rPr>
      </w:pPr>
      <w:r w:rsidDel="00000000" w:rsidR="00000000" w:rsidRPr="00000000">
        <w:rPr>
          <w:rtl w:val="0"/>
        </w:rPr>
        <w:t xml:space="preserve">Còn nhưng frame sau này phát sinh thêm lỗi nhiều và khắc phục lâu nên mất thời gian của nhóm</w:t>
      </w:r>
    </w:p>
    <w:p w:rsidR="00000000" w:rsidDel="00000000" w:rsidP="00000000" w:rsidRDefault="00000000" w:rsidRPr="00000000" w14:paraId="00000DD3">
      <w:pPr>
        <w:numPr>
          <w:ilvl w:val="0"/>
          <w:numId w:val="12"/>
        </w:numPr>
        <w:spacing w:after="0" w:afterAutospacing="0"/>
        <w:ind w:left="720" w:hanging="360"/>
        <w:rPr>
          <w:u w:val="none"/>
        </w:rPr>
      </w:pPr>
      <w:r w:rsidDel="00000000" w:rsidR="00000000" w:rsidRPr="00000000">
        <w:rPr>
          <w:rtl w:val="0"/>
        </w:rPr>
        <w:t xml:space="preserve">Test các chức năng qua những máy khác nhau thì cũng có một số lỗi vặt.</w:t>
      </w:r>
    </w:p>
    <w:p w:rsidR="00000000" w:rsidDel="00000000" w:rsidP="00000000" w:rsidRDefault="00000000" w:rsidRPr="00000000" w14:paraId="00000DD4">
      <w:pPr>
        <w:numPr>
          <w:ilvl w:val="0"/>
          <w:numId w:val="12"/>
        </w:numPr>
        <w:ind w:left="720" w:hanging="360"/>
        <w:rPr>
          <w:u w:val="none"/>
        </w:rPr>
      </w:pPr>
      <w:r w:rsidDel="00000000" w:rsidR="00000000" w:rsidRPr="00000000">
        <w:rPr>
          <w:rtl w:val="0"/>
        </w:rPr>
        <w:t xml:space="preserve">Đến các bước cuối cùng sau này thì kiểm thử thành công nhưng đóng gói thì gặp lỗi mất rất nhiều thời gian,</w:t>
      </w:r>
    </w:p>
    <w:p w:rsidR="00000000" w:rsidDel="00000000" w:rsidP="00000000" w:rsidRDefault="00000000" w:rsidRPr="00000000" w14:paraId="00000DD5">
      <w:pPr>
        <w:rPr/>
      </w:pPr>
      <w:r w:rsidDel="00000000" w:rsidR="00000000" w:rsidRPr="00000000">
        <w:rPr>
          <w:rtl w:val="0"/>
        </w:rPr>
      </w:r>
    </w:p>
    <w:p w:rsidR="00000000" w:rsidDel="00000000" w:rsidP="00000000" w:rsidRDefault="00000000" w:rsidRPr="00000000" w14:paraId="00000DD6">
      <w:pPr>
        <w:pStyle w:val="Heading2"/>
        <w:ind w:firstLine="576"/>
        <w:rPr/>
      </w:pPr>
      <w:bookmarkStart w:colFirst="0" w:colLast="0" w:name="_4bvk7pj" w:id="79"/>
      <w:bookmarkEnd w:id="79"/>
      <w:r w:rsidDel="00000000" w:rsidR="00000000" w:rsidRPr="00000000">
        <w:rPr>
          <w:rtl w:val="0"/>
        </w:rPr>
        <w:t xml:space="preserve">Thuận lợi</w:t>
      </w:r>
    </w:p>
    <w:p w:rsidR="00000000" w:rsidDel="00000000" w:rsidP="00000000" w:rsidRDefault="00000000" w:rsidRPr="00000000" w14:paraId="00000DD7">
      <w:pPr>
        <w:numPr>
          <w:ilvl w:val="0"/>
          <w:numId w:val="9"/>
        </w:numPr>
        <w:spacing w:after="0" w:afterAutospacing="0"/>
        <w:ind w:left="720" w:hanging="360"/>
        <w:rPr>
          <w:u w:val="none"/>
        </w:rPr>
      </w:pPr>
      <w:r w:rsidDel="00000000" w:rsidR="00000000" w:rsidRPr="00000000">
        <w:rPr>
          <w:rtl w:val="0"/>
        </w:rPr>
        <w:t xml:space="preserve">Mọi người đều hoàn thành công việc được giao</w:t>
      </w:r>
    </w:p>
    <w:p w:rsidR="00000000" w:rsidDel="00000000" w:rsidP="00000000" w:rsidRDefault="00000000" w:rsidRPr="00000000" w14:paraId="00000DD8">
      <w:pPr>
        <w:numPr>
          <w:ilvl w:val="0"/>
          <w:numId w:val="9"/>
        </w:numPr>
        <w:spacing w:after="0" w:afterAutospacing="0"/>
        <w:ind w:left="720" w:hanging="360"/>
        <w:rPr>
          <w:u w:val="none"/>
        </w:rPr>
      </w:pPr>
      <w:r w:rsidDel="00000000" w:rsidR="00000000" w:rsidRPr="00000000">
        <w:rPr>
          <w:rtl w:val="0"/>
        </w:rPr>
        <w:t xml:space="preserve">Bài làm thì cũng đã hoàn chỉnh</w:t>
      </w:r>
    </w:p>
    <w:p w:rsidR="00000000" w:rsidDel="00000000" w:rsidP="00000000" w:rsidRDefault="00000000" w:rsidRPr="00000000" w14:paraId="00000DD9">
      <w:pPr>
        <w:numPr>
          <w:ilvl w:val="0"/>
          <w:numId w:val="9"/>
        </w:numPr>
        <w:ind w:left="720" w:hanging="360"/>
        <w:rPr>
          <w:u w:val="none"/>
        </w:rPr>
      </w:pPr>
      <w:r w:rsidDel="00000000" w:rsidR="00000000" w:rsidRPr="00000000">
        <w:rPr>
          <w:rtl w:val="0"/>
        </w:rPr>
        <w:t xml:space="preserve">Làm đúng tiến độ của nhóm trưởng </w:t>
      </w:r>
      <w:r w:rsidDel="00000000" w:rsidR="00000000" w:rsidRPr="00000000">
        <w:rPr>
          <w:rtl w:val="0"/>
        </w:rPr>
      </w:r>
    </w:p>
    <w:sectPr>
      <w:footerReference r:id="rId6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Arial"/>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ind w:firstLine="43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Times" w:cs="Times" w:eastAsia="Times" w:hAnsi="Times"/>
      <w:b w:val="1"/>
      <w:smallCaps w:val="1"/>
      <w:color w:val="ff0000"/>
      <w:sz w:val="40"/>
      <w:szCs w:val="40"/>
    </w:rPr>
  </w:style>
  <w:style w:type="paragraph" w:styleId="Heading2">
    <w:name w:val="heading 2"/>
    <w:basedOn w:val="Normal"/>
    <w:next w:val="Normal"/>
    <w:pPr>
      <w:keepNext w:val="1"/>
      <w:keepLines w:val="1"/>
      <w:spacing w:after="0" w:before="40" w:lineRule="auto"/>
      <w:ind w:left="576" w:hanging="576"/>
    </w:pPr>
    <w:rPr>
      <w:rFonts w:ascii="Times" w:cs="Times" w:eastAsia="Times" w:hAnsi="Times"/>
      <w:b w:val="1"/>
      <w:smallCaps w:val="1"/>
      <w:color w:val="0000ff"/>
      <w:sz w:val="36"/>
      <w:szCs w:val="36"/>
    </w:rPr>
  </w:style>
  <w:style w:type="paragraph" w:styleId="Heading3">
    <w:name w:val="heading 3"/>
    <w:basedOn w:val="Normal"/>
    <w:next w:val="Normal"/>
    <w:pPr>
      <w:keepNext w:val="1"/>
      <w:keepLines w:val="1"/>
      <w:spacing w:after="0" w:before="40" w:lineRule="auto"/>
      <w:ind w:left="720" w:hanging="720"/>
    </w:pPr>
    <w:rPr>
      <w:rFonts w:ascii="Times" w:cs="Times" w:eastAsia="Times" w:hAnsi="Times"/>
      <w:b w:val="1"/>
      <w:smallCaps w:val="1"/>
      <w:color w:val="c00000"/>
      <w:sz w:val="32"/>
      <w:szCs w:val="32"/>
    </w:rPr>
  </w:style>
  <w:style w:type="paragraph" w:styleId="Heading4">
    <w:name w:val="heading 4"/>
    <w:basedOn w:val="Normal"/>
    <w:next w:val="Normal"/>
    <w:pPr>
      <w:keepNext w:val="1"/>
      <w:keepLines w:val="1"/>
      <w:spacing w:after="0" w:before="40" w:lineRule="auto"/>
      <w:ind w:left="864" w:hanging="864"/>
    </w:pPr>
    <w:rPr>
      <w:rFonts w:ascii="Times" w:cs="Times" w:eastAsia="Times" w:hAnsi="Times"/>
      <w:b w:val="1"/>
      <w:color w:val="002060"/>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51.jpg"/><Relationship Id="rId41" Type="http://schemas.openxmlformats.org/officeDocument/2006/relationships/image" Target="media/image2.jpg"/><Relationship Id="rId44" Type="http://schemas.openxmlformats.org/officeDocument/2006/relationships/image" Target="media/image36.png"/><Relationship Id="rId43" Type="http://schemas.openxmlformats.org/officeDocument/2006/relationships/image" Target="media/image14.png"/><Relationship Id="rId46" Type="http://schemas.openxmlformats.org/officeDocument/2006/relationships/image" Target="media/image33.jpg"/><Relationship Id="rId45"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48" Type="http://schemas.openxmlformats.org/officeDocument/2006/relationships/image" Target="media/image58.png"/><Relationship Id="rId47" Type="http://schemas.openxmlformats.org/officeDocument/2006/relationships/image" Target="media/image28.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46.png"/><Relationship Id="rId8" Type="http://schemas.openxmlformats.org/officeDocument/2006/relationships/image" Target="media/image22.png"/><Relationship Id="rId31" Type="http://schemas.openxmlformats.org/officeDocument/2006/relationships/image" Target="media/image25.png"/><Relationship Id="rId30" Type="http://schemas.openxmlformats.org/officeDocument/2006/relationships/image" Target="media/image9.png"/><Relationship Id="rId33" Type="http://schemas.openxmlformats.org/officeDocument/2006/relationships/image" Target="media/image48.png"/><Relationship Id="rId32" Type="http://schemas.openxmlformats.org/officeDocument/2006/relationships/image" Target="media/image39.png"/><Relationship Id="rId35" Type="http://schemas.openxmlformats.org/officeDocument/2006/relationships/image" Target="media/image41.jpg"/><Relationship Id="rId34" Type="http://schemas.openxmlformats.org/officeDocument/2006/relationships/image" Target="media/image23.png"/><Relationship Id="rId37" Type="http://schemas.openxmlformats.org/officeDocument/2006/relationships/image" Target="media/image55.png"/><Relationship Id="rId36" Type="http://schemas.openxmlformats.org/officeDocument/2006/relationships/image" Target="media/image59.png"/><Relationship Id="rId39" Type="http://schemas.openxmlformats.org/officeDocument/2006/relationships/image" Target="media/image38.png"/><Relationship Id="rId38" Type="http://schemas.openxmlformats.org/officeDocument/2006/relationships/image" Target="media/image52.png"/><Relationship Id="rId62" Type="http://schemas.openxmlformats.org/officeDocument/2006/relationships/image" Target="media/image43.png"/><Relationship Id="rId61" Type="http://schemas.openxmlformats.org/officeDocument/2006/relationships/image" Target="media/image35.jpg"/><Relationship Id="rId20" Type="http://schemas.openxmlformats.org/officeDocument/2006/relationships/image" Target="media/image18.png"/><Relationship Id="rId64" Type="http://schemas.openxmlformats.org/officeDocument/2006/relationships/image" Target="media/image53.png"/><Relationship Id="rId63" Type="http://schemas.openxmlformats.org/officeDocument/2006/relationships/image" Target="media/image24.jpg"/><Relationship Id="rId22" Type="http://schemas.openxmlformats.org/officeDocument/2006/relationships/image" Target="media/image32.jpg"/><Relationship Id="rId66" Type="http://schemas.openxmlformats.org/officeDocument/2006/relationships/hyperlink" Target="mailto:DCCC@Gmail.com" TargetMode="External"/><Relationship Id="rId21" Type="http://schemas.openxmlformats.org/officeDocument/2006/relationships/image" Target="media/image30.png"/><Relationship Id="rId65" Type="http://schemas.openxmlformats.org/officeDocument/2006/relationships/image" Target="media/image45.png"/><Relationship Id="rId24" Type="http://schemas.openxmlformats.org/officeDocument/2006/relationships/image" Target="media/image4.png"/><Relationship Id="rId23" Type="http://schemas.openxmlformats.org/officeDocument/2006/relationships/image" Target="media/image19.jpg"/><Relationship Id="rId67" Type="http://schemas.openxmlformats.org/officeDocument/2006/relationships/footer" Target="footer1.xml"/><Relationship Id="rId60" Type="http://schemas.openxmlformats.org/officeDocument/2006/relationships/image" Target="media/image20.png"/><Relationship Id="rId26" Type="http://schemas.openxmlformats.org/officeDocument/2006/relationships/image" Target="media/image40.jpg"/><Relationship Id="rId25" Type="http://schemas.openxmlformats.org/officeDocument/2006/relationships/image" Target="media/image56.png"/><Relationship Id="rId28" Type="http://schemas.openxmlformats.org/officeDocument/2006/relationships/image" Target="media/image57.png"/><Relationship Id="rId27" Type="http://schemas.openxmlformats.org/officeDocument/2006/relationships/image" Target="media/image3.jpg"/><Relationship Id="rId29" Type="http://schemas.openxmlformats.org/officeDocument/2006/relationships/image" Target="media/image47.png"/><Relationship Id="rId51" Type="http://schemas.openxmlformats.org/officeDocument/2006/relationships/image" Target="media/image11.png"/><Relationship Id="rId50" Type="http://schemas.openxmlformats.org/officeDocument/2006/relationships/image" Target="media/image50.png"/><Relationship Id="rId53" Type="http://schemas.openxmlformats.org/officeDocument/2006/relationships/image" Target="media/image13.png"/><Relationship Id="rId52" Type="http://schemas.openxmlformats.org/officeDocument/2006/relationships/image" Target="media/image16.jpg"/><Relationship Id="rId11" Type="http://schemas.openxmlformats.org/officeDocument/2006/relationships/image" Target="media/image17.jpg"/><Relationship Id="rId55" Type="http://schemas.openxmlformats.org/officeDocument/2006/relationships/image" Target="media/image21.jpg"/><Relationship Id="rId10" Type="http://schemas.openxmlformats.org/officeDocument/2006/relationships/image" Target="media/image34.jpg"/><Relationship Id="rId54" Type="http://schemas.openxmlformats.org/officeDocument/2006/relationships/image" Target="media/image1.png"/><Relationship Id="rId13" Type="http://schemas.openxmlformats.org/officeDocument/2006/relationships/image" Target="media/image6.png"/><Relationship Id="rId57" Type="http://schemas.openxmlformats.org/officeDocument/2006/relationships/image" Target="media/image49.jpg"/><Relationship Id="rId12" Type="http://schemas.openxmlformats.org/officeDocument/2006/relationships/image" Target="media/image8.jpg"/><Relationship Id="rId56" Type="http://schemas.openxmlformats.org/officeDocument/2006/relationships/image" Target="media/image26.jpg"/><Relationship Id="rId15" Type="http://schemas.openxmlformats.org/officeDocument/2006/relationships/image" Target="media/image7.jpg"/><Relationship Id="rId59" Type="http://schemas.openxmlformats.org/officeDocument/2006/relationships/image" Target="media/image54.png"/><Relationship Id="rId14" Type="http://schemas.openxmlformats.org/officeDocument/2006/relationships/image" Target="media/image29.jpg"/><Relationship Id="rId58" Type="http://schemas.openxmlformats.org/officeDocument/2006/relationships/image" Target="media/image31.jpg"/><Relationship Id="rId17" Type="http://schemas.openxmlformats.org/officeDocument/2006/relationships/image" Target="media/image37.jpg"/><Relationship Id="rId16" Type="http://schemas.openxmlformats.org/officeDocument/2006/relationships/image" Target="media/image27.jpg"/><Relationship Id="rId19" Type="http://schemas.openxmlformats.org/officeDocument/2006/relationships/image" Target="media/image60.jp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